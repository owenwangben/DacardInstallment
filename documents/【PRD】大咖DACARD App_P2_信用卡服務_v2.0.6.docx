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7F5FE" w14:textId="1F90525B" w:rsidR="00063C11" w:rsidRPr="00FA18D0" w:rsidRDefault="00063C11" w:rsidP="00063C11">
      <w:pPr>
        <w:pStyle w:val="a6"/>
        <w:spacing w:after="0"/>
        <w:jc w:val="center"/>
        <w:rPr>
          <w:rStyle w:val="st1"/>
          <w:rFonts w:ascii="Century Gothic" w:eastAsia="微軟正黑體" w:hAnsi="Century Gothic"/>
          <w:b/>
          <w:bCs/>
          <w:sz w:val="28"/>
          <w:szCs w:val="22"/>
          <w:lang w:eastAsia="zh-TW"/>
        </w:rPr>
      </w:pPr>
      <w:bookmarkStart w:id="0" w:name="_Hlk73551064"/>
      <w:bookmarkEnd w:id="0"/>
      <w:r w:rsidRPr="00FA18D0">
        <w:rPr>
          <w:rStyle w:val="st1"/>
          <w:rFonts w:ascii="Century Gothic" w:eastAsia="微軟正黑體" w:hAnsi="Century Gothic" w:cs="微軟正黑體"/>
          <w:b/>
          <w:bCs/>
          <w:sz w:val="28"/>
          <w:szCs w:val="22"/>
          <w:lang w:eastAsia="zh-TW"/>
        </w:rPr>
        <w:t>專案需求說明書</w:t>
      </w:r>
    </w:p>
    <w:p w14:paraId="21D4CDE5" w14:textId="77777777" w:rsidR="00063C11" w:rsidRPr="00063C11" w:rsidRDefault="00063C11" w:rsidP="00063C11">
      <w:pPr>
        <w:pStyle w:val="a6"/>
        <w:spacing w:after="0"/>
        <w:jc w:val="center"/>
        <w:rPr>
          <w:rStyle w:val="st1"/>
          <w:rFonts w:ascii="Century Gothic" w:eastAsia="微軟正黑體" w:hAnsi="Century Gothic" w:cs="Century Gothic"/>
          <w:sz w:val="22"/>
          <w:szCs w:val="22"/>
          <w:lang w:eastAsia="zh-TW"/>
        </w:rPr>
      </w:pPr>
      <w:r w:rsidRPr="00063C11">
        <w:rPr>
          <w:rStyle w:val="st1"/>
          <w:rFonts w:ascii="Century Gothic" w:eastAsia="微軟正黑體" w:hAnsi="Century Gothic" w:cs="Century Gothic"/>
          <w:sz w:val="22"/>
          <w:szCs w:val="22"/>
        </w:rPr>
        <w:t>Product Requirements Document (PRD)</w:t>
      </w:r>
    </w:p>
    <w:p w14:paraId="7BEB7BA4" w14:textId="77777777" w:rsidR="00063C11" w:rsidRPr="00063C11" w:rsidRDefault="00063C11" w:rsidP="00063C11">
      <w:pPr>
        <w:pStyle w:val="a6"/>
        <w:spacing w:after="0"/>
        <w:jc w:val="center"/>
        <w:rPr>
          <w:rStyle w:val="st1"/>
          <w:rFonts w:ascii="Century Gothic" w:eastAsia="微軟正黑體" w:hAnsi="Century Gothic"/>
          <w:b/>
          <w:bCs/>
          <w:sz w:val="22"/>
          <w:szCs w:val="22"/>
          <w:lang w:eastAsia="zh-TW"/>
        </w:rPr>
      </w:pPr>
    </w:p>
    <w:tbl>
      <w:tblPr>
        <w:tblW w:w="10248"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58"/>
        <w:gridCol w:w="1183"/>
        <w:gridCol w:w="3398"/>
        <w:gridCol w:w="1275"/>
        <w:gridCol w:w="2234"/>
      </w:tblGrid>
      <w:tr w:rsidR="00063C11" w:rsidRPr="00063C11" w14:paraId="3C6BE1DC" w14:textId="77777777" w:rsidTr="00063C11">
        <w:trPr>
          <w:trHeight w:val="78"/>
          <w:jc w:val="center"/>
        </w:trPr>
        <w:tc>
          <w:tcPr>
            <w:tcW w:w="1053" w:type="pct"/>
            <w:tcBorders>
              <w:top w:val="single" w:sz="4" w:space="0" w:color="auto"/>
              <w:bottom w:val="single" w:sz="4" w:space="0" w:color="auto"/>
              <w:right w:val="single" w:sz="4" w:space="0" w:color="auto"/>
            </w:tcBorders>
            <w:shd w:val="clear" w:color="auto" w:fill="D9D9D9"/>
            <w:vAlign w:val="center"/>
          </w:tcPr>
          <w:p w14:paraId="13F33E4A"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專案名稱</w:t>
            </w:r>
          </w:p>
        </w:tc>
        <w:tc>
          <w:tcPr>
            <w:tcW w:w="2235" w:type="pct"/>
            <w:gridSpan w:val="2"/>
            <w:tcBorders>
              <w:top w:val="single" w:sz="4" w:space="0" w:color="auto"/>
              <w:left w:val="single" w:sz="4" w:space="0" w:color="auto"/>
              <w:bottom w:val="single" w:sz="4" w:space="0" w:color="auto"/>
              <w:right w:val="single" w:sz="4" w:space="0" w:color="auto"/>
            </w:tcBorders>
            <w:vAlign w:val="center"/>
          </w:tcPr>
          <w:p w14:paraId="75A94C29" w14:textId="67D6B3DD" w:rsidR="00C336DC" w:rsidRPr="00063C11" w:rsidRDefault="00DC2858"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大</w:t>
            </w:r>
            <w:proofErr w:type="gramStart"/>
            <w:r>
              <w:rPr>
                <w:rFonts w:ascii="Century Gothic" w:eastAsia="微軟正黑體" w:hAnsi="Century Gothic" w:hint="eastAsia"/>
                <w:sz w:val="22"/>
                <w:szCs w:val="22"/>
              </w:rPr>
              <w:t>咖</w:t>
            </w:r>
            <w:proofErr w:type="gramEnd"/>
            <w:r>
              <w:rPr>
                <w:rFonts w:ascii="Century Gothic" w:eastAsia="微軟正黑體" w:hAnsi="Century Gothic" w:hint="eastAsia"/>
                <w:sz w:val="22"/>
                <w:szCs w:val="22"/>
              </w:rPr>
              <w:t>D</w:t>
            </w:r>
            <w:r>
              <w:rPr>
                <w:rFonts w:ascii="Century Gothic" w:eastAsia="微軟正黑體" w:hAnsi="Century Gothic"/>
                <w:sz w:val="22"/>
                <w:szCs w:val="22"/>
              </w:rPr>
              <w:t>ACARD App_P2_</w:t>
            </w:r>
            <w:r w:rsidR="00193C20">
              <w:rPr>
                <w:rFonts w:ascii="Century Gothic" w:eastAsia="微軟正黑體" w:hAnsi="Century Gothic" w:hint="eastAsia"/>
                <w:sz w:val="22"/>
                <w:szCs w:val="22"/>
              </w:rPr>
              <w:t>信用卡</w:t>
            </w:r>
            <w:r w:rsidR="00E67FF5">
              <w:rPr>
                <w:rFonts w:ascii="Century Gothic" w:eastAsia="微軟正黑體" w:hAnsi="Century Gothic" w:hint="eastAsia"/>
                <w:sz w:val="22"/>
                <w:szCs w:val="22"/>
              </w:rPr>
              <w:t>服務</w:t>
            </w:r>
          </w:p>
        </w:tc>
        <w:tc>
          <w:tcPr>
            <w:tcW w:w="622" w:type="pct"/>
            <w:tcBorders>
              <w:top w:val="single" w:sz="4" w:space="0" w:color="auto"/>
              <w:left w:val="single" w:sz="4" w:space="0" w:color="auto"/>
              <w:bottom w:val="single" w:sz="4" w:space="0" w:color="auto"/>
              <w:right w:val="single" w:sz="4" w:space="0" w:color="auto"/>
            </w:tcBorders>
            <w:shd w:val="clear" w:color="auto" w:fill="D9D9D9"/>
            <w:vAlign w:val="center"/>
          </w:tcPr>
          <w:p w14:paraId="7ADBB255" w14:textId="77777777" w:rsidR="00063C11" w:rsidRPr="00063C11" w:rsidRDefault="00063C11" w:rsidP="00585EBA">
            <w:pPr>
              <w:spacing w:line="0" w:lineRule="atLeast"/>
              <w:jc w:val="both"/>
              <w:rPr>
                <w:rFonts w:ascii="Century Gothic" w:eastAsia="微軟正黑體" w:hAnsi="Century Gothic"/>
                <w:sz w:val="22"/>
                <w:szCs w:val="22"/>
              </w:rPr>
            </w:pPr>
            <w:r w:rsidRPr="00063C11">
              <w:rPr>
                <w:rFonts w:ascii="Century Gothic" w:eastAsia="微軟正黑體" w:hAnsi="Century Gothic" w:cs="微軟正黑體"/>
                <w:b/>
                <w:bCs/>
                <w:sz w:val="22"/>
                <w:szCs w:val="22"/>
              </w:rPr>
              <w:t>日期</w:t>
            </w:r>
          </w:p>
        </w:tc>
        <w:tc>
          <w:tcPr>
            <w:tcW w:w="1090" w:type="pct"/>
            <w:tcBorders>
              <w:top w:val="single" w:sz="4" w:space="0" w:color="auto"/>
              <w:left w:val="single" w:sz="4" w:space="0" w:color="auto"/>
              <w:bottom w:val="single" w:sz="4" w:space="0" w:color="auto"/>
            </w:tcBorders>
            <w:vAlign w:val="center"/>
          </w:tcPr>
          <w:p w14:paraId="59556761" w14:textId="183789AB" w:rsidR="00063C11" w:rsidRPr="00063C11" w:rsidRDefault="00CF0FE7" w:rsidP="00585EBA">
            <w:pPr>
              <w:spacing w:line="0" w:lineRule="atLeast"/>
              <w:jc w:val="both"/>
              <w:rPr>
                <w:rFonts w:ascii="Century Gothic" w:eastAsia="微軟正黑體" w:hAnsi="Century Gothic"/>
                <w:sz w:val="22"/>
                <w:szCs w:val="22"/>
              </w:rPr>
            </w:pPr>
            <w:r>
              <w:rPr>
                <w:rFonts w:ascii="Century Gothic" w:eastAsia="微軟正黑體" w:hAnsi="Century Gothic" w:hint="eastAsia"/>
                <w:sz w:val="22"/>
                <w:szCs w:val="22"/>
              </w:rPr>
              <w:t>202</w:t>
            </w:r>
            <w:r w:rsidR="00DC2858">
              <w:rPr>
                <w:rFonts w:ascii="Century Gothic" w:eastAsia="微軟正黑體" w:hAnsi="Century Gothic"/>
                <w:sz w:val="22"/>
                <w:szCs w:val="22"/>
              </w:rPr>
              <w:t>2</w:t>
            </w:r>
            <w:r>
              <w:rPr>
                <w:rFonts w:ascii="Century Gothic" w:eastAsia="微軟正黑體" w:hAnsi="Century Gothic" w:hint="eastAsia"/>
                <w:sz w:val="22"/>
                <w:szCs w:val="22"/>
              </w:rPr>
              <w:t>/0</w:t>
            </w:r>
            <w:r w:rsidR="00DC2858">
              <w:rPr>
                <w:rFonts w:ascii="Century Gothic" w:eastAsia="微軟正黑體" w:hAnsi="Century Gothic"/>
                <w:sz w:val="22"/>
                <w:szCs w:val="22"/>
              </w:rPr>
              <w:t>1</w:t>
            </w:r>
            <w:r>
              <w:rPr>
                <w:rFonts w:ascii="Century Gothic" w:eastAsia="微軟正黑體" w:hAnsi="Century Gothic" w:hint="eastAsia"/>
                <w:sz w:val="22"/>
                <w:szCs w:val="22"/>
              </w:rPr>
              <w:t>/</w:t>
            </w:r>
            <w:r w:rsidR="00DC2858">
              <w:rPr>
                <w:rFonts w:ascii="Century Gothic" w:eastAsia="微軟正黑體" w:hAnsi="Century Gothic"/>
                <w:sz w:val="22"/>
                <w:szCs w:val="22"/>
              </w:rPr>
              <w:t>10</w:t>
            </w:r>
          </w:p>
        </w:tc>
      </w:tr>
      <w:tr w:rsidR="00063C11" w:rsidRPr="00063C11" w14:paraId="569FB271" w14:textId="77777777" w:rsidTr="00063C11">
        <w:trPr>
          <w:trHeight w:val="63"/>
          <w:jc w:val="center"/>
        </w:trPr>
        <w:tc>
          <w:tcPr>
            <w:tcW w:w="1630" w:type="pct"/>
            <w:gridSpan w:val="2"/>
            <w:tcBorders>
              <w:top w:val="single" w:sz="4" w:space="0" w:color="auto"/>
              <w:bottom w:val="single" w:sz="4" w:space="0" w:color="auto"/>
              <w:right w:val="single" w:sz="4" w:space="0" w:color="auto"/>
            </w:tcBorders>
            <w:shd w:val="clear" w:color="auto" w:fill="D9D9D9"/>
            <w:vAlign w:val="center"/>
          </w:tcPr>
          <w:p w14:paraId="11C484CC"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w:t>
            </w:r>
          </w:p>
        </w:tc>
        <w:tc>
          <w:tcPr>
            <w:tcW w:w="1658" w:type="pct"/>
            <w:tcBorders>
              <w:top w:val="single" w:sz="4" w:space="0" w:color="auto"/>
              <w:left w:val="single" w:sz="4" w:space="0" w:color="auto"/>
              <w:bottom w:val="single" w:sz="4" w:space="0" w:color="auto"/>
              <w:right w:val="single" w:sz="4" w:space="0" w:color="auto"/>
            </w:tcBorders>
            <w:shd w:val="clear" w:color="auto" w:fill="D9D9D9"/>
            <w:vAlign w:val="center"/>
          </w:tcPr>
          <w:p w14:paraId="3B2751B6"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經辦人員</w:t>
            </w:r>
          </w:p>
        </w:tc>
        <w:tc>
          <w:tcPr>
            <w:tcW w:w="1712" w:type="pct"/>
            <w:gridSpan w:val="2"/>
            <w:tcBorders>
              <w:top w:val="single" w:sz="4" w:space="0" w:color="auto"/>
              <w:left w:val="single" w:sz="4" w:space="0" w:color="auto"/>
              <w:bottom w:val="single" w:sz="4" w:space="0" w:color="auto"/>
            </w:tcBorders>
            <w:shd w:val="clear" w:color="auto" w:fill="D9D9D9"/>
            <w:vAlign w:val="center"/>
          </w:tcPr>
          <w:p w14:paraId="6E769785" w14:textId="77777777" w:rsidR="00063C11" w:rsidRPr="00063C11" w:rsidRDefault="00063C11" w:rsidP="00585EBA">
            <w:pPr>
              <w:spacing w:line="0" w:lineRule="atLeast"/>
              <w:jc w:val="center"/>
              <w:rPr>
                <w:rFonts w:ascii="Century Gothic" w:eastAsia="微軟正黑體" w:hAnsi="Century Gothic"/>
                <w:b/>
                <w:bCs/>
                <w:sz w:val="22"/>
                <w:szCs w:val="22"/>
              </w:rPr>
            </w:pPr>
            <w:r w:rsidRPr="00063C11">
              <w:rPr>
                <w:rFonts w:ascii="Century Gothic" w:eastAsia="微軟正黑體" w:hAnsi="Century Gothic" w:cs="微軟正黑體"/>
                <w:b/>
                <w:bCs/>
                <w:sz w:val="22"/>
                <w:szCs w:val="22"/>
              </w:rPr>
              <w:t>管理單位主管</w:t>
            </w:r>
          </w:p>
        </w:tc>
      </w:tr>
      <w:tr w:rsidR="00063C11" w:rsidRPr="00063C11" w14:paraId="17C589D6" w14:textId="77777777" w:rsidTr="00063C11">
        <w:trPr>
          <w:trHeight w:val="70"/>
          <w:jc w:val="center"/>
        </w:trPr>
        <w:tc>
          <w:tcPr>
            <w:tcW w:w="1630" w:type="pct"/>
            <w:gridSpan w:val="2"/>
            <w:tcBorders>
              <w:top w:val="single" w:sz="4" w:space="0" w:color="auto"/>
              <w:bottom w:val="single" w:sz="4" w:space="0" w:color="auto"/>
              <w:right w:val="single" w:sz="4" w:space="0" w:color="auto"/>
            </w:tcBorders>
          </w:tcPr>
          <w:p w14:paraId="478D6CE5" w14:textId="77777777" w:rsidR="00063C11" w:rsidRPr="00063C11" w:rsidRDefault="00063C11" w:rsidP="00585EBA">
            <w:pPr>
              <w:spacing w:line="0" w:lineRule="atLeast"/>
              <w:rPr>
                <w:rFonts w:ascii="Century Gothic" w:eastAsia="微軟正黑體" w:hAnsi="Century Gothic"/>
                <w:sz w:val="22"/>
                <w:szCs w:val="22"/>
              </w:rPr>
            </w:pPr>
            <w:r w:rsidRPr="00063C11">
              <w:rPr>
                <w:rFonts w:ascii="Century Gothic" w:eastAsia="微軟正黑體" w:hAnsi="Century Gothic" w:cs="微軟正黑體"/>
                <w:sz w:val="22"/>
                <w:szCs w:val="22"/>
              </w:rPr>
              <w:t>數位支付部</w:t>
            </w:r>
          </w:p>
        </w:tc>
        <w:tc>
          <w:tcPr>
            <w:tcW w:w="1658" w:type="pct"/>
            <w:tcBorders>
              <w:top w:val="single" w:sz="4" w:space="0" w:color="auto"/>
              <w:left w:val="single" w:sz="4" w:space="0" w:color="auto"/>
              <w:bottom w:val="single" w:sz="4" w:space="0" w:color="auto"/>
              <w:right w:val="single" w:sz="4" w:space="0" w:color="auto"/>
            </w:tcBorders>
          </w:tcPr>
          <w:p w14:paraId="179770D9" w14:textId="07EA58E8" w:rsidR="00F1665F" w:rsidRPr="00063C11" w:rsidRDefault="00193C20" w:rsidP="00F1665F">
            <w:pPr>
              <w:spacing w:line="0" w:lineRule="atLeast"/>
              <w:rPr>
                <w:rFonts w:ascii="Century Gothic" w:eastAsia="微軟正黑體" w:hAnsi="Century Gothic"/>
                <w:sz w:val="22"/>
                <w:szCs w:val="22"/>
              </w:rPr>
            </w:pPr>
            <w:r>
              <w:rPr>
                <w:rFonts w:ascii="Century Gothic" w:eastAsia="微軟正黑體" w:hAnsi="Century Gothic" w:cs="微軟正黑體" w:hint="eastAsia"/>
                <w:sz w:val="22"/>
                <w:szCs w:val="22"/>
              </w:rPr>
              <w:t>謝昀蓁</w:t>
            </w:r>
            <w:r w:rsidR="00533DA1">
              <w:rPr>
                <w:rFonts w:ascii="Century Gothic" w:eastAsia="微軟正黑體" w:hAnsi="Century Gothic" w:cs="微軟正黑體" w:hint="eastAsia"/>
                <w:sz w:val="22"/>
                <w:szCs w:val="22"/>
              </w:rPr>
              <w:t>、黃以</w:t>
            </w:r>
            <w:proofErr w:type="gramStart"/>
            <w:r w:rsidR="00533DA1">
              <w:rPr>
                <w:rFonts w:ascii="Century Gothic" w:eastAsia="微軟正黑體" w:hAnsi="Century Gothic" w:cs="微軟正黑體" w:hint="eastAsia"/>
                <w:sz w:val="22"/>
                <w:szCs w:val="22"/>
              </w:rPr>
              <w:t>辰</w:t>
            </w:r>
            <w:proofErr w:type="gramEnd"/>
          </w:p>
        </w:tc>
        <w:tc>
          <w:tcPr>
            <w:tcW w:w="1712" w:type="pct"/>
            <w:gridSpan w:val="2"/>
            <w:tcBorders>
              <w:top w:val="single" w:sz="4" w:space="0" w:color="auto"/>
              <w:left w:val="single" w:sz="4" w:space="0" w:color="auto"/>
              <w:bottom w:val="single" w:sz="4" w:space="0" w:color="auto"/>
            </w:tcBorders>
          </w:tcPr>
          <w:p w14:paraId="27D0FEA3" w14:textId="77777777" w:rsidR="00063C11" w:rsidRPr="00063C11" w:rsidRDefault="00063C11" w:rsidP="00585EBA">
            <w:pPr>
              <w:spacing w:line="0" w:lineRule="atLeast"/>
              <w:rPr>
                <w:rFonts w:ascii="Century Gothic" w:eastAsia="微軟正黑體" w:hAnsi="Century Gothic"/>
                <w:sz w:val="22"/>
                <w:szCs w:val="22"/>
              </w:rPr>
            </w:pPr>
          </w:p>
        </w:tc>
      </w:tr>
    </w:tbl>
    <w:p w14:paraId="10458952" w14:textId="77777777" w:rsidR="00063C11" w:rsidRPr="00063C11" w:rsidRDefault="00063C11" w:rsidP="00063C11">
      <w:pPr>
        <w:rPr>
          <w:rFonts w:ascii="Century Gothic" w:eastAsia="微軟正黑體" w:hAnsi="Century Gothic" w:cs="Tahoma"/>
          <w:b/>
          <w:sz w:val="22"/>
          <w:szCs w:val="22"/>
        </w:rPr>
      </w:pPr>
    </w:p>
    <w:p w14:paraId="56B1D991" w14:textId="77777777" w:rsidR="00063C11" w:rsidRPr="00063C11" w:rsidRDefault="00063C11" w:rsidP="00063C11">
      <w:pPr>
        <w:spacing w:line="0" w:lineRule="atLeast"/>
        <w:rPr>
          <w:rFonts w:ascii="Century Gothic" w:eastAsia="微軟正黑體" w:hAnsi="Century Gothic"/>
          <w:b/>
          <w:bCs/>
          <w:sz w:val="22"/>
          <w:szCs w:val="22"/>
        </w:rPr>
      </w:pPr>
      <w:r w:rsidRPr="00063C11">
        <w:rPr>
          <w:rFonts w:ascii="Century Gothic" w:eastAsia="微軟正黑體" w:hAnsi="Century Gothic" w:cs="標楷體"/>
          <w:b/>
          <w:bCs/>
          <w:sz w:val="22"/>
          <w:szCs w:val="22"/>
        </w:rPr>
        <w:t>版本記錄</w:t>
      </w:r>
    </w:p>
    <w:tbl>
      <w:tblPr>
        <w:tblW w:w="10345"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
        <w:gridCol w:w="1278"/>
        <w:gridCol w:w="8132"/>
      </w:tblGrid>
      <w:tr w:rsidR="00063C11" w:rsidRPr="00063C11" w14:paraId="4482E7F9" w14:textId="77777777" w:rsidTr="00E84C5E">
        <w:trPr>
          <w:trHeight w:val="137"/>
        </w:trPr>
        <w:tc>
          <w:tcPr>
            <w:tcW w:w="935" w:type="dxa"/>
            <w:shd w:val="clear" w:color="auto" w:fill="000000"/>
            <w:vAlign w:val="center"/>
          </w:tcPr>
          <w:p w14:paraId="7FF47427" w14:textId="77777777" w:rsidR="00063C11" w:rsidRPr="00063C11" w:rsidRDefault="00063C11" w:rsidP="00585EBA">
            <w:pPr>
              <w:pStyle w:val="a4"/>
              <w:jc w:val="center"/>
              <w:rPr>
                <w:rFonts w:ascii="Century Gothic" w:eastAsia="微軟正黑體" w:hAnsi="Century Gothic"/>
                <w:b/>
                <w:bCs/>
                <w:szCs w:val="22"/>
              </w:rPr>
            </w:pPr>
            <w:r w:rsidRPr="00063C11">
              <w:rPr>
                <w:rFonts w:ascii="Century Gothic" w:eastAsia="微軟正黑體" w:hAnsi="Century Gothic"/>
                <w:b/>
                <w:bCs/>
                <w:szCs w:val="22"/>
              </w:rPr>
              <w:t>Version</w:t>
            </w:r>
          </w:p>
        </w:tc>
        <w:tc>
          <w:tcPr>
            <w:tcW w:w="1276" w:type="dxa"/>
            <w:shd w:val="clear" w:color="auto" w:fill="000000"/>
            <w:vAlign w:val="center"/>
          </w:tcPr>
          <w:p w14:paraId="6018EC42"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Date</w:t>
            </w:r>
          </w:p>
        </w:tc>
        <w:tc>
          <w:tcPr>
            <w:tcW w:w="8134" w:type="dxa"/>
            <w:shd w:val="clear" w:color="auto" w:fill="000000"/>
            <w:vAlign w:val="center"/>
          </w:tcPr>
          <w:p w14:paraId="372C95FD" w14:textId="77777777" w:rsidR="00063C11" w:rsidRPr="00063C11" w:rsidRDefault="00063C11" w:rsidP="00585EBA">
            <w:pPr>
              <w:jc w:val="center"/>
              <w:rPr>
                <w:rFonts w:ascii="Century Gothic" w:eastAsia="微軟正黑體" w:hAnsi="Century Gothic"/>
                <w:b/>
                <w:bCs/>
                <w:sz w:val="20"/>
                <w:szCs w:val="22"/>
              </w:rPr>
            </w:pPr>
            <w:r w:rsidRPr="00063C11">
              <w:rPr>
                <w:rFonts w:ascii="Century Gothic" w:eastAsia="微軟正黑體" w:hAnsi="Century Gothic"/>
                <w:b/>
                <w:bCs/>
                <w:sz w:val="20"/>
                <w:szCs w:val="22"/>
              </w:rPr>
              <w:t>Change History</w:t>
            </w:r>
          </w:p>
        </w:tc>
      </w:tr>
      <w:tr w:rsidR="00063C11" w:rsidRPr="00006973" w14:paraId="4E3E7C50" w14:textId="77777777" w:rsidTr="00E84C5E">
        <w:trPr>
          <w:trHeight w:val="397"/>
        </w:trPr>
        <w:tc>
          <w:tcPr>
            <w:tcW w:w="935" w:type="dxa"/>
            <w:vAlign w:val="center"/>
          </w:tcPr>
          <w:p w14:paraId="6D0A05DC" w14:textId="1F3F3191" w:rsidR="00063C11" w:rsidRPr="00006973" w:rsidRDefault="00A87E5D" w:rsidP="00585EBA">
            <w:pPr>
              <w:pStyle w:val="a4"/>
              <w:spacing w:line="0" w:lineRule="atLeast"/>
              <w:jc w:val="center"/>
              <w:rPr>
                <w:rFonts w:ascii="Century Gothic" w:eastAsia="微軟正黑體" w:hAnsi="Century Gothic"/>
                <w:szCs w:val="22"/>
              </w:rPr>
            </w:pPr>
            <w:r>
              <w:rPr>
                <w:rFonts w:ascii="Century Gothic" w:eastAsia="微軟正黑體" w:hAnsi="Century Gothic"/>
                <w:szCs w:val="22"/>
              </w:rPr>
              <w:t>2</w:t>
            </w:r>
            <w:r w:rsidR="00063C11" w:rsidRPr="00006973">
              <w:rPr>
                <w:rFonts w:ascii="Century Gothic" w:eastAsia="微軟正黑體" w:hAnsi="Century Gothic"/>
                <w:szCs w:val="22"/>
              </w:rPr>
              <w:t>.0.0</w:t>
            </w:r>
          </w:p>
        </w:tc>
        <w:tc>
          <w:tcPr>
            <w:tcW w:w="1276" w:type="dxa"/>
            <w:vAlign w:val="center"/>
          </w:tcPr>
          <w:p w14:paraId="348FB0EC" w14:textId="0C269AE3" w:rsidR="00063C11" w:rsidRPr="00006973" w:rsidRDefault="002B599B" w:rsidP="00585EBA">
            <w:pPr>
              <w:pStyle w:val="a4"/>
              <w:spacing w:line="0" w:lineRule="atLeast"/>
              <w:jc w:val="both"/>
              <w:rPr>
                <w:rFonts w:ascii="Century Gothic" w:eastAsia="微軟正黑體" w:hAnsi="Century Gothic"/>
                <w:szCs w:val="22"/>
              </w:rPr>
            </w:pPr>
            <w:r w:rsidRPr="00006973">
              <w:rPr>
                <w:rFonts w:ascii="Century Gothic" w:eastAsia="微軟正黑體" w:hAnsi="Century Gothic"/>
                <w:szCs w:val="22"/>
              </w:rPr>
              <w:t>20</w:t>
            </w:r>
            <w:r w:rsidR="00CF0FE7" w:rsidRPr="00006973">
              <w:rPr>
                <w:rFonts w:ascii="Century Gothic" w:eastAsia="微軟正黑體" w:hAnsi="Century Gothic" w:hint="eastAsia"/>
                <w:szCs w:val="22"/>
              </w:rPr>
              <w:t>2</w:t>
            </w:r>
            <w:r w:rsidR="00DC2858">
              <w:rPr>
                <w:rFonts w:ascii="Century Gothic" w:eastAsia="微軟正黑體" w:hAnsi="Century Gothic"/>
                <w:szCs w:val="22"/>
              </w:rPr>
              <w:t>2</w:t>
            </w:r>
            <w:r w:rsidR="00CF0FE7" w:rsidRPr="00006973">
              <w:rPr>
                <w:rFonts w:ascii="Century Gothic" w:eastAsia="微軟正黑體" w:hAnsi="Century Gothic" w:hint="eastAsia"/>
                <w:szCs w:val="22"/>
              </w:rPr>
              <w:t>/0</w:t>
            </w:r>
            <w:r w:rsidR="00DC2858">
              <w:rPr>
                <w:rFonts w:ascii="Century Gothic" w:eastAsia="微軟正黑體" w:hAnsi="Century Gothic"/>
                <w:szCs w:val="22"/>
              </w:rPr>
              <w:t>1</w:t>
            </w:r>
            <w:r w:rsidR="00CF0FE7" w:rsidRPr="00006973">
              <w:rPr>
                <w:rFonts w:ascii="Century Gothic" w:eastAsia="微軟正黑體" w:hAnsi="Century Gothic" w:hint="eastAsia"/>
                <w:szCs w:val="22"/>
              </w:rPr>
              <w:t>/</w:t>
            </w:r>
            <w:r w:rsidR="00DC2858">
              <w:rPr>
                <w:rFonts w:ascii="Century Gothic" w:eastAsia="微軟正黑體" w:hAnsi="Century Gothic"/>
                <w:szCs w:val="22"/>
              </w:rPr>
              <w:t>10</w:t>
            </w:r>
          </w:p>
        </w:tc>
        <w:tc>
          <w:tcPr>
            <w:tcW w:w="8134" w:type="dxa"/>
            <w:vAlign w:val="center"/>
          </w:tcPr>
          <w:p w14:paraId="07832C13" w14:textId="27D6EFFA" w:rsidR="00063C11" w:rsidRPr="00DC2858" w:rsidRDefault="00974946" w:rsidP="00585EBA">
            <w:pPr>
              <w:spacing w:line="0" w:lineRule="atLeast"/>
              <w:jc w:val="both"/>
              <w:rPr>
                <w:rFonts w:ascii="Century Gothic" w:eastAsia="微軟正黑體" w:hAnsi="Century Gothic"/>
                <w:sz w:val="20"/>
                <w:szCs w:val="22"/>
              </w:rPr>
            </w:pPr>
            <w:bookmarkStart w:id="1" w:name="_Hlk92729642"/>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.5-6</w:t>
            </w:r>
            <w:r w:rsidR="00DC2858">
              <w:rPr>
                <w:rFonts w:ascii="Century Gothic" w:eastAsia="微軟正黑體" w:hAnsi="Century Gothic" w:cs="新細明體" w:hint="eastAsia"/>
                <w:sz w:val="20"/>
                <w:szCs w:val="22"/>
              </w:rPr>
              <w:t>未核卡顯示狀態內容</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已登</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w:t>
            </w:r>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.12-13</w:t>
            </w:r>
            <w:r w:rsidR="00DC2858">
              <w:rPr>
                <w:rFonts w:ascii="Century Gothic" w:eastAsia="微軟正黑體" w:hAnsi="Century Gothic" w:cs="新細明體" w:hint="eastAsia"/>
                <w:sz w:val="20"/>
                <w:szCs w:val="22"/>
              </w:rPr>
              <w:t>申請狀態查詢</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已登</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w:t>
            </w:r>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.8-12</w:t>
            </w:r>
            <w:r w:rsidR="00DC2858">
              <w:rPr>
                <w:rFonts w:ascii="Century Gothic" w:eastAsia="微軟正黑體" w:hAnsi="Century Gothic" w:cs="新細明體" w:hint="eastAsia"/>
                <w:sz w:val="20"/>
                <w:szCs w:val="22"/>
              </w:rPr>
              <w:t>線上補件</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已登</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w:t>
            </w:r>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.14-15</w:t>
            </w:r>
            <w:r w:rsidR="00DC2858">
              <w:rPr>
                <w:rFonts w:ascii="Century Gothic" w:eastAsia="微軟正黑體" w:hAnsi="Century Gothic" w:cs="新細明體" w:hint="eastAsia"/>
                <w:sz w:val="20"/>
                <w:szCs w:val="22"/>
              </w:rPr>
              <w:t>申請狀態查詢</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未登</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w:t>
            </w:r>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.15-20</w:t>
            </w:r>
            <w:r w:rsidR="00DC2858">
              <w:rPr>
                <w:rFonts w:ascii="Century Gothic" w:eastAsia="微軟正黑體" w:hAnsi="Century Gothic" w:cs="新細明體" w:hint="eastAsia"/>
                <w:sz w:val="20"/>
                <w:szCs w:val="22"/>
              </w:rPr>
              <w:t>線上補件</w:t>
            </w:r>
            <w:r w:rsidR="00DC2858">
              <w:rPr>
                <w:rFonts w:ascii="Century Gothic" w:eastAsia="微軟正黑體" w:hAnsi="Century Gothic" w:cs="新細明體" w:hint="eastAsia"/>
                <w:sz w:val="20"/>
                <w:szCs w:val="22"/>
              </w:rPr>
              <w:t>(</w:t>
            </w:r>
            <w:r w:rsidR="00DC2858">
              <w:rPr>
                <w:rFonts w:ascii="Century Gothic" w:eastAsia="微軟正黑體" w:hAnsi="Century Gothic" w:cs="新細明體" w:hint="eastAsia"/>
                <w:sz w:val="20"/>
                <w:szCs w:val="22"/>
              </w:rPr>
              <w:t>未登</w:t>
            </w:r>
            <w:r w:rsidR="00DC2858">
              <w:rPr>
                <w:rFonts w:ascii="Century Gothic" w:eastAsia="微軟正黑體" w:hAnsi="Century Gothic" w:cs="新細明體" w:hint="eastAsia"/>
                <w:sz w:val="20"/>
                <w:szCs w:val="22"/>
              </w:rPr>
              <w:t>)</w:t>
            </w:r>
            <w:r w:rsidR="00FB19CA">
              <w:rPr>
                <w:rFonts w:ascii="Century Gothic" w:eastAsia="微軟正黑體" w:hAnsi="Century Gothic" w:cs="新細明體" w:hint="eastAsia"/>
                <w:sz w:val="20"/>
                <w:szCs w:val="22"/>
              </w:rPr>
              <w:t>、</w:t>
            </w:r>
            <w:r>
              <w:rPr>
                <w:rFonts w:ascii="Century Gothic" w:eastAsia="微軟正黑體" w:hAnsi="Century Gothic" w:cs="新細明體" w:hint="eastAsia"/>
                <w:sz w:val="20"/>
                <w:szCs w:val="22"/>
              </w:rPr>
              <w:t>p</w:t>
            </w:r>
            <w:r>
              <w:rPr>
                <w:rFonts w:ascii="Century Gothic" w:eastAsia="微軟正黑體" w:hAnsi="Century Gothic" w:cs="新細明體"/>
                <w:sz w:val="20"/>
                <w:szCs w:val="22"/>
              </w:rPr>
              <w:t>.6-7</w:t>
            </w:r>
            <w:r w:rsidR="00FB19CA">
              <w:rPr>
                <w:rFonts w:ascii="Century Gothic" w:eastAsia="微軟正黑體" w:hAnsi="Century Gothic" w:cs="新細明體" w:hint="eastAsia"/>
                <w:sz w:val="20"/>
                <w:szCs w:val="22"/>
              </w:rPr>
              <w:t>回饋報告</w:t>
            </w:r>
            <w:bookmarkEnd w:id="1"/>
          </w:p>
        </w:tc>
      </w:tr>
      <w:tr w:rsidR="000C3000" w:rsidRPr="00006973" w14:paraId="1ED2C7D7" w14:textId="77777777" w:rsidTr="00E84C5E">
        <w:trPr>
          <w:trHeight w:val="397"/>
        </w:trPr>
        <w:tc>
          <w:tcPr>
            <w:tcW w:w="935" w:type="dxa"/>
            <w:vAlign w:val="center"/>
          </w:tcPr>
          <w:p w14:paraId="141D416D" w14:textId="2DEC346E" w:rsidR="000C3000" w:rsidRPr="00006973" w:rsidRDefault="000C3000" w:rsidP="000C3000">
            <w:pPr>
              <w:pStyle w:val="a4"/>
              <w:spacing w:line="0" w:lineRule="atLeast"/>
              <w:jc w:val="center"/>
              <w:rPr>
                <w:rFonts w:ascii="Century Gothic" w:eastAsia="微軟正黑體" w:hAnsi="Century Gothic"/>
                <w:szCs w:val="22"/>
              </w:rPr>
            </w:pPr>
            <w:r>
              <w:rPr>
                <w:rFonts w:ascii="Century Gothic" w:eastAsia="微軟正黑體" w:hAnsi="Century Gothic"/>
                <w:szCs w:val="22"/>
              </w:rPr>
              <w:t>2</w:t>
            </w:r>
            <w:r w:rsidRPr="00006973">
              <w:rPr>
                <w:rFonts w:ascii="Century Gothic" w:eastAsia="微軟正黑體" w:hAnsi="Century Gothic"/>
                <w:szCs w:val="22"/>
              </w:rPr>
              <w:t>.0.</w:t>
            </w:r>
            <w:r>
              <w:rPr>
                <w:rFonts w:ascii="Century Gothic" w:eastAsia="微軟正黑體" w:hAnsi="Century Gothic"/>
                <w:szCs w:val="22"/>
              </w:rPr>
              <w:t>1</w:t>
            </w:r>
          </w:p>
        </w:tc>
        <w:tc>
          <w:tcPr>
            <w:tcW w:w="1276" w:type="dxa"/>
            <w:vAlign w:val="center"/>
          </w:tcPr>
          <w:p w14:paraId="4163BF66" w14:textId="1EF4C496" w:rsidR="000C3000" w:rsidRPr="00006973" w:rsidRDefault="000C3000" w:rsidP="000C3000">
            <w:pPr>
              <w:pStyle w:val="a4"/>
              <w:spacing w:line="0" w:lineRule="atLeast"/>
              <w:jc w:val="both"/>
              <w:rPr>
                <w:rFonts w:ascii="Century Gothic" w:eastAsia="微軟正黑體" w:hAnsi="Century Gothic"/>
                <w:szCs w:val="22"/>
              </w:rPr>
            </w:pPr>
            <w:r w:rsidRPr="00006973">
              <w:rPr>
                <w:rFonts w:ascii="Century Gothic" w:eastAsia="微軟正黑體" w:hAnsi="Century Gothic"/>
                <w:szCs w:val="22"/>
              </w:rPr>
              <w:t>20</w:t>
            </w:r>
            <w:r w:rsidRPr="00006973">
              <w:rPr>
                <w:rFonts w:ascii="Century Gothic" w:eastAsia="微軟正黑體" w:hAnsi="Century Gothic" w:hint="eastAsia"/>
                <w:szCs w:val="22"/>
              </w:rPr>
              <w:t>2</w:t>
            </w:r>
            <w:r>
              <w:rPr>
                <w:rFonts w:ascii="Century Gothic" w:eastAsia="微軟正黑體" w:hAnsi="Century Gothic"/>
                <w:szCs w:val="22"/>
              </w:rPr>
              <w:t>2</w:t>
            </w:r>
            <w:r w:rsidRPr="00006973">
              <w:rPr>
                <w:rFonts w:ascii="Century Gothic" w:eastAsia="微軟正黑體" w:hAnsi="Century Gothic" w:hint="eastAsia"/>
                <w:szCs w:val="22"/>
              </w:rPr>
              <w:t>/0</w:t>
            </w:r>
            <w:r>
              <w:rPr>
                <w:rFonts w:ascii="Century Gothic" w:eastAsia="微軟正黑體" w:hAnsi="Century Gothic"/>
                <w:szCs w:val="22"/>
              </w:rPr>
              <w:t>1</w:t>
            </w:r>
            <w:r w:rsidRPr="00006973">
              <w:rPr>
                <w:rFonts w:ascii="Century Gothic" w:eastAsia="微軟正黑體" w:hAnsi="Century Gothic" w:hint="eastAsia"/>
                <w:szCs w:val="22"/>
              </w:rPr>
              <w:t>/</w:t>
            </w:r>
            <w:r>
              <w:rPr>
                <w:rFonts w:ascii="Century Gothic" w:eastAsia="微軟正黑體" w:hAnsi="Century Gothic"/>
                <w:szCs w:val="22"/>
              </w:rPr>
              <w:t>17</w:t>
            </w:r>
          </w:p>
        </w:tc>
        <w:tc>
          <w:tcPr>
            <w:tcW w:w="8134" w:type="dxa"/>
            <w:vAlign w:val="center"/>
          </w:tcPr>
          <w:p w14:paraId="2AB28CDD" w14:textId="1E5B3177" w:rsidR="000C3000" w:rsidRPr="00F24ED6" w:rsidRDefault="000C3000" w:rsidP="000C3000">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查看卡片資訊</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、卡片交易設定</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w:t>
            </w:r>
            <w:proofErr w:type="gramStart"/>
            <w:r>
              <w:rPr>
                <w:rFonts w:ascii="Century Gothic" w:eastAsia="微軟正黑體" w:hAnsi="Century Gothic" w:cs="新細明體" w:hint="eastAsia"/>
                <w:sz w:val="20"/>
                <w:szCs w:val="20"/>
              </w:rPr>
              <w:t>線上掛失</w:t>
            </w:r>
            <w:proofErr w:type="gramEnd"/>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w:t>
            </w:r>
            <w:proofErr w:type="gramStart"/>
            <w:r>
              <w:rPr>
                <w:rFonts w:ascii="Century Gothic" w:eastAsia="微軟正黑體" w:hAnsi="Century Gothic" w:cs="新細明體" w:hint="eastAsia"/>
                <w:sz w:val="20"/>
                <w:szCs w:val="20"/>
              </w:rPr>
              <w:t>線上換</w:t>
            </w:r>
            <w:proofErr w:type="gramEnd"/>
            <w:r>
              <w:rPr>
                <w:rFonts w:ascii="Century Gothic" w:eastAsia="微軟正黑體" w:hAnsi="Century Gothic" w:cs="新細明體" w:hint="eastAsia"/>
                <w:sz w:val="20"/>
                <w:szCs w:val="20"/>
              </w:rPr>
              <w:t>補發卡</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p>
        </w:tc>
      </w:tr>
      <w:tr w:rsidR="000C3000" w:rsidRPr="00006973" w14:paraId="665C7699" w14:textId="77777777" w:rsidTr="00E84C5E">
        <w:trPr>
          <w:trHeight w:val="397"/>
        </w:trPr>
        <w:tc>
          <w:tcPr>
            <w:tcW w:w="935" w:type="dxa"/>
            <w:vAlign w:val="center"/>
          </w:tcPr>
          <w:p w14:paraId="0EA8C7EB" w14:textId="23833004" w:rsidR="000C3000" w:rsidRPr="00006973" w:rsidRDefault="00B4532B" w:rsidP="000C3000">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w:t>
            </w:r>
          </w:p>
        </w:tc>
        <w:tc>
          <w:tcPr>
            <w:tcW w:w="1276" w:type="dxa"/>
            <w:vAlign w:val="center"/>
          </w:tcPr>
          <w:p w14:paraId="7C0A3FE2" w14:textId="44A34644" w:rsidR="000C3000" w:rsidRPr="00006973" w:rsidRDefault="00B4532B" w:rsidP="000C3000">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022/02/14</w:t>
            </w:r>
          </w:p>
        </w:tc>
        <w:tc>
          <w:tcPr>
            <w:tcW w:w="8134" w:type="dxa"/>
            <w:vAlign w:val="center"/>
          </w:tcPr>
          <w:p w14:paraId="3041C62D" w14:textId="5B10035C" w:rsidR="000C3000" w:rsidRPr="00F24ED6" w:rsidRDefault="00C1573E" w:rsidP="000C3000">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sz w:val="20"/>
                <w:szCs w:val="20"/>
              </w:rPr>
              <w:t>p.7</w:t>
            </w:r>
            <w:r>
              <w:rPr>
                <w:rFonts w:ascii="Century Gothic" w:eastAsia="微軟正黑體" w:hAnsi="Century Gothic" w:cs="新細明體" w:hint="eastAsia"/>
                <w:sz w:val="20"/>
                <w:szCs w:val="20"/>
              </w:rPr>
              <w:t>回饋報告新增</w:t>
            </w:r>
            <w:proofErr w:type="gramStart"/>
            <w:r>
              <w:rPr>
                <w:rFonts w:ascii="Century Gothic" w:eastAsia="微軟正黑體" w:hAnsi="Century Gothic" w:cs="新細明體" w:hint="eastAsia"/>
                <w:sz w:val="20"/>
                <w:szCs w:val="20"/>
              </w:rPr>
              <w:t>三</w:t>
            </w:r>
            <w:proofErr w:type="gramEnd"/>
            <w:r>
              <w:rPr>
                <w:rFonts w:ascii="Century Gothic" w:eastAsia="微軟正黑體" w:hAnsi="Century Gothic" w:cs="新細明體" w:hint="eastAsia"/>
                <w:sz w:val="20"/>
                <w:szCs w:val="20"/>
              </w:rPr>
              <w:t>井卡、</w:t>
            </w:r>
            <w:r w:rsidR="002D12A2">
              <w:rPr>
                <w:rFonts w:ascii="Century Gothic" w:eastAsia="微軟正黑體" w:hAnsi="Century Gothic" w:cs="新細明體" w:hint="eastAsia"/>
                <w:sz w:val="20"/>
                <w:szCs w:val="20"/>
              </w:rPr>
              <w:t>p</w:t>
            </w:r>
            <w:r w:rsidR="002D12A2">
              <w:rPr>
                <w:rFonts w:ascii="Century Gothic" w:eastAsia="微軟正黑體" w:hAnsi="Century Gothic" w:cs="新細明體"/>
                <w:sz w:val="20"/>
                <w:szCs w:val="20"/>
              </w:rPr>
              <w:t>.8-10</w:t>
            </w:r>
            <w:r w:rsidR="00AD02E1">
              <w:rPr>
                <w:rFonts w:ascii="Century Gothic" w:eastAsia="微軟正黑體" w:hAnsi="Century Gothic" w:cs="新細明體" w:hint="eastAsia"/>
                <w:sz w:val="20"/>
                <w:szCs w:val="20"/>
              </w:rPr>
              <w:t>卡片交易設定</w:t>
            </w:r>
            <w:r w:rsidR="00AD02E1">
              <w:rPr>
                <w:rFonts w:ascii="Century Gothic" w:eastAsia="微軟正黑體" w:hAnsi="Century Gothic" w:cs="新細明體" w:hint="eastAsia"/>
                <w:sz w:val="20"/>
                <w:szCs w:val="20"/>
              </w:rPr>
              <w:t>(</w:t>
            </w:r>
            <w:r w:rsidR="00AD02E1">
              <w:rPr>
                <w:rFonts w:ascii="Century Gothic" w:eastAsia="微軟正黑體" w:hAnsi="Century Gothic" w:cs="新細明體" w:hint="eastAsia"/>
                <w:sz w:val="20"/>
                <w:szCs w:val="20"/>
              </w:rPr>
              <w:t>已登</w:t>
            </w:r>
            <w:r w:rsidR="00AD02E1">
              <w:rPr>
                <w:rFonts w:ascii="Century Gothic" w:eastAsia="微軟正黑體" w:hAnsi="Century Gothic" w:cs="新細明體" w:hint="eastAsia"/>
                <w:sz w:val="20"/>
                <w:szCs w:val="20"/>
              </w:rPr>
              <w:t>)</w:t>
            </w:r>
            <w:r w:rsidR="00AD02E1">
              <w:rPr>
                <w:rFonts w:ascii="Century Gothic" w:eastAsia="微軟正黑體" w:hAnsi="Century Gothic" w:cs="新細明體" w:hint="eastAsia"/>
                <w:sz w:val="20"/>
                <w:szCs w:val="20"/>
              </w:rPr>
              <w:t>調整</w:t>
            </w:r>
            <w:r w:rsidR="00C445A8">
              <w:rPr>
                <w:rFonts w:ascii="Century Gothic" w:eastAsia="微軟正黑體" w:hAnsi="Century Gothic" w:cs="新細明體" w:hint="eastAsia"/>
                <w:sz w:val="20"/>
                <w:szCs w:val="20"/>
              </w:rPr>
              <w:t>、</w:t>
            </w:r>
            <w:r w:rsidR="00C445A8">
              <w:rPr>
                <w:rFonts w:ascii="Century Gothic" w:eastAsia="微軟正黑體" w:hAnsi="Century Gothic" w:cs="新細明體" w:hint="eastAsia"/>
                <w:sz w:val="20"/>
                <w:szCs w:val="20"/>
              </w:rPr>
              <w:t>p</w:t>
            </w:r>
            <w:r w:rsidR="00C445A8">
              <w:rPr>
                <w:rFonts w:ascii="Century Gothic" w:eastAsia="微軟正黑體" w:hAnsi="Century Gothic" w:cs="新細明體"/>
                <w:sz w:val="20"/>
                <w:szCs w:val="20"/>
              </w:rPr>
              <w:t>.17-19</w:t>
            </w:r>
            <w:r w:rsidR="00C445A8">
              <w:rPr>
                <w:rFonts w:ascii="Century Gothic" w:eastAsia="微軟正黑體" w:hAnsi="Century Gothic" w:cs="新細明體" w:hint="eastAsia"/>
                <w:sz w:val="20"/>
                <w:szCs w:val="20"/>
              </w:rPr>
              <w:t>卡片資訊查詢</w:t>
            </w:r>
            <w:r w:rsidR="00C445A8">
              <w:rPr>
                <w:rFonts w:ascii="Century Gothic" w:eastAsia="微軟正黑體" w:hAnsi="Century Gothic" w:cs="新細明體" w:hint="eastAsia"/>
                <w:sz w:val="20"/>
                <w:szCs w:val="20"/>
              </w:rPr>
              <w:t>(</w:t>
            </w:r>
            <w:r w:rsidR="00C445A8">
              <w:rPr>
                <w:rFonts w:ascii="Century Gothic" w:eastAsia="微軟正黑體" w:hAnsi="Century Gothic" w:cs="新細明體" w:hint="eastAsia"/>
                <w:sz w:val="20"/>
                <w:szCs w:val="20"/>
              </w:rPr>
              <w:t>已登</w:t>
            </w:r>
            <w:r w:rsidR="00C445A8">
              <w:rPr>
                <w:rFonts w:ascii="Century Gothic" w:eastAsia="微軟正黑體" w:hAnsi="Century Gothic" w:cs="新細明體" w:hint="eastAsia"/>
                <w:sz w:val="20"/>
                <w:szCs w:val="20"/>
              </w:rPr>
              <w:t>)</w:t>
            </w:r>
            <w:r w:rsidR="00C445A8">
              <w:rPr>
                <w:rFonts w:ascii="Century Gothic" w:eastAsia="微軟正黑體" w:hAnsi="Century Gothic" w:cs="新細明體" w:hint="eastAsia"/>
                <w:sz w:val="20"/>
                <w:szCs w:val="20"/>
              </w:rPr>
              <w:t>調整、</w:t>
            </w:r>
            <w:r w:rsidR="00C445A8">
              <w:rPr>
                <w:rFonts w:ascii="Century Gothic" w:eastAsia="微軟正黑體" w:hAnsi="Century Gothic" w:cs="新細明體" w:hint="eastAsia"/>
                <w:sz w:val="20"/>
                <w:szCs w:val="20"/>
              </w:rPr>
              <w:t>p</w:t>
            </w:r>
            <w:r w:rsidR="00C445A8">
              <w:rPr>
                <w:rFonts w:ascii="Century Gothic" w:eastAsia="微軟正黑體" w:hAnsi="Century Gothic" w:cs="新細明體"/>
                <w:sz w:val="20"/>
                <w:szCs w:val="20"/>
              </w:rPr>
              <w:t>.20-25</w:t>
            </w:r>
            <w:r w:rsidR="00C445A8">
              <w:rPr>
                <w:rFonts w:ascii="Century Gothic" w:eastAsia="微軟正黑體" w:hAnsi="Century Gothic" w:cs="新細明體" w:hint="eastAsia"/>
                <w:sz w:val="20"/>
                <w:szCs w:val="20"/>
              </w:rPr>
              <w:t>線上掛失</w:t>
            </w:r>
            <w:r w:rsidR="00C445A8">
              <w:rPr>
                <w:rFonts w:ascii="Century Gothic" w:eastAsia="微軟正黑體" w:hAnsi="Century Gothic" w:cs="新細明體" w:hint="eastAsia"/>
                <w:sz w:val="20"/>
                <w:szCs w:val="20"/>
              </w:rPr>
              <w:t>(</w:t>
            </w:r>
            <w:r w:rsidR="00C445A8">
              <w:rPr>
                <w:rFonts w:ascii="Century Gothic" w:eastAsia="微軟正黑體" w:hAnsi="Century Gothic" w:cs="新細明體" w:hint="eastAsia"/>
                <w:sz w:val="20"/>
                <w:szCs w:val="20"/>
              </w:rPr>
              <w:t>已登</w:t>
            </w:r>
            <w:r w:rsidR="00C445A8">
              <w:rPr>
                <w:rFonts w:ascii="Century Gothic" w:eastAsia="微軟正黑體" w:hAnsi="Century Gothic" w:cs="新細明體" w:hint="eastAsia"/>
                <w:sz w:val="20"/>
                <w:szCs w:val="20"/>
              </w:rPr>
              <w:t>)</w:t>
            </w:r>
            <w:r w:rsidR="00C445A8">
              <w:rPr>
                <w:rFonts w:ascii="Century Gothic" w:eastAsia="微軟正黑體" w:hAnsi="Century Gothic" w:cs="新細明體" w:hint="eastAsia"/>
                <w:sz w:val="20"/>
                <w:szCs w:val="20"/>
              </w:rPr>
              <w:t>調整</w:t>
            </w:r>
          </w:p>
        </w:tc>
      </w:tr>
      <w:tr w:rsidR="000C3000" w:rsidRPr="00006973" w14:paraId="6CD02B9C" w14:textId="77777777" w:rsidTr="00E84C5E">
        <w:trPr>
          <w:trHeight w:val="397"/>
        </w:trPr>
        <w:tc>
          <w:tcPr>
            <w:tcW w:w="935" w:type="dxa"/>
            <w:vAlign w:val="center"/>
          </w:tcPr>
          <w:p w14:paraId="7A7F06AE" w14:textId="1B2F66DA" w:rsidR="000C3000" w:rsidRPr="00006973" w:rsidRDefault="00C1573E" w:rsidP="000C3000">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.0.3</w:t>
            </w:r>
          </w:p>
        </w:tc>
        <w:tc>
          <w:tcPr>
            <w:tcW w:w="1276" w:type="dxa"/>
            <w:vAlign w:val="center"/>
          </w:tcPr>
          <w:p w14:paraId="76304681" w14:textId="65547663" w:rsidR="000C3000" w:rsidRPr="00006973" w:rsidRDefault="00C1573E" w:rsidP="000C3000">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022/02/15</w:t>
            </w:r>
          </w:p>
        </w:tc>
        <w:tc>
          <w:tcPr>
            <w:tcW w:w="8134" w:type="dxa"/>
            <w:vAlign w:val="center"/>
          </w:tcPr>
          <w:p w14:paraId="350DC876" w14:textId="7CB719F7" w:rsidR="000C3000" w:rsidRPr="00F24ED6" w:rsidRDefault="00C1573E" w:rsidP="000C3000">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.31-33</w:t>
            </w:r>
            <w:r>
              <w:rPr>
                <w:rFonts w:ascii="Century Gothic" w:eastAsia="微軟正黑體" w:hAnsi="Century Gothic" w:cs="新細明體" w:hint="eastAsia"/>
                <w:sz w:val="20"/>
                <w:szCs w:val="20"/>
              </w:rPr>
              <w:t>新增</w:t>
            </w:r>
            <w:proofErr w:type="gramStart"/>
            <w:r>
              <w:rPr>
                <w:rFonts w:ascii="Century Gothic" w:eastAsia="微軟正黑體" w:hAnsi="Century Gothic" w:cs="新細明體" w:hint="eastAsia"/>
                <w:sz w:val="20"/>
                <w:szCs w:val="20"/>
              </w:rPr>
              <w:t>帳單</w:t>
            </w:r>
            <w:proofErr w:type="gramEnd"/>
            <w:r>
              <w:rPr>
                <w:rFonts w:ascii="Century Gothic" w:eastAsia="微軟正黑體" w:hAnsi="Century Gothic" w:cs="新細明體" w:hint="eastAsia"/>
                <w:sz w:val="20"/>
                <w:szCs w:val="20"/>
              </w:rPr>
              <w:t>分期</w:t>
            </w:r>
          </w:p>
        </w:tc>
      </w:tr>
      <w:tr w:rsidR="000C3000" w:rsidRPr="00006973" w14:paraId="4CA3E1ED" w14:textId="77777777" w:rsidTr="00E84C5E">
        <w:trPr>
          <w:trHeight w:val="397"/>
        </w:trPr>
        <w:tc>
          <w:tcPr>
            <w:tcW w:w="935" w:type="dxa"/>
            <w:vAlign w:val="center"/>
          </w:tcPr>
          <w:p w14:paraId="473D7187" w14:textId="249B0DCB" w:rsidR="000C3000" w:rsidRPr="00006973" w:rsidRDefault="003559DC" w:rsidP="000C3000">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.0.4</w:t>
            </w:r>
          </w:p>
        </w:tc>
        <w:tc>
          <w:tcPr>
            <w:tcW w:w="1276" w:type="dxa"/>
            <w:vAlign w:val="center"/>
          </w:tcPr>
          <w:p w14:paraId="1B391A9E" w14:textId="03D90940" w:rsidR="000C3000" w:rsidRPr="00006973" w:rsidRDefault="003559DC" w:rsidP="000C3000">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022/02/22</w:t>
            </w:r>
          </w:p>
        </w:tc>
        <w:tc>
          <w:tcPr>
            <w:tcW w:w="8134" w:type="dxa"/>
            <w:vAlign w:val="center"/>
          </w:tcPr>
          <w:p w14:paraId="78BED951" w14:textId="69E10F57" w:rsidR="000C3000" w:rsidRPr="007E4476" w:rsidRDefault="00762BF6" w:rsidP="000C3000">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.17-19</w:t>
            </w:r>
            <w:r>
              <w:rPr>
                <w:rFonts w:ascii="Century Gothic" w:eastAsia="微軟正黑體" w:hAnsi="Century Gothic" w:cs="新細明體" w:hint="eastAsia"/>
                <w:sz w:val="20"/>
                <w:szCs w:val="20"/>
              </w:rPr>
              <w:t>卡片資訊查詢</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調整、</w:t>
            </w: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.20-25</w:t>
            </w:r>
            <w:r>
              <w:rPr>
                <w:rFonts w:ascii="Century Gothic" w:eastAsia="微軟正黑體" w:hAnsi="Century Gothic" w:cs="新細明體" w:hint="eastAsia"/>
                <w:sz w:val="20"/>
                <w:szCs w:val="20"/>
              </w:rPr>
              <w:t>線上掛失</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已登</w:t>
            </w:r>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調整、</w:t>
            </w: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.31-33</w:t>
            </w:r>
            <w:proofErr w:type="gramStart"/>
            <w:r>
              <w:rPr>
                <w:rFonts w:ascii="Century Gothic" w:eastAsia="微軟正黑體" w:hAnsi="Century Gothic" w:cs="新細明體" w:hint="eastAsia"/>
                <w:sz w:val="20"/>
                <w:szCs w:val="20"/>
              </w:rPr>
              <w:t>帳單</w:t>
            </w:r>
            <w:proofErr w:type="gramEnd"/>
            <w:r>
              <w:rPr>
                <w:rFonts w:ascii="Century Gothic" w:eastAsia="微軟正黑體" w:hAnsi="Century Gothic" w:cs="新細明體" w:hint="eastAsia"/>
                <w:sz w:val="20"/>
                <w:szCs w:val="20"/>
              </w:rPr>
              <w:t>分期調整</w:t>
            </w:r>
          </w:p>
        </w:tc>
      </w:tr>
      <w:tr w:rsidR="000C3000" w:rsidRPr="00006973" w14:paraId="4AF32D81" w14:textId="77777777" w:rsidTr="00E84C5E">
        <w:trPr>
          <w:trHeight w:val="397"/>
        </w:trPr>
        <w:tc>
          <w:tcPr>
            <w:tcW w:w="935" w:type="dxa"/>
            <w:vAlign w:val="center"/>
          </w:tcPr>
          <w:p w14:paraId="7832B928" w14:textId="2360F104" w:rsidR="000C3000" w:rsidRDefault="00E84C5E" w:rsidP="000C3000">
            <w:pPr>
              <w:pStyle w:val="a4"/>
              <w:spacing w:line="0" w:lineRule="atLeast"/>
              <w:jc w:val="center"/>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.0.5</w:t>
            </w:r>
          </w:p>
        </w:tc>
        <w:tc>
          <w:tcPr>
            <w:tcW w:w="1276" w:type="dxa"/>
            <w:vAlign w:val="center"/>
          </w:tcPr>
          <w:p w14:paraId="4CF6274C" w14:textId="23A97216" w:rsidR="000C3000" w:rsidRDefault="00E84C5E" w:rsidP="000C3000">
            <w:pPr>
              <w:pStyle w:val="a4"/>
              <w:spacing w:line="0" w:lineRule="atLeast"/>
              <w:jc w:val="both"/>
              <w:rPr>
                <w:rFonts w:ascii="Century Gothic" w:eastAsia="微軟正黑體" w:hAnsi="Century Gothic"/>
                <w:szCs w:val="22"/>
              </w:rPr>
            </w:pPr>
            <w:r>
              <w:rPr>
                <w:rFonts w:ascii="Century Gothic" w:eastAsia="微軟正黑體" w:hAnsi="Century Gothic" w:hint="eastAsia"/>
                <w:szCs w:val="22"/>
              </w:rPr>
              <w:t>2</w:t>
            </w:r>
            <w:r>
              <w:rPr>
                <w:rFonts w:ascii="Century Gothic" w:eastAsia="微軟正黑體" w:hAnsi="Century Gothic"/>
                <w:szCs w:val="22"/>
              </w:rPr>
              <w:t>022/03/10</w:t>
            </w:r>
          </w:p>
        </w:tc>
        <w:tc>
          <w:tcPr>
            <w:tcW w:w="8134" w:type="dxa"/>
            <w:vAlign w:val="center"/>
          </w:tcPr>
          <w:p w14:paraId="1A4E5A84" w14:textId="6EC2729C" w:rsidR="001E63DB" w:rsidRDefault="001E63DB" w:rsidP="000C3000">
            <w:pPr>
              <w:spacing w:line="0" w:lineRule="atLeast"/>
              <w:jc w:val="both"/>
              <w:rPr>
                <w:rFonts w:ascii="Century Gothic" w:eastAsia="微軟正黑體" w:hAnsi="Century Gothic" w:cs="新細明體"/>
                <w:sz w:val="20"/>
                <w:szCs w:val="20"/>
              </w:rPr>
            </w:pP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.21</w:t>
            </w:r>
            <w:r>
              <w:rPr>
                <w:rFonts w:ascii="Century Gothic" w:eastAsia="微軟正黑體" w:hAnsi="Century Gothic" w:cs="新細明體" w:hint="eastAsia"/>
                <w:sz w:val="20"/>
                <w:szCs w:val="20"/>
              </w:rPr>
              <w:t>,</w:t>
            </w:r>
            <w:r>
              <w:rPr>
                <w:rFonts w:ascii="Century Gothic" w:eastAsia="微軟正黑體" w:hAnsi="Century Gothic" w:cs="新細明體"/>
                <w:sz w:val="20"/>
                <w:szCs w:val="20"/>
              </w:rPr>
              <w:t xml:space="preserve"> 28, 30</w:t>
            </w:r>
            <w:r>
              <w:rPr>
                <w:rFonts w:ascii="Century Gothic" w:eastAsia="微軟正黑體" w:hAnsi="Century Gothic" w:cs="新細明體" w:hint="eastAsia"/>
                <w:sz w:val="20"/>
                <w:szCs w:val="20"/>
              </w:rPr>
              <w:t>新增注意事項條款同意時間</w:t>
            </w:r>
            <w:proofErr w:type="gramStart"/>
            <w:r>
              <w:rPr>
                <w:rFonts w:ascii="Century Gothic" w:eastAsia="微軟正黑體" w:hAnsi="Century Gothic" w:cs="新細明體" w:hint="eastAsia"/>
                <w:sz w:val="20"/>
                <w:szCs w:val="20"/>
              </w:rPr>
              <w:t>及版號紀錄</w:t>
            </w:r>
            <w:proofErr w:type="gramEnd"/>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.39</w:t>
            </w:r>
            <w:r>
              <w:rPr>
                <w:rFonts w:ascii="Century Gothic" w:eastAsia="微軟正黑體" w:hAnsi="Century Gothic" w:cs="新細明體" w:hint="eastAsia"/>
                <w:sz w:val="20"/>
                <w:szCs w:val="20"/>
              </w:rPr>
              <w:t>新增信用卡推播連結及內容</w:t>
            </w:r>
          </w:p>
        </w:tc>
      </w:tr>
      <w:tr w:rsidR="000C3000" w:rsidRPr="00006973" w14:paraId="0A9D8E94" w14:textId="77777777" w:rsidTr="00E84C5E">
        <w:trPr>
          <w:trHeight w:val="397"/>
        </w:trPr>
        <w:tc>
          <w:tcPr>
            <w:tcW w:w="935" w:type="dxa"/>
            <w:vAlign w:val="center"/>
          </w:tcPr>
          <w:p w14:paraId="2C276CDD" w14:textId="5CBBCE0B" w:rsidR="000C3000" w:rsidRDefault="00B0607D" w:rsidP="000C3000">
            <w:pPr>
              <w:pStyle w:val="a4"/>
              <w:spacing w:line="0" w:lineRule="atLeast"/>
              <w:jc w:val="center"/>
              <w:rPr>
                <w:rFonts w:ascii="Century Gothic" w:eastAsia="微軟正黑體" w:hAnsi="Century Gothic"/>
                <w:szCs w:val="22"/>
              </w:rPr>
            </w:pPr>
            <w:ins w:id="2" w:author="謝昀蓁-數位支付部-永豐銀行" w:date="2022-03-30T13:40:00Z">
              <w:r>
                <w:rPr>
                  <w:rFonts w:ascii="Century Gothic" w:eastAsia="微軟正黑體" w:hAnsi="Century Gothic" w:hint="eastAsia"/>
                  <w:szCs w:val="22"/>
                </w:rPr>
                <w:t>2</w:t>
              </w:r>
              <w:r>
                <w:rPr>
                  <w:rFonts w:ascii="Century Gothic" w:eastAsia="微軟正黑體" w:hAnsi="Century Gothic"/>
                  <w:szCs w:val="22"/>
                </w:rPr>
                <w:t>.0.6</w:t>
              </w:r>
            </w:ins>
          </w:p>
        </w:tc>
        <w:tc>
          <w:tcPr>
            <w:tcW w:w="1276" w:type="dxa"/>
            <w:vAlign w:val="center"/>
          </w:tcPr>
          <w:p w14:paraId="7F8820A4" w14:textId="64090468" w:rsidR="000C3000" w:rsidRDefault="00B0607D" w:rsidP="000C3000">
            <w:pPr>
              <w:pStyle w:val="a4"/>
              <w:spacing w:line="0" w:lineRule="atLeast"/>
              <w:jc w:val="both"/>
              <w:rPr>
                <w:rFonts w:ascii="Century Gothic" w:eastAsia="微軟正黑體" w:hAnsi="Century Gothic"/>
                <w:szCs w:val="22"/>
              </w:rPr>
            </w:pPr>
            <w:ins w:id="3" w:author="謝昀蓁-數位支付部-永豐銀行" w:date="2022-03-30T13:40:00Z">
              <w:r>
                <w:rPr>
                  <w:rFonts w:ascii="Century Gothic" w:eastAsia="微軟正黑體" w:hAnsi="Century Gothic" w:hint="eastAsia"/>
                  <w:szCs w:val="22"/>
                </w:rPr>
                <w:t>2</w:t>
              </w:r>
              <w:r>
                <w:rPr>
                  <w:rFonts w:ascii="Century Gothic" w:eastAsia="微軟正黑體" w:hAnsi="Century Gothic"/>
                  <w:szCs w:val="22"/>
                </w:rPr>
                <w:t>022/03/30</w:t>
              </w:r>
            </w:ins>
          </w:p>
        </w:tc>
        <w:tc>
          <w:tcPr>
            <w:tcW w:w="8134" w:type="dxa"/>
            <w:vAlign w:val="center"/>
          </w:tcPr>
          <w:p w14:paraId="245922EC" w14:textId="46590412" w:rsidR="000C3000" w:rsidRPr="003F2757" w:rsidRDefault="00B0607D" w:rsidP="000C3000">
            <w:pPr>
              <w:spacing w:line="0" w:lineRule="atLeast"/>
              <w:rPr>
                <w:rFonts w:ascii="Century Gothic" w:eastAsia="微軟正黑體" w:hAnsi="Century Gothic" w:cs="新細明體"/>
                <w:sz w:val="20"/>
                <w:szCs w:val="20"/>
              </w:rPr>
            </w:pPr>
            <w:ins w:id="4" w:author="謝昀蓁-數位支付部-永豐銀行" w:date="2022-03-30T13:40:00Z">
              <w:r>
                <w:rPr>
                  <w:rFonts w:ascii="Century Gothic" w:eastAsia="微軟正黑體" w:hAnsi="Century Gothic" w:cs="新細明體" w:hint="eastAsia"/>
                  <w:sz w:val="20"/>
                  <w:szCs w:val="20"/>
                </w:rPr>
                <w:t>p</w:t>
              </w:r>
              <w:r>
                <w:rPr>
                  <w:rFonts w:ascii="Century Gothic" w:eastAsia="微軟正黑體" w:hAnsi="Century Gothic" w:cs="新細明體"/>
                  <w:sz w:val="20"/>
                  <w:szCs w:val="20"/>
                </w:rPr>
                <w:t>.</w:t>
              </w:r>
            </w:ins>
            <w:ins w:id="5" w:author="謝昀蓁-數位支付部-永豐銀行" w:date="2022-03-30T13:44:00Z">
              <w:r>
                <w:rPr>
                  <w:rFonts w:ascii="Century Gothic" w:eastAsia="微軟正黑體" w:hAnsi="Century Gothic" w:cs="新細明體"/>
                  <w:sz w:val="20"/>
                  <w:szCs w:val="20"/>
                </w:rPr>
                <w:t>20, 21, 23, 24, 25, 27, 29, 30, 40, 41</w:t>
              </w:r>
            </w:ins>
            <w:ins w:id="6" w:author="謝昀蓁-數位支付部-永豐銀行" w:date="2022-03-30T13:40:00Z">
              <w:r>
                <w:rPr>
                  <w:rFonts w:ascii="Century Gothic" w:eastAsia="微軟正黑體" w:hAnsi="Century Gothic" w:cs="新細明體" w:hint="eastAsia"/>
                  <w:sz w:val="20"/>
                  <w:szCs w:val="20"/>
                </w:rPr>
                <w:t>法</w:t>
              </w:r>
              <w:proofErr w:type="gramStart"/>
              <w:r>
                <w:rPr>
                  <w:rFonts w:ascii="Century Gothic" w:eastAsia="微軟正黑體" w:hAnsi="Century Gothic" w:cs="新細明體" w:hint="eastAsia"/>
                  <w:sz w:val="20"/>
                  <w:szCs w:val="20"/>
                </w:rPr>
                <w:t>遵</w:t>
              </w:r>
              <w:proofErr w:type="gramEnd"/>
              <w:r>
                <w:rPr>
                  <w:rFonts w:ascii="Century Gothic" w:eastAsia="微軟正黑體" w:hAnsi="Century Gothic" w:cs="新細明體" w:hint="eastAsia"/>
                  <w:sz w:val="20"/>
                  <w:szCs w:val="20"/>
                </w:rPr>
                <w:t>審閱文字調整</w:t>
              </w:r>
            </w:ins>
            <w:ins w:id="7" w:author="謝昀蓁-數位支付部-永豐銀行" w:date="2022-03-30T13:44:00Z">
              <w:r>
                <w:rPr>
                  <w:rFonts w:ascii="Century Gothic" w:eastAsia="微軟正黑體" w:hAnsi="Century Gothic" w:cs="新細明體" w:hint="eastAsia"/>
                  <w:sz w:val="20"/>
                  <w:szCs w:val="20"/>
                </w:rPr>
                <w:t>(</w:t>
              </w:r>
              <w:r>
                <w:rPr>
                  <w:rFonts w:ascii="Century Gothic" w:eastAsia="微軟正黑體" w:hAnsi="Century Gothic" w:cs="新細明體" w:hint="eastAsia"/>
                  <w:sz w:val="20"/>
                  <w:szCs w:val="20"/>
                </w:rPr>
                <w:t>參考追蹤修訂</w:t>
              </w:r>
              <w:r>
                <w:rPr>
                  <w:rFonts w:ascii="Century Gothic" w:eastAsia="微軟正黑體" w:hAnsi="Century Gothic" w:cs="新細明體"/>
                  <w:sz w:val="20"/>
                  <w:szCs w:val="20"/>
                </w:rPr>
                <w:t>)</w:t>
              </w:r>
            </w:ins>
          </w:p>
        </w:tc>
      </w:tr>
      <w:tr w:rsidR="000C3000" w:rsidRPr="00006973" w14:paraId="7A45A54B" w14:textId="77777777" w:rsidTr="00E84C5E">
        <w:trPr>
          <w:trHeight w:val="397"/>
        </w:trPr>
        <w:tc>
          <w:tcPr>
            <w:tcW w:w="935" w:type="dxa"/>
            <w:vAlign w:val="center"/>
          </w:tcPr>
          <w:p w14:paraId="1F005B97" w14:textId="72935996" w:rsidR="000C3000" w:rsidRDefault="000C3000" w:rsidP="000C3000">
            <w:pPr>
              <w:pStyle w:val="a4"/>
              <w:spacing w:line="0" w:lineRule="atLeast"/>
              <w:jc w:val="center"/>
              <w:rPr>
                <w:rFonts w:ascii="Century Gothic" w:eastAsia="微軟正黑體" w:hAnsi="Century Gothic"/>
                <w:szCs w:val="22"/>
              </w:rPr>
            </w:pPr>
          </w:p>
        </w:tc>
        <w:tc>
          <w:tcPr>
            <w:tcW w:w="1276" w:type="dxa"/>
            <w:vAlign w:val="center"/>
          </w:tcPr>
          <w:p w14:paraId="6BC660DB" w14:textId="5E50AB12" w:rsidR="000C3000" w:rsidRDefault="000C3000" w:rsidP="000C3000">
            <w:pPr>
              <w:pStyle w:val="a4"/>
              <w:spacing w:line="0" w:lineRule="atLeast"/>
              <w:jc w:val="both"/>
              <w:rPr>
                <w:rFonts w:ascii="Century Gothic" w:eastAsia="微軟正黑體" w:hAnsi="Century Gothic"/>
                <w:szCs w:val="22"/>
              </w:rPr>
            </w:pPr>
          </w:p>
        </w:tc>
        <w:tc>
          <w:tcPr>
            <w:tcW w:w="8134" w:type="dxa"/>
            <w:vAlign w:val="center"/>
          </w:tcPr>
          <w:p w14:paraId="347EA9D2" w14:textId="3656FD37" w:rsidR="000C3000" w:rsidRPr="00173506" w:rsidRDefault="000C3000" w:rsidP="000C3000">
            <w:pPr>
              <w:spacing w:line="0" w:lineRule="atLeast"/>
              <w:rPr>
                <w:rFonts w:ascii="Century Gothic" w:eastAsia="微軟正黑體" w:hAnsi="Century Gothic" w:cs="新細明體"/>
                <w:sz w:val="20"/>
                <w:szCs w:val="20"/>
              </w:rPr>
            </w:pPr>
          </w:p>
        </w:tc>
      </w:tr>
    </w:tbl>
    <w:p w14:paraId="4E33F7BB" w14:textId="010B3757" w:rsidR="00585EBA" w:rsidRDefault="00585EBA">
      <w:pPr>
        <w:rPr>
          <w:rFonts w:ascii="Century Gothic" w:eastAsia="微軟正黑體" w:hAnsi="Century Gothic"/>
          <w:sz w:val="22"/>
          <w:szCs w:val="22"/>
        </w:rPr>
      </w:pPr>
    </w:p>
    <w:p w14:paraId="0843E806" w14:textId="77777777" w:rsidR="00205374" w:rsidRDefault="00205374" w:rsidP="00205374">
      <w:pPr>
        <w:rPr>
          <w:rFonts w:ascii="微軟正黑體" w:eastAsia="微軟正黑體" w:hAnsi="微軟正黑體"/>
          <w:sz w:val="20"/>
          <w:szCs w:val="20"/>
        </w:rPr>
      </w:pPr>
      <w:r w:rsidRPr="00205374">
        <w:rPr>
          <w:rFonts w:ascii="微軟正黑體" w:eastAsia="微軟正黑體" w:hAnsi="微軟正黑體" w:hint="eastAsia"/>
          <w:sz w:val="20"/>
          <w:szCs w:val="20"/>
          <w:highlight w:val="green"/>
        </w:rPr>
        <w:t>綠底</w:t>
      </w:r>
      <w:r>
        <w:rPr>
          <w:rFonts w:ascii="微軟正黑體" w:eastAsia="微軟正黑體" w:hAnsi="微軟正黑體" w:hint="eastAsia"/>
          <w:sz w:val="20"/>
          <w:szCs w:val="20"/>
        </w:rPr>
        <w:t>-</w:t>
      </w:r>
      <w:proofErr w:type="spellStart"/>
      <w:r>
        <w:rPr>
          <w:rFonts w:ascii="微軟正黑體" w:eastAsia="微軟正黑體" w:hAnsi="微軟正黑體" w:hint="eastAsia"/>
          <w:sz w:val="20"/>
          <w:szCs w:val="20"/>
        </w:rPr>
        <w:t>ntv</w:t>
      </w:r>
      <w:proofErr w:type="spellEnd"/>
      <w:proofErr w:type="gramStart"/>
      <w:r>
        <w:rPr>
          <w:rFonts w:ascii="微軟正黑體" w:eastAsia="微軟正黑體" w:hAnsi="微軟正黑體" w:hint="eastAsia"/>
          <w:sz w:val="20"/>
          <w:szCs w:val="20"/>
        </w:rPr>
        <w:t>介</w:t>
      </w:r>
      <w:proofErr w:type="gramEnd"/>
      <w:r>
        <w:rPr>
          <w:rFonts w:ascii="微軟正黑體" w:eastAsia="微軟正黑體" w:hAnsi="微軟正黑體" w:hint="eastAsia"/>
          <w:sz w:val="20"/>
          <w:szCs w:val="20"/>
        </w:rPr>
        <w:t>接項目</w:t>
      </w:r>
    </w:p>
    <w:p w14:paraId="3028F07E" w14:textId="79CFA75F" w:rsidR="00205374" w:rsidRDefault="00205374" w:rsidP="00205374">
      <w:pPr>
        <w:rPr>
          <w:rFonts w:ascii="微軟正黑體" w:eastAsia="微軟正黑體" w:hAnsi="微軟正黑體"/>
          <w:color w:val="000000"/>
          <w:sz w:val="20"/>
          <w:szCs w:val="20"/>
        </w:rPr>
      </w:pPr>
      <w:r w:rsidRPr="00205374">
        <w:rPr>
          <w:rFonts w:ascii="微軟正黑體" w:eastAsia="微軟正黑體" w:hAnsi="微軟正黑體" w:hint="eastAsia"/>
          <w:color w:val="000000"/>
          <w:sz w:val="20"/>
          <w:szCs w:val="20"/>
          <w:highlight w:val="cyan"/>
        </w:rPr>
        <w:t>藍底</w:t>
      </w:r>
      <w:r>
        <w:rPr>
          <w:rFonts w:ascii="微軟正黑體" w:eastAsia="微軟正黑體" w:hAnsi="微軟正黑體" w:hint="eastAsia"/>
          <w:color w:val="000000"/>
          <w:sz w:val="20"/>
          <w:szCs w:val="20"/>
        </w:rPr>
        <w:t>-</w:t>
      </w:r>
      <w:r w:rsidR="00974946">
        <w:rPr>
          <w:rFonts w:ascii="微軟正黑體" w:eastAsia="微軟正黑體" w:hAnsi="微軟正黑體" w:hint="eastAsia"/>
          <w:color w:val="000000"/>
          <w:sz w:val="20"/>
          <w:szCs w:val="20"/>
        </w:rPr>
        <w:t>新增項目</w:t>
      </w:r>
    </w:p>
    <w:p w14:paraId="2656AE0B" w14:textId="65A5641F" w:rsidR="00205374" w:rsidRPr="00205374" w:rsidRDefault="00205374">
      <w:pPr>
        <w:rPr>
          <w:rFonts w:ascii="微軟正黑體" w:eastAsia="微軟正黑體" w:hAnsi="微軟正黑體"/>
          <w:color w:val="000000"/>
          <w:sz w:val="20"/>
          <w:szCs w:val="20"/>
        </w:rPr>
      </w:pPr>
      <w:r w:rsidRPr="00205374">
        <w:rPr>
          <w:rFonts w:ascii="微軟正黑體" w:eastAsia="微軟正黑體" w:hAnsi="微軟正黑體" w:hint="eastAsia"/>
          <w:color w:val="000000"/>
          <w:sz w:val="20"/>
          <w:szCs w:val="20"/>
          <w:highlight w:val="yellow"/>
        </w:rPr>
        <w:t>黃底</w:t>
      </w:r>
      <w:r>
        <w:rPr>
          <w:rFonts w:ascii="微軟正黑體" w:eastAsia="微軟正黑體" w:hAnsi="微軟正黑體" w:hint="eastAsia"/>
          <w:color w:val="000000"/>
          <w:sz w:val="20"/>
          <w:szCs w:val="20"/>
        </w:rPr>
        <w:t>-內容待確認</w:t>
      </w:r>
      <w:bookmarkStart w:id="8" w:name="_GoBack"/>
      <w:bookmarkEnd w:id="8"/>
    </w:p>
    <w:p w14:paraId="7DA23483" w14:textId="77777777" w:rsidR="00205374" w:rsidRDefault="00205374">
      <w:pPr>
        <w:rPr>
          <w:rFonts w:ascii="Century Gothic" w:eastAsia="微軟正黑體" w:hAnsi="Century Gothic"/>
          <w:sz w:val="22"/>
          <w:szCs w:val="22"/>
        </w:rPr>
      </w:pPr>
    </w:p>
    <w:p w14:paraId="5B0F7B77" w14:textId="0718E12F" w:rsidR="0000396A" w:rsidRPr="00063C11" w:rsidRDefault="0000396A" w:rsidP="0000396A">
      <w:pPr>
        <w:widowControl/>
        <w:rPr>
          <w:rFonts w:ascii="Century Gothic" w:eastAsia="微軟正黑體" w:hAnsi="Century Gothic"/>
          <w:sz w:val="22"/>
          <w:szCs w:val="22"/>
        </w:rPr>
      </w:pPr>
      <w:r>
        <w:rPr>
          <w:rFonts w:ascii="Century Gothic" w:eastAsia="微軟正黑體" w:hAnsi="Century Gothic"/>
          <w:sz w:val="22"/>
          <w:szCs w:val="22"/>
        </w:rPr>
        <w:br w:type="page"/>
      </w:r>
    </w:p>
    <w:bookmarkStart w:id="9" w:name="_Toc81575376"/>
    <w:p w14:paraId="3908D154" w14:textId="4050E270" w:rsidR="002572AD" w:rsidRPr="00BE660D" w:rsidRDefault="003566C7">
      <w:pPr>
        <w:pStyle w:val="1"/>
        <w:rPr>
          <w:rFonts w:ascii="微軟正黑體" w:eastAsia="微軟正黑體" w:hAnsi="微軟正黑體" w:cstheme="minorBidi"/>
          <w:noProof/>
          <w:sz w:val="20"/>
          <w:szCs w:val="20"/>
        </w:rPr>
      </w:pPr>
      <w:r w:rsidRPr="00BE660D">
        <w:rPr>
          <w:rFonts w:ascii="微軟正黑體" w:eastAsia="微軟正黑體" w:hAnsi="微軟正黑體"/>
          <w:color w:val="2F5496" w:themeColor="accent1" w:themeShade="BF"/>
          <w:kern w:val="0"/>
          <w:lang w:val="zh-TW"/>
        </w:rPr>
        <w:lastRenderedPageBreak/>
        <w:fldChar w:fldCharType="begin"/>
      </w:r>
      <w:r w:rsidRPr="002572AD">
        <w:rPr>
          <w:rFonts w:ascii="微軟正黑體" w:eastAsia="微軟正黑體" w:hAnsi="微軟正黑體"/>
          <w:color w:val="2F5496" w:themeColor="accent1" w:themeShade="BF"/>
          <w:kern w:val="0"/>
          <w:lang w:val="zh-TW"/>
        </w:rPr>
        <w:instrText xml:space="preserve"> TOC \o "1-4" \h \z \u </w:instrText>
      </w:r>
      <w:r w:rsidRPr="00BE660D">
        <w:rPr>
          <w:rFonts w:ascii="微軟正黑體" w:eastAsia="微軟正黑體" w:hAnsi="微軟正黑體"/>
          <w:color w:val="2F5496" w:themeColor="accent1" w:themeShade="BF"/>
          <w:kern w:val="0"/>
          <w:lang w:val="zh-TW"/>
        </w:rPr>
        <w:fldChar w:fldCharType="separate"/>
      </w:r>
      <w:r w:rsidR="002572AD" w:rsidRPr="00BE660D">
        <w:rPr>
          <w:rStyle w:val="ac"/>
          <w:rFonts w:ascii="微軟正黑體" w:eastAsia="微軟正黑體" w:hAnsi="微軟正黑體"/>
          <w:noProof/>
          <w:sz w:val="20"/>
          <w:szCs w:val="20"/>
        </w:rPr>
        <w:fldChar w:fldCharType="begin"/>
      </w:r>
      <w:r w:rsidR="002572AD" w:rsidRPr="00BE660D">
        <w:rPr>
          <w:rStyle w:val="ac"/>
          <w:rFonts w:ascii="微軟正黑體" w:eastAsia="微軟正黑體" w:hAnsi="微軟正黑體"/>
          <w:noProof/>
          <w:sz w:val="20"/>
          <w:szCs w:val="20"/>
        </w:rPr>
        <w:instrText xml:space="preserve"> </w:instrText>
      </w:r>
      <w:r w:rsidR="002572AD" w:rsidRPr="00BE660D">
        <w:rPr>
          <w:rFonts w:ascii="微軟正黑體" w:eastAsia="微軟正黑體" w:hAnsi="微軟正黑體"/>
          <w:noProof/>
          <w:sz w:val="20"/>
          <w:szCs w:val="20"/>
        </w:rPr>
        <w:instrText>HYPERLINK \l "_Toc97914203"</w:instrText>
      </w:r>
      <w:r w:rsidR="002572AD" w:rsidRPr="00BE660D">
        <w:rPr>
          <w:rStyle w:val="ac"/>
          <w:rFonts w:ascii="微軟正黑體" w:eastAsia="微軟正黑體" w:hAnsi="微軟正黑體"/>
          <w:noProof/>
          <w:sz w:val="20"/>
          <w:szCs w:val="20"/>
        </w:rPr>
        <w:instrText xml:space="preserve"> </w:instrText>
      </w:r>
      <w:ins w:id="10" w:author="謝昀蓁-數位支付部-永豐銀行" w:date="2022-03-30T13:44:00Z">
        <w:r w:rsidR="00B0607D" w:rsidRPr="00BE660D">
          <w:rPr>
            <w:rStyle w:val="ac"/>
            <w:rFonts w:ascii="微軟正黑體" w:eastAsia="微軟正黑體" w:hAnsi="微軟正黑體"/>
            <w:noProof/>
            <w:sz w:val="20"/>
            <w:szCs w:val="20"/>
          </w:rPr>
        </w:r>
      </w:ins>
      <w:r w:rsidR="002572AD" w:rsidRPr="00BE660D">
        <w:rPr>
          <w:rStyle w:val="ac"/>
          <w:rFonts w:ascii="微軟正黑體" w:eastAsia="微軟正黑體" w:hAnsi="微軟正黑體"/>
          <w:noProof/>
          <w:sz w:val="20"/>
          <w:szCs w:val="20"/>
        </w:rPr>
        <w:fldChar w:fldCharType="separate"/>
      </w:r>
      <w:r w:rsidR="002572AD" w:rsidRPr="00BE660D">
        <w:rPr>
          <w:rStyle w:val="ac"/>
          <w:rFonts w:ascii="微軟正黑體" w:eastAsia="微軟正黑體" w:hAnsi="微軟正黑體" w:hint="eastAsia"/>
          <w:noProof/>
          <w:sz w:val="20"/>
          <w:szCs w:val="20"/>
        </w:rPr>
        <w:t>專案目的</w:t>
      </w:r>
      <w:r w:rsidR="002572AD" w:rsidRPr="00BE660D">
        <w:rPr>
          <w:rFonts w:ascii="微軟正黑體" w:eastAsia="微軟正黑體" w:hAnsi="微軟正黑體"/>
          <w:noProof/>
          <w:webHidden/>
          <w:sz w:val="20"/>
          <w:szCs w:val="20"/>
        </w:rPr>
        <w:tab/>
      </w:r>
      <w:r w:rsidR="002572AD" w:rsidRPr="00BE660D">
        <w:rPr>
          <w:rFonts w:ascii="微軟正黑體" w:eastAsia="微軟正黑體" w:hAnsi="微軟正黑體"/>
          <w:noProof/>
          <w:webHidden/>
          <w:sz w:val="20"/>
          <w:szCs w:val="20"/>
        </w:rPr>
        <w:fldChar w:fldCharType="begin"/>
      </w:r>
      <w:r w:rsidR="002572AD" w:rsidRPr="00BE660D">
        <w:rPr>
          <w:rFonts w:ascii="微軟正黑體" w:eastAsia="微軟正黑體" w:hAnsi="微軟正黑體"/>
          <w:noProof/>
          <w:webHidden/>
          <w:sz w:val="20"/>
          <w:szCs w:val="20"/>
        </w:rPr>
        <w:instrText xml:space="preserve"> PAGEREF _Toc97914203 \h </w:instrText>
      </w:r>
      <w:r w:rsidR="002572AD" w:rsidRPr="00BE660D">
        <w:rPr>
          <w:rFonts w:ascii="微軟正黑體" w:eastAsia="微軟正黑體" w:hAnsi="微軟正黑體"/>
          <w:noProof/>
          <w:webHidden/>
          <w:sz w:val="20"/>
          <w:szCs w:val="20"/>
        </w:rPr>
      </w:r>
      <w:r w:rsidR="002572AD"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2</w:t>
      </w:r>
      <w:r w:rsidR="002572AD" w:rsidRPr="00BE660D">
        <w:rPr>
          <w:rFonts w:ascii="微軟正黑體" w:eastAsia="微軟正黑體" w:hAnsi="微軟正黑體"/>
          <w:noProof/>
          <w:webHidden/>
          <w:sz w:val="20"/>
          <w:szCs w:val="20"/>
        </w:rPr>
        <w:fldChar w:fldCharType="end"/>
      </w:r>
      <w:r w:rsidR="002572AD" w:rsidRPr="00BE660D">
        <w:rPr>
          <w:rStyle w:val="ac"/>
          <w:rFonts w:ascii="微軟正黑體" w:eastAsia="微軟正黑體" w:hAnsi="微軟正黑體"/>
          <w:noProof/>
          <w:sz w:val="20"/>
          <w:szCs w:val="20"/>
        </w:rPr>
        <w:fldChar w:fldCharType="end"/>
      </w:r>
    </w:p>
    <w:p w14:paraId="22534528" w14:textId="557A4C1D" w:rsidR="002572AD" w:rsidRPr="00BE660D" w:rsidRDefault="002572AD">
      <w:pPr>
        <w:pStyle w:val="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"_Toc97914204"</w:instrText>
      </w:r>
      <w:r w:rsidRPr="00BE660D">
        <w:rPr>
          <w:rStyle w:val="ac"/>
          <w:rFonts w:ascii="微軟正黑體" w:eastAsia="微軟正黑體" w:hAnsi="微軟正黑體"/>
          <w:noProof/>
          <w:sz w:val="20"/>
          <w:szCs w:val="20"/>
        </w:rPr>
        <w:instrText xml:space="preserve"> </w:instrText>
      </w:r>
      <w:ins w:id="11"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hint="eastAsia"/>
          <w:noProof/>
          <w:sz w:val="20"/>
          <w:szCs w:val="20"/>
        </w:rPr>
        <w:t>開發說明</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_Toc97914204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2</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6F90C780" w14:textId="17EB15EE" w:rsidR="002572AD" w:rsidRPr="00BE660D" w:rsidRDefault="002572AD">
      <w:pPr>
        <w:pStyle w:val="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"_Toc97914205"</w:instrText>
      </w:r>
      <w:r w:rsidRPr="00BE660D">
        <w:rPr>
          <w:rStyle w:val="ac"/>
          <w:rFonts w:ascii="微軟正黑體" w:eastAsia="微軟正黑體" w:hAnsi="微軟正黑體"/>
          <w:noProof/>
          <w:sz w:val="20"/>
          <w:szCs w:val="20"/>
        </w:rPr>
        <w:instrText xml:space="preserve"> </w:instrText>
      </w:r>
      <w:ins w:id="12"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hint="eastAsia"/>
          <w:noProof/>
          <w:sz w:val="20"/>
          <w:szCs w:val="20"/>
        </w:rPr>
        <w:t>需求與頁面說明</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_Toc97914205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3</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20426DA4" w14:textId="2D2EB1A2" w:rsidR="002572AD" w:rsidRPr="00BE660D" w:rsidRDefault="002572AD">
      <w:pPr>
        <w:pStyle w:val="21"/>
        <w:tabs>
          <w:tab w:val="left" w:pos="1440"/>
        </w:tabs>
        <w:rPr>
          <w:rFonts w:ascii="微軟正黑體" w:hAnsi="微軟正黑體" w:cstheme="minorBidi"/>
          <w:szCs w:val="20"/>
        </w:rPr>
      </w:pPr>
      <w:r w:rsidRPr="00BE660D">
        <w:rPr>
          <w:rStyle w:val="ac"/>
          <w:rFonts w:ascii="微軟正黑體" w:hAnsi="微軟正黑體"/>
          <w:szCs w:val="20"/>
        </w:rPr>
        <w:fldChar w:fldCharType="begin"/>
      </w:r>
      <w:r w:rsidRPr="00BE660D">
        <w:rPr>
          <w:rStyle w:val="ac"/>
          <w:rFonts w:ascii="微軟正黑體" w:hAnsi="微軟正黑體"/>
          <w:szCs w:val="20"/>
        </w:rPr>
        <w:instrText xml:space="preserve"> </w:instrText>
      </w:r>
      <w:r w:rsidRPr="00BE660D">
        <w:rPr>
          <w:rFonts w:ascii="微軟正黑體" w:hAnsi="微軟正黑體"/>
          <w:szCs w:val="20"/>
        </w:rPr>
        <w:instrText>HYPERLINK \l "_Toc97914206"</w:instrText>
      </w:r>
      <w:r w:rsidRPr="00BE660D">
        <w:rPr>
          <w:rStyle w:val="ac"/>
          <w:rFonts w:ascii="微軟正黑體" w:hAnsi="微軟正黑體"/>
          <w:szCs w:val="20"/>
        </w:rPr>
        <w:instrText xml:space="preserve"> </w:instrText>
      </w:r>
      <w:ins w:id="13" w:author="謝昀蓁-數位支付部-永豐銀行" w:date="2022-03-30T13:44:00Z">
        <w:r w:rsidR="00B0607D" w:rsidRPr="00BE660D">
          <w:rPr>
            <w:rStyle w:val="ac"/>
            <w:rFonts w:ascii="微軟正黑體" w:hAnsi="微軟正黑體"/>
            <w:szCs w:val="20"/>
          </w:rPr>
        </w:r>
      </w:ins>
      <w:r w:rsidRPr="00BE660D">
        <w:rPr>
          <w:rStyle w:val="ac"/>
          <w:rFonts w:ascii="微軟正黑體" w:hAnsi="微軟正黑體"/>
          <w:szCs w:val="20"/>
        </w:rPr>
        <w:fldChar w:fldCharType="separate"/>
      </w:r>
      <w:r w:rsidRPr="00BE660D">
        <w:rPr>
          <w:rStyle w:val="ac"/>
          <w:rFonts w:ascii="微軟正黑體" w:hAnsi="微軟正黑體" w:hint="eastAsia"/>
          <w:szCs w:val="20"/>
        </w:rPr>
        <w:t>一、</w:t>
      </w:r>
      <w:r w:rsidRPr="00BE660D">
        <w:rPr>
          <w:rFonts w:ascii="微軟正黑體" w:hAnsi="微軟正黑體" w:cstheme="minorBidi"/>
          <w:szCs w:val="20"/>
        </w:rPr>
        <w:tab/>
      </w:r>
      <w:r w:rsidRPr="00BE660D">
        <w:rPr>
          <w:rStyle w:val="ac"/>
          <w:rFonts w:ascii="微軟正黑體" w:hAnsi="微軟正黑體" w:hint="eastAsia"/>
          <w:szCs w:val="20"/>
        </w:rPr>
        <w:t>信用卡頁</w:t>
      </w:r>
      <w:r w:rsidRPr="00BE660D">
        <w:rPr>
          <w:rFonts w:ascii="微軟正黑體" w:hAnsi="微軟正黑體"/>
          <w:webHidden/>
          <w:szCs w:val="20"/>
        </w:rPr>
        <w:tab/>
      </w:r>
      <w:r w:rsidRPr="00BE660D">
        <w:rPr>
          <w:rFonts w:ascii="微軟正黑體" w:hAnsi="微軟正黑體"/>
          <w:webHidden/>
          <w:szCs w:val="20"/>
        </w:rPr>
        <w:fldChar w:fldCharType="begin"/>
      </w:r>
      <w:r w:rsidRPr="00BE660D">
        <w:rPr>
          <w:rFonts w:ascii="微軟正黑體" w:hAnsi="微軟正黑體"/>
          <w:webHidden/>
          <w:szCs w:val="20"/>
        </w:rPr>
        <w:instrText xml:space="preserve"> PAGEREF _Toc97914206 \h </w:instrText>
      </w:r>
      <w:r w:rsidRPr="00BE660D">
        <w:rPr>
          <w:rFonts w:ascii="微軟正黑體" w:hAnsi="微軟正黑體"/>
          <w:webHidden/>
          <w:szCs w:val="20"/>
        </w:rPr>
      </w:r>
      <w:r w:rsidRPr="00BE660D">
        <w:rPr>
          <w:rFonts w:ascii="微軟正黑體" w:hAnsi="微軟正黑體"/>
          <w:webHidden/>
          <w:szCs w:val="20"/>
        </w:rPr>
        <w:fldChar w:fldCharType="separate"/>
      </w:r>
      <w:r w:rsidR="00B81644">
        <w:rPr>
          <w:rFonts w:ascii="微軟正黑體" w:hAnsi="微軟正黑體"/>
          <w:webHidden/>
          <w:szCs w:val="20"/>
        </w:rPr>
        <w:t>3</w:t>
      </w:r>
      <w:r w:rsidRPr="00BE660D">
        <w:rPr>
          <w:rFonts w:ascii="微軟正黑體" w:hAnsi="微軟正黑體"/>
          <w:webHidden/>
          <w:szCs w:val="20"/>
        </w:rPr>
        <w:fldChar w:fldCharType="end"/>
      </w:r>
      <w:r w:rsidRPr="00BE660D">
        <w:rPr>
          <w:rStyle w:val="ac"/>
          <w:rFonts w:ascii="微軟正黑體" w:hAnsi="微軟正黑體"/>
          <w:szCs w:val="20"/>
        </w:rPr>
        <w:fldChar w:fldCharType="end"/>
      </w:r>
    </w:p>
    <w:p w14:paraId="2F74F509" w14:textId="7A10841C"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"_Toc97914207"</w:instrText>
      </w:r>
      <w:r w:rsidRPr="00BE660D">
        <w:rPr>
          <w:rStyle w:val="ac"/>
          <w:rFonts w:ascii="微軟正黑體" w:eastAsia="微軟正黑體" w:hAnsi="微軟正黑體"/>
          <w:noProof/>
          <w:sz w:val="20"/>
          <w:szCs w:val="20"/>
        </w:rPr>
        <w:instrText xml:space="preserve"> </w:instrText>
      </w:r>
      <w:ins w:id="14"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1.</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卡片狀態：</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_Toc97914207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4</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34E9268C" w14:textId="019109DE"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"_Toc97914208"</w:instrText>
      </w:r>
      <w:r w:rsidRPr="00BE660D">
        <w:rPr>
          <w:rStyle w:val="ac"/>
          <w:rFonts w:ascii="微軟正黑體" w:eastAsia="微軟正黑體" w:hAnsi="微軟正黑體"/>
          <w:noProof/>
          <w:sz w:val="20"/>
          <w:szCs w:val="20"/>
        </w:rPr>
        <w:instrText xml:space="preserve"> </w:instrText>
      </w:r>
      <w:ins w:id="15"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2.</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卡片資訊：</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_Toc97914208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6</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6F789F40" w14:textId="542ADA03" w:rsidR="002572AD" w:rsidRPr="00BE660D" w:rsidRDefault="002572AD">
      <w:pPr>
        <w:pStyle w:val="21"/>
        <w:tabs>
          <w:tab w:val="left" w:pos="1440"/>
        </w:tabs>
        <w:rPr>
          <w:rFonts w:ascii="微軟正黑體" w:hAnsi="微軟正黑體" w:cstheme="minorBidi"/>
          <w:szCs w:val="20"/>
        </w:rPr>
      </w:pPr>
      <w:r w:rsidRPr="00BE660D">
        <w:rPr>
          <w:rStyle w:val="ac"/>
          <w:rFonts w:ascii="微軟正黑體" w:hAnsi="微軟正黑體"/>
          <w:szCs w:val="20"/>
        </w:rPr>
        <w:fldChar w:fldCharType="begin"/>
      </w:r>
      <w:r w:rsidRPr="00BE660D">
        <w:rPr>
          <w:rStyle w:val="ac"/>
          <w:rFonts w:ascii="微軟正黑體" w:hAnsi="微軟正黑體"/>
          <w:szCs w:val="20"/>
        </w:rPr>
        <w:instrText xml:space="preserve"> </w:instrText>
      </w:r>
      <w:r w:rsidRPr="00BE660D">
        <w:rPr>
          <w:rFonts w:ascii="微軟正黑體" w:hAnsi="微軟正黑體"/>
          <w:szCs w:val="20"/>
        </w:rPr>
        <w:instrText>HYPERLINK \l "_Toc97914209"</w:instrText>
      </w:r>
      <w:r w:rsidRPr="00BE660D">
        <w:rPr>
          <w:rStyle w:val="ac"/>
          <w:rFonts w:ascii="微軟正黑體" w:hAnsi="微軟正黑體"/>
          <w:szCs w:val="20"/>
        </w:rPr>
        <w:instrText xml:space="preserve"> </w:instrText>
      </w:r>
      <w:ins w:id="16" w:author="謝昀蓁-數位支付部-永豐銀行" w:date="2022-03-30T13:44:00Z">
        <w:r w:rsidR="00B0607D" w:rsidRPr="00BE660D">
          <w:rPr>
            <w:rStyle w:val="ac"/>
            <w:rFonts w:ascii="微軟正黑體" w:hAnsi="微軟正黑體"/>
            <w:szCs w:val="20"/>
          </w:rPr>
        </w:r>
      </w:ins>
      <w:r w:rsidRPr="00BE660D">
        <w:rPr>
          <w:rStyle w:val="ac"/>
          <w:rFonts w:ascii="微軟正黑體" w:hAnsi="微軟正黑體"/>
          <w:szCs w:val="20"/>
        </w:rPr>
        <w:fldChar w:fldCharType="separate"/>
      </w:r>
      <w:r w:rsidRPr="00BE660D">
        <w:rPr>
          <w:rStyle w:val="ac"/>
          <w:rFonts w:ascii="微軟正黑體" w:hAnsi="微軟正黑體" w:hint="eastAsia"/>
          <w:szCs w:val="20"/>
        </w:rPr>
        <w:t>二、</w:t>
      </w:r>
      <w:r w:rsidRPr="00BE660D">
        <w:rPr>
          <w:rFonts w:ascii="微軟正黑體" w:hAnsi="微軟正黑體" w:cstheme="minorBidi"/>
          <w:szCs w:val="20"/>
        </w:rPr>
        <w:tab/>
      </w:r>
      <w:r w:rsidRPr="00BE660D">
        <w:rPr>
          <w:rStyle w:val="ac"/>
          <w:rFonts w:ascii="微軟正黑體" w:hAnsi="微軟正黑體" w:hint="eastAsia"/>
          <w:szCs w:val="20"/>
        </w:rPr>
        <w:t>服務流程</w:t>
      </w:r>
      <w:r w:rsidRPr="00BE660D">
        <w:rPr>
          <w:rStyle w:val="ac"/>
          <w:rFonts w:ascii="微軟正黑體" w:hAnsi="微軟正黑體"/>
          <w:szCs w:val="20"/>
        </w:rPr>
        <w:t>(</w:t>
      </w:r>
      <w:r w:rsidRPr="00BE660D">
        <w:rPr>
          <w:rStyle w:val="ac"/>
          <w:rFonts w:ascii="微軟正黑體" w:hAnsi="微軟正黑體" w:hint="eastAsia"/>
          <w:szCs w:val="20"/>
        </w:rPr>
        <w:t>已登</w:t>
      </w:r>
      <w:r w:rsidRPr="00BE660D">
        <w:rPr>
          <w:rStyle w:val="ac"/>
          <w:rFonts w:ascii="微軟正黑體" w:hAnsi="微軟正黑體"/>
          <w:szCs w:val="20"/>
        </w:rPr>
        <w:t>)_</w:t>
      </w:r>
      <w:r w:rsidRPr="00BE660D">
        <w:rPr>
          <w:rStyle w:val="ac"/>
          <w:rFonts w:ascii="微軟正黑體" w:hAnsi="微軟正黑體" w:hint="eastAsia"/>
          <w:szCs w:val="20"/>
        </w:rPr>
        <w:t>信用卡頁入口</w:t>
      </w:r>
      <w:r w:rsidRPr="00BE660D">
        <w:rPr>
          <w:rFonts w:ascii="微軟正黑體" w:hAnsi="微軟正黑體"/>
          <w:webHidden/>
          <w:szCs w:val="20"/>
        </w:rPr>
        <w:tab/>
      </w:r>
      <w:r w:rsidRPr="00BE660D">
        <w:rPr>
          <w:rFonts w:ascii="微軟正黑體" w:hAnsi="微軟正黑體"/>
          <w:webHidden/>
          <w:szCs w:val="20"/>
        </w:rPr>
        <w:fldChar w:fldCharType="begin"/>
      </w:r>
      <w:r w:rsidRPr="00BE660D">
        <w:rPr>
          <w:rFonts w:ascii="微軟正黑體" w:hAnsi="微軟正黑體"/>
          <w:webHidden/>
          <w:szCs w:val="20"/>
        </w:rPr>
        <w:instrText xml:space="preserve"> PAGEREF _Toc97914209 \h </w:instrText>
      </w:r>
      <w:r w:rsidRPr="00BE660D">
        <w:rPr>
          <w:rFonts w:ascii="微軟正黑體" w:hAnsi="微軟正黑體"/>
          <w:webHidden/>
          <w:szCs w:val="20"/>
        </w:rPr>
      </w:r>
      <w:r w:rsidRPr="00BE660D">
        <w:rPr>
          <w:rFonts w:ascii="微軟正黑體" w:hAnsi="微軟正黑體"/>
          <w:webHidden/>
          <w:szCs w:val="20"/>
        </w:rPr>
        <w:fldChar w:fldCharType="separate"/>
      </w:r>
      <w:r w:rsidR="00B81644">
        <w:rPr>
          <w:rFonts w:ascii="微軟正黑體" w:hAnsi="微軟正黑體"/>
          <w:webHidden/>
          <w:szCs w:val="20"/>
        </w:rPr>
        <w:t>11</w:t>
      </w:r>
      <w:r w:rsidRPr="00BE660D">
        <w:rPr>
          <w:rFonts w:ascii="微軟正黑體" w:hAnsi="微軟正黑體"/>
          <w:webHidden/>
          <w:szCs w:val="20"/>
        </w:rPr>
        <w:fldChar w:fldCharType="end"/>
      </w:r>
      <w:r w:rsidRPr="00BE660D">
        <w:rPr>
          <w:rStyle w:val="ac"/>
          <w:rFonts w:ascii="微軟正黑體" w:hAnsi="微軟正黑體"/>
          <w:szCs w:val="20"/>
        </w:rPr>
        <w:fldChar w:fldCharType="end"/>
      </w:r>
    </w:p>
    <w:p w14:paraId="018244A7" w14:textId="475E6C99"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"_Toc97914210"</w:instrText>
      </w:r>
      <w:r w:rsidRPr="00BE660D">
        <w:rPr>
          <w:rStyle w:val="ac"/>
          <w:rFonts w:ascii="微軟正黑體" w:eastAsia="微軟正黑體" w:hAnsi="微軟正黑體"/>
          <w:noProof/>
          <w:sz w:val="20"/>
          <w:szCs w:val="20"/>
        </w:rPr>
        <w:instrText xml:space="preserve"> </w:instrText>
      </w:r>
      <w:ins w:id="17"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1.</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線上補件</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已登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_Toc97914210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11</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7D906B71" w14:textId="1B6DC1EC"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"_Toc97914211"</w:instrText>
      </w:r>
      <w:r w:rsidRPr="00BE660D">
        <w:rPr>
          <w:rStyle w:val="ac"/>
          <w:rFonts w:ascii="微軟正黑體" w:eastAsia="微軟正黑體" w:hAnsi="微軟正黑體"/>
          <w:noProof/>
          <w:sz w:val="20"/>
          <w:szCs w:val="20"/>
        </w:rPr>
        <w:instrText xml:space="preserve"> </w:instrText>
      </w:r>
      <w:ins w:id="18"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2.</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申辦進度</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已登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_Toc97914211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16</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2876D7C6" w14:textId="31E7EF2E"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"_Toc97914212"</w:instrText>
      </w:r>
      <w:r w:rsidRPr="00BE660D">
        <w:rPr>
          <w:rStyle w:val="ac"/>
          <w:rFonts w:ascii="微軟正黑體" w:eastAsia="微軟正黑體" w:hAnsi="微軟正黑體"/>
          <w:noProof/>
          <w:sz w:val="20"/>
          <w:szCs w:val="20"/>
        </w:rPr>
        <w:instrText xml:space="preserve"> </w:instrText>
      </w:r>
      <w:ins w:id="19"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3.</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查詢卡片資訊</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已登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_Toc97914212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17</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72408066" w14:textId="1B37DE16"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"_Toc97914213"</w:instrText>
      </w:r>
      <w:r w:rsidRPr="00BE660D">
        <w:rPr>
          <w:rStyle w:val="ac"/>
          <w:rFonts w:ascii="微軟正黑體" w:eastAsia="微軟正黑體" w:hAnsi="微軟正黑體"/>
          <w:noProof/>
          <w:sz w:val="20"/>
          <w:szCs w:val="20"/>
        </w:rPr>
        <w:instrText xml:space="preserve"> </w:instrText>
      </w:r>
      <w:ins w:id="20"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4.</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線上掛失</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已</w:t>
      </w:r>
      <w:r w:rsidRPr="00BE660D">
        <w:rPr>
          <w:rStyle w:val="ac"/>
          <w:rFonts w:ascii="微軟正黑體" w:eastAsia="微軟正黑體" w:hAnsi="微軟正黑體" w:hint="eastAsia"/>
          <w:noProof/>
          <w:sz w:val="20"/>
          <w:szCs w:val="20"/>
        </w:rPr>
        <w:t>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_Toc97914213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20</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3CA7AF98" w14:textId="12549E32" w:rsidR="002572AD" w:rsidRPr="00BE660D" w:rsidRDefault="002572AD">
      <w:pPr>
        <w:pStyle w:val="21"/>
        <w:tabs>
          <w:tab w:val="left" w:pos="1440"/>
        </w:tabs>
        <w:rPr>
          <w:rFonts w:ascii="微軟正黑體" w:hAnsi="微軟正黑體" w:cstheme="minorBidi"/>
          <w:szCs w:val="20"/>
        </w:rPr>
      </w:pPr>
      <w:r w:rsidRPr="00BE660D">
        <w:rPr>
          <w:rStyle w:val="ac"/>
          <w:rFonts w:ascii="微軟正黑體" w:hAnsi="微軟正黑體"/>
          <w:szCs w:val="20"/>
        </w:rPr>
        <w:fldChar w:fldCharType="begin"/>
      </w:r>
      <w:r w:rsidRPr="00BE660D">
        <w:rPr>
          <w:rStyle w:val="ac"/>
          <w:rFonts w:ascii="微軟正黑體" w:hAnsi="微軟正黑體"/>
          <w:szCs w:val="20"/>
        </w:rPr>
        <w:instrText xml:space="preserve"> </w:instrText>
      </w:r>
      <w:r w:rsidRPr="00BE660D">
        <w:rPr>
          <w:rFonts w:ascii="微軟正黑體" w:hAnsi="微軟正黑體"/>
          <w:szCs w:val="20"/>
        </w:rPr>
        <w:instrText>HYPERLINK \l "_Toc97914216"</w:instrText>
      </w:r>
      <w:r w:rsidRPr="00BE660D">
        <w:rPr>
          <w:rStyle w:val="ac"/>
          <w:rFonts w:ascii="微軟正黑體" w:hAnsi="微軟正黑體"/>
          <w:szCs w:val="20"/>
        </w:rPr>
        <w:instrText xml:space="preserve"> </w:instrText>
      </w:r>
      <w:ins w:id="21" w:author="謝昀蓁-數位支付部-永豐銀行" w:date="2022-03-30T13:44:00Z">
        <w:r w:rsidR="00B0607D" w:rsidRPr="00BE660D">
          <w:rPr>
            <w:rStyle w:val="ac"/>
            <w:rFonts w:ascii="微軟正黑體" w:hAnsi="微軟正黑體"/>
            <w:szCs w:val="20"/>
          </w:rPr>
        </w:r>
      </w:ins>
      <w:r w:rsidRPr="00BE660D">
        <w:rPr>
          <w:rStyle w:val="ac"/>
          <w:rFonts w:ascii="微軟正黑體" w:hAnsi="微軟正黑體"/>
          <w:szCs w:val="20"/>
        </w:rPr>
        <w:fldChar w:fldCharType="separate"/>
      </w:r>
      <w:r w:rsidRPr="00BE660D">
        <w:rPr>
          <w:rStyle w:val="ac"/>
          <w:rFonts w:ascii="微軟正黑體" w:hAnsi="微軟正黑體" w:hint="eastAsia"/>
          <w:szCs w:val="20"/>
        </w:rPr>
        <w:t>三、</w:t>
      </w:r>
      <w:r w:rsidRPr="00BE660D">
        <w:rPr>
          <w:rFonts w:ascii="微軟正黑體" w:hAnsi="微軟正黑體" w:cstheme="minorBidi"/>
          <w:szCs w:val="20"/>
        </w:rPr>
        <w:tab/>
      </w:r>
      <w:r w:rsidRPr="00BE660D">
        <w:rPr>
          <w:rStyle w:val="ac"/>
          <w:rFonts w:ascii="微軟正黑體" w:hAnsi="微軟正黑體" w:hint="eastAsia"/>
          <w:szCs w:val="20"/>
        </w:rPr>
        <w:t>服務流程</w:t>
      </w:r>
      <w:r w:rsidRPr="00BE660D">
        <w:rPr>
          <w:rStyle w:val="ac"/>
          <w:rFonts w:ascii="微軟正黑體" w:hAnsi="微軟正黑體"/>
          <w:szCs w:val="20"/>
        </w:rPr>
        <w:t>(</w:t>
      </w:r>
      <w:r w:rsidRPr="00BE660D">
        <w:rPr>
          <w:rStyle w:val="ac"/>
          <w:rFonts w:ascii="微軟正黑體" w:hAnsi="微軟正黑體" w:hint="eastAsia"/>
          <w:szCs w:val="20"/>
        </w:rPr>
        <w:t>已登</w:t>
      </w:r>
      <w:r w:rsidRPr="00BE660D">
        <w:rPr>
          <w:rStyle w:val="ac"/>
          <w:rFonts w:ascii="微軟正黑體" w:hAnsi="微軟正黑體"/>
          <w:szCs w:val="20"/>
        </w:rPr>
        <w:t>)_</w:t>
      </w:r>
      <w:r w:rsidRPr="00BE660D">
        <w:rPr>
          <w:rStyle w:val="ac"/>
          <w:rFonts w:ascii="微軟正黑體" w:hAnsi="微軟正黑體" w:hint="eastAsia"/>
          <w:szCs w:val="20"/>
        </w:rPr>
        <w:t>交易紀錄頁入口</w:t>
      </w:r>
      <w:r w:rsidRPr="00BE660D">
        <w:rPr>
          <w:rFonts w:ascii="微軟正黑體" w:hAnsi="微軟正黑體"/>
          <w:webHidden/>
          <w:szCs w:val="20"/>
        </w:rPr>
        <w:tab/>
      </w:r>
      <w:r w:rsidRPr="00BE660D">
        <w:rPr>
          <w:rFonts w:ascii="微軟正黑體" w:hAnsi="微軟正黑體"/>
          <w:webHidden/>
          <w:szCs w:val="20"/>
        </w:rPr>
        <w:fldChar w:fldCharType="begin"/>
      </w:r>
      <w:r w:rsidRPr="00BE660D">
        <w:rPr>
          <w:rFonts w:ascii="微軟正黑體" w:hAnsi="微軟正黑體"/>
          <w:webHidden/>
          <w:szCs w:val="20"/>
        </w:rPr>
        <w:instrText xml:space="preserve"> PAGEREF _Toc97914216 \h </w:instrText>
      </w:r>
      <w:r w:rsidRPr="00BE660D">
        <w:rPr>
          <w:rFonts w:ascii="微軟正黑體" w:hAnsi="微軟正黑體"/>
          <w:webHidden/>
          <w:szCs w:val="20"/>
        </w:rPr>
      </w:r>
      <w:r w:rsidRPr="00BE660D">
        <w:rPr>
          <w:rFonts w:ascii="微軟正黑體" w:hAnsi="微軟正黑體"/>
          <w:webHidden/>
          <w:szCs w:val="20"/>
        </w:rPr>
        <w:fldChar w:fldCharType="separate"/>
      </w:r>
      <w:r w:rsidR="00B81644">
        <w:rPr>
          <w:rFonts w:ascii="微軟正黑體" w:hAnsi="微軟正黑體"/>
          <w:webHidden/>
          <w:szCs w:val="20"/>
        </w:rPr>
        <w:t>25</w:t>
      </w:r>
      <w:r w:rsidRPr="00BE660D">
        <w:rPr>
          <w:rFonts w:ascii="微軟正黑體" w:hAnsi="微軟正黑體"/>
          <w:webHidden/>
          <w:szCs w:val="20"/>
        </w:rPr>
        <w:fldChar w:fldCharType="end"/>
      </w:r>
      <w:r w:rsidRPr="00BE660D">
        <w:rPr>
          <w:rStyle w:val="ac"/>
          <w:rFonts w:ascii="微軟正黑體" w:hAnsi="微軟正黑體"/>
          <w:szCs w:val="20"/>
        </w:rPr>
        <w:fldChar w:fldCharType="end"/>
      </w:r>
    </w:p>
    <w:p w14:paraId="0808370F" w14:textId="31D6E93B"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"_Toc97914217"</w:instrText>
      </w:r>
      <w:r w:rsidRPr="00BE660D">
        <w:rPr>
          <w:rStyle w:val="ac"/>
          <w:rFonts w:ascii="微軟正黑體" w:eastAsia="微軟正黑體" w:hAnsi="微軟正黑體"/>
          <w:noProof/>
          <w:sz w:val="20"/>
          <w:szCs w:val="20"/>
        </w:rPr>
        <w:instrText xml:space="preserve"> </w:instrText>
      </w:r>
      <w:ins w:id="22"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1.</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帳單分期</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已登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_Toc97914217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r w:rsidR="00B81644">
        <w:rPr>
          <w:rFonts w:ascii="微軟正黑體" w:eastAsia="微軟正黑體" w:hAnsi="微軟正黑體"/>
          <w:noProof/>
          <w:webHidden/>
          <w:sz w:val="20"/>
          <w:szCs w:val="20"/>
        </w:rPr>
        <w:t>25</w:t>
      </w:r>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3E34EFF3" w14:textId="4C3D15E5" w:rsidR="002572AD" w:rsidRPr="00BE660D" w:rsidRDefault="002572AD">
      <w:pPr>
        <w:pStyle w:val="21"/>
        <w:tabs>
          <w:tab w:val="left" w:pos="1440"/>
        </w:tabs>
        <w:rPr>
          <w:rFonts w:ascii="微軟正黑體" w:hAnsi="微軟正黑體" w:cstheme="minorBidi"/>
          <w:szCs w:val="20"/>
        </w:rPr>
      </w:pPr>
      <w:r w:rsidRPr="00BE660D">
        <w:rPr>
          <w:rStyle w:val="ac"/>
          <w:rFonts w:ascii="微軟正黑體" w:hAnsi="微軟正黑體"/>
          <w:szCs w:val="20"/>
        </w:rPr>
        <w:fldChar w:fldCharType="begin"/>
      </w:r>
      <w:r w:rsidRPr="00BE660D">
        <w:rPr>
          <w:rStyle w:val="ac"/>
          <w:rFonts w:ascii="微軟正黑體" w:hAnsi="微軟正黑體"/>
          <w:szCs w:val="20"/>
        </w:rPr>
        <w:instrText xml:space="preserve"> </w:instrText>
      </w:r>
      <w:r w:rsidRPr="00BE660D">
        <w:rPr>
          <w:rFonts w:ascii="微軟正黑體" w:hAnsi="微軟正黑體"/>
          <w:szCs w:val="20"/>
        </w:rPr>
        <w:instrText>HYPERLINK \l "_Toc97914218"</w:instrText>
      </w:r>
      <w:r w:rsidRPr="00BE660D">
        <w:rPr>
          <w:rStyle w:val="ac"/>
          <w:rFonts w:ascii="微軟正黑體" w:hAnsi="微軟正黑體"/>
          <w:szCs w:val="20"/>
        </w:rPr>
        <w:instrText xml:space="preserve"> </w:instrText>
      </w:r>
      <w:ins w:id="23" w:author="謝昀蓁-數位支付部-永豐銀行" w:date="2022-03-30T13:44:00Z">
        <w:r w:rsidR="00B0607D" w:rsidRPr="00BE660D">
          <w:rPr>
            <w:rStyle w:val="ac"/>
            <w:rFonts w:ascii="微軟正黑體" w:hAnsi="微軟正黑體"/>
            <w:szCs w:val="20"/>
          </w:rPr>
        </w:r>
      </w:ins>
      <w:r w:rsidRPr="00BE660D">
        <w:rPr>
          <w:rStyle w:val="ac"/>
          <w:rFonts w:ascii="微軟正黑體" w:hAnsi="微軟正黑體"/>
          <w:szCs w:val="20"/>
        </w:rPr>
        <w:fldChar w:fldCharType="separate"/>
      </w:r>
      <w:r w:rsidRPr="00BE660D">
        <w:rPr>
          <w:rStyle w:val="ac"/>
          <w:rFonts w:ascii="微軟正黑體" w:hAnsi="微軟正黑體" w:hint="eastAsia"/>
          <w:szCs w:val="20"/>
        </w:rPr>
        <w:t>四、</w:t>
      </w:r>
      <w:r w:rsidRPr="00BE660D">
        <w:rPr>
          <w:rFonts w:ascii="微軟正黑體" w:hAnsi="微軟正黑體" w:cstheme="minorBidi"/>
          <w:szCs w:val="20"/>
        </w:rPr>
        <w:tab/>
      </w:r>
      <w:r w:rsidRPr="00BE660D">
        <w:rPr>
          <w:rStyle w:val="ac"/>
          <w:rFonts w:ascii="微軟正黑體" w:hAnsi="微軟正黑體" w:hint="eastAsia"/>
          <w:szCs w:val="20"/>
        </w:rPr>
        <w:t>服務流程</w:t>
      </w:r>
      <w:r w:rsidRPr="00BE660D">
        <w:rPr>
          <w:rStyle w:val="ac"/>
          <w:rFonts w:ascii="微軟正黑體" w:hAnsi="微軟正黑體"/>
          <w:szCs w:val="20"/>
        </w:rPr>
        <w:t>(</w:t>
      </w:r>
      <w:r w:rsidRPr="00BE660D">
        <w:rPr>
          <w:rStyle w:val="ac"/>
          <w:rFonts w:ascii="微軟正黑體" w:hAnsi="微軟正黑體" w:hint="eastAsia"/>
          <w:szCs w:val="20"/>
        </w:rPr>
        <w:t>未登</w:t>
      </w:r>
      <w:r w:rsidRPr="00BE660D">
        <w:rPr>
          <w:rStyle w:val="ac"/>
          <w:rFonts w:ascii="微軟正黑體" w:hAnsi="微軟正黑體"/>
          <w:szCs w:val="20"/>
        </w:rPr>
        <w:t>)_</w:t>
      </w:r>
      <w:r w:rsidRPr="00BE660D">
        <w:rPr>
          <w:rStyle w:val="ac"/>
          <w:rFonts w:ascii="微軟正黑體" w:hAnsi="微軟正黑體" w:hint="eastAsia"/>
          <w:szCs w:val="20"/>
        </w:rPr>
        <w:t>選單入口</w:t>
      </w:r>
      <w:r w:rsidRPr="00BE660D">
        <w:rPr>
          <w:rFonts w:ascii="微軟正黑體" w:hAnsi="微軟正黑體"/>
          <w:webHidden/>
          <w:szCs w:val="20"/>
        </w:rPr>
        <w:tab/>
      </w:r>
      <w:r w:rsidRPr="00BE660D">
        <w:rPr>
          <w:rFonts w:ascii="微軟正黑體" w:hAnsi="微軟正黑體"/>
          <w:webHidden/>
          <w:szCs w:val="20"/>
        </w:rPr>
        <w:fldChar w:fldCharType="begin"/>
      </w:r>
      <w:r w:rsidRPr="00BE660D">
        <w:rPr>
          <w:rFonts w:ascii="微軟正黑體" w:hAnsi="微軟正黑體"/>
          <w:webHidden/>
          <w:szCs w:val="20"/>
        </w:rPr>
        <w:instrText xml:space="preserve"> PAGEREF _Toc97914218 \h </w:instrText>
      </w:r>
      <w:r w:rsidRPr="00BE660D">
        <w:rPr>
          <w:rFonts w:ascii="微軟正黑體" w:hAnsi="微軟正黑體"/>
          <w:webHidden/>
          <w:szCs w:val="20"/>
        </w:rPr>
      </w:r>
      <w:r w:rsidRPr="00BE660D">
        <w:rPr>
          <w:rFonts w:ascii="微軟正黑體" w:hAnsi="微軟正黑體"/>
          <w:webHidden/>
          <w:szCs w:val="20"/>
        </w:rPr>
        <w:fldChar w:fldCharType="separate"/>
      </w:r>
      <w:ins w:id="24" w:author="謝昀蓁-數位支付部-永豐銀行" w:date="2022-03-30T13:45:00Z">
        <w:r w:rsidR="00B81644">
          <w:rPr>
            <w:rFonts w:ascii="微軟正黑體" w:hAnsi="微軟正黑體"/>
            <w:webHidden/>
            <w:szCs w:val="20"/>
          </w:rPr>
          <w:t>33</w:t>
        </w:r>
      </w:ins>
      <w:del w:id="25" w:author="謝昀蓁-數位支付部-永豐銀行" w:date="2022-03-30T13:44:00Z">
        <w:r w:rsidR="001E63DB" w:rsidDel="00B0607D">
          <w:rPr>
            <w:rFonts w:ascii="微軟正黑體" w:hAnsi="微軟正黑體"/>
            <w:webHidden/>
            <w:szCs w:val="20"/>
          </w:rPr>
          <w:delText>32</w:delText>
        </w:r>
      </w:del>
      <w:r w:rsidRPr="00BE660D">
        <w:rPr>
          <w:rFonts w:ascii="微軟正黑體" w:hAnsi="微軟正黑體"/>
          <w:webHidden/>
          <w:szCs w:val="20"/>
        </w:rPr>
        <w:fldChar w:fldCharType="end"/>
      </w:r>
      <w:r w:rsidRPr="00BE660D">
        <w:rPr>
          <w:rStyle w:val="ac"/>
          <w:rFonts w:ascii="微軟正黑體" w:hAnsi="微軟正黑體"/>
          <w:szCs w:val="20"/>
        </w:rPr>
        <w:fldChar w:fldCharType="end"/>
      </w:r>
    </w:p>
    <w:p w14:paraId="0FE60B48" w14:textId="1CB84D2F"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"_Toc97914219"</w:instrText>
      </w:r>
      <w:r w:rsidRPr="00BE660D">
        <w:rPr>
          <w:rStyle w:val="ac"/>
          <w:rFonts w:ascii="微軟正黑體" w:eastAsia="微軟正黑體" w:hAnsi="微軟正黑體"/>
          <w:noProof/>
          <w:sz w:val="20"/>
          <w:szCs w:val="20"/>
        </w:rPr>
        <w:instrText xml:space="preserve"> </w:instrText>
      </w:r>
      <w:ins w:id="26"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1.</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申辦進度</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未登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_Toc97914219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ins w:id="27" w:author="謝昀蓁-數位支付部-永豐銀行" w:date="2022-03-30T13:45:00Z">
        <w:r w:rsidR="00B81644">
          <w:rPr>
            <w:rFonts w:ascii="微軟正黑體" w:eastAsia="微軟正黑體" w:hAnsi="微軟正黑體"/>
            <w:noProof/>
            <w:webHidden/>
            <w:sz w:val="20"/>
            <w:szCs w:val="20"/>
          </w:rPr>
          <w:t>33</w:t>
        </w:r>
      </w:ins>
      <w:del w:id="28" w:author="謝昀蓁-數位支付部-永豐銀行" w:date="2022-03-30T13:44:00Z">
        <w:r w:rsidR="001E63DB" w:rsidDel="00B0607D">
          <w:rPr>
            <w:rFonts w:ascii="微軟正黑體" w:eastAsia="微軟正黑體" w:hAnsi="微軟正黑體"/>
            <w:noProof/>
            <w:webHidden/>
            <w:sz w:val="20"/>
            <w:szCs w:val="20"/>
          </w:rPr>
          <w:delText>32</w:delText>
        </w:r>
      </w:del>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074B8002" w14:textId="6F57762B" w:rsidR="002572AD" w:rsidRPr="00BE660D" w:rsidRDefault="002572AD">
      <w:pPr>
        <w:pStyle w:val="31"/>
        <w:rPr>
          <w:rFonts w:ascii="微軟正黑體" w:eastAsia="微軟正黑體" w:hAnsi="微軟正黑體" w:cstheme="minorBidi"/>
          <w:noProof/>
          <w:sz w:val="20"/>
          <w:szCs w:val="20"/>
        </w:rPr>
      </w:pPr>
      <w:r w:rsidRPr="00BE660D">
        <w:rPr>
          <w:rStyle w:val="ac"/>
          <w:rFonts w:ascii="微軟正黑體" w:eastAsia="微軟正黑體" w:hAnsi="微軟正黑體"/>
          <w:noProof/>
          <w:sz w:val="20"/>
          <w:szCs w:val="20"/>
        </w:rPr>
        <w:fldChar w:fldCharType="begin"/>
      </w:r>
      <w:r w:rsidRPr="00BE660D">
        <w:rPr>
          <w:rStyle w:val="ac"/>
          <w:rFonts w:ascii="微軟正黑體" w:eastAsia="微軟正黑體" w:hAnsi="微軟正黑體"/>
          <w:noProof/>
          <w:sz w:val="20"/>
          <w:szCs w:val="20"/>
        </w:rPr>
        <w:instrText xml:space="preserve"> </w:instrText>
      </w:r>
      <w:r w:rsidRPr="00BE660D">
        <w:rPr>
          <w:rFonts w:ascii="微軟正黑體" w:eastAsia="微軟正黑體" w:hAnsi="微軟正黑體"/>
          <w:noProof/>
          <w:sz w:val="20"/>
          <w:szCs w:val="20"/>
        </w:rPr>
        <w:instrText>HYPERLINK \l "_Toc97914220"</w:instrText>
      </w:r>
      <w:r w:rsidRPr="00BE660D">
        <w:rPr>
          <w:rStyle w:val="ac"/>
          <w:rFonts w:ascii="微軟正黑體" w:eastAsia="微軟正黑體" w:hAnsi="微軟正黑體"/>
          <w:noProof/>
          <w:sz w:val="20"/>
          <w:szCs w:val="20"/>
        </w:rPr>
        <w:instrText xml:space="preserve"> </w:instrText>
      </w:r>
      <w:ins w:id="29" w:author="謝昀蓁-數位支付部-永豐銀行" w:date="2022-03-30T13:44:00Z">
        <w:r w:rsidR="00B0607D" w:rsidRPr="00BE660D">
          <w:rPr>
            <w:rStyle w:val="ac"/>
            <w:rFonts w:ascii="微軟正黑體" w:eastAsia="微軟正黑體" w:hAnsi="微軟正黑體"/>
            <w:noProof/>
            <w:sz w:val="20"/>
            <w:szCs w:val="20"/>
          </w:rPr>
        </w:r>
      </w:ins>
      <w:r w:rsidRPr="00BE660D">
        <w:rPr>
          <w:rStyle w:val="ac"/>
          <w:rFonts w:ascii="微軟正黑體" w:eastAsia="微軟正黑體" w:hAnsi="微軟正黑體"/>
          <w:noProof/>
          <w:sz w:val="20"/>
          <w:szCs w:val="20"/>
        </w:rPr>
        <w:fldChar w:fldCharType="separate"/>
      </w:r>
      <w:r w:rsidRPr="00BE660D">
        <w:rPr>
          <w:rStyle w:val="ac"/>
          <w:rFonts w:ascii="微軟正黑體" w:eastAsia="微軟正黑體" w:hAnsi="微軟正黑體"/>
          <w:noProof/>
          <w:sz w:val="20"/>
          <w:szCs w:val="20"/>
        </w:rPr>
        <w:t>2.</w:t>
      </w:r>
      <w:r w:rsidRPr="00BE660D">
        <w:rPr>
          <w:rFonts w:ascii="微軟正黑體" w:eastAsia="微軟正黑體" w:hAnsi="微軟正黑體" w:cstheme="minorBidi"/>
          <w:noProof/>
          <w:sz w:val="20"/>
          <w:szCs w:val="20"/>
        </w:rPr>
        <w:tab/>
      </w:r>
      <w:r w:rsidRPr="00BE660D">
        <w:rPr>
          <w:rStyle w:val="ac"/>
          <w:rFonts w:ascii="微軟正黑體" w:eastAsia="微軟正黑體" w:hAnsi="微軟正黑體" w:hint="eastAsia"/>
          <w:noProof/>
          <w:sz w:val="20"/>
          <w:szCs w:val="20"/>
        </w:rPr>
        <w:t>線上補件</w:t>
      </w:r>
      <w:r w:rsidRPr="00BE660D">
        <w:rPr>
          <w:rStyle w:val="ac"/>
          <w:rFonts w:ascii="微軟正黑體" w:eastAsia="微軟正黑體" w:hAnsi="微軟正黑體"/>
          <w:noProof/>
          <w:sz w:val="20"/>
          <w:szCs w:val="20"/>
        </w:rPr>
        <w:t>(</w:t>
      </w:r>
      <w:r w:rsidRPr="00BE660D">
        <w:rPr>
          <w:rStyle w:val="ac"/>
          <w:rFonts w:ascii="微軟正黑體" w:eastAsia="微軟正黑體" w:hAnsi="微軟正黑體" w:hint="eastAsia"/>
          <w:noProof/>
          <w:sz w:val="20"/>
          <w:szCs w:val="20"/>
        </w:rPr>
        <w:t>未登</w:t>
      </w:r>
      <w:r w:rsidRPr="00BE660D">
        <w:rPr>
          <w:rStyle w:val="ac"/>
          <w:rFonts w:ascii="微軟正黑體" w:eastAsia="微軟正黑體" w:hAnsi="微軟正黑體"/>
          <w:noProof/>
          <w:sz w:val="20"/>
          <w:szCs w:val="20"/>
        </w:rPr>
        <w:t>)</w:t>
      </w:r>
      <w:r w:rsidRPr="00BE660D">
        <w:rPr>
          <w:rFonts w:ascii="微軟正黑體" w:eastAsia="微軟正黑體" w:hAnsi="微軟正黑體"/>
          <w:noProof/>
          <w:webHidden/>
          <w:sz w:val="20"/>
          <w:szCs w:val="20"/>
        </w:rPr>
        <w:tab/>
      </w:r>
      <w:r w:rsidRPr="00BE660D">
        <w:rPr>
          <w:rFonts w:ascii="微軟正黑體" w:eastAsia="微軟正黑體" w:hAnsi="微軟正黑體"/>
          <w:noProof/>
          <w:webHidden/>
          <w:sz w:val="20"/>
          <w:szCs w:val="20"/>
        </w:rPr>
        <w:fldChar w:fldCharType="begin"/>
      </w:r>
      <w:r w:rsidRPr="00BE660D">
        <w:rPr>
          <w:rFonts w:ascii="微軟正黑體" w:eastAsia="微軟正黑體" w:hAnsi="微軟正黑體"/>
          <w:noProof/>
          <w:webHidden/>
          <w:sz w:val="20"/>
          <w:szCs w:val="20"/>
        </w:rPr>
        <w:instrText xml:space="preserve"> PAGEREF _Toc97914220 \h </w:instrText>
      </w:r>
      <w:r w:rsidRPr="00BE660D">
        <w:rPr>
          <w:rFonts w:ascii="微軟正黑體" w:eastAsia="微軟正黑體" w:hAnsi="微軟正黑體"/>
          <w:noProof/>
          <w:webHidden/>
          <w:sz w:val="20"/>
          <w:szCs w:val="20"/>
        </w:rPr>
      </w:r>
      <w:r w:rsidRPr="00BE660D">
        <w:rPr>
          <w:rFonts w:ascii="微軟正黑體" w:eastAsia="微軟正黑體" w:hAnsi="微軟正黑體"/>
          <w:noProof/>
          <w:webHidden/>
          <w:sz w:val="20"/>
          <w:szCs w:val="20"/>
        </w:rPr>
        <w:fldChar w:fldCharType="separate"/>
      </w:r>
      <w:ins w:id="30" w:author="謝昀蓁-數位支付部-永豐銀行" w:date="2022-03-30T13:45:00Z">
        <w:r w:rsidR="00B81644">
          <w:rPr>
            <w:rFonts w:ascii="微軟正黑體" w:eastAsia="微軟正黑體" w:hAnsi="微軟正黑體"/>
            <w:noProof/>
            <w:webHidden/>
            <w:sz w:val="20"/>
            <w:szCs w:val="20"/>
          </w:rPr>
          <w:t>34</w:t>
        </w:r>
      </w:ins>
      <w:del w:id="31" w:author="謝昀蓁-數位支付部-永豐銀行" w:date="2022-03-30T13:44:00Z">
        <w:r w:rsidR="001E63DB" w:rsidDel="00B0607D">
          <w:rPr>
            <w:rFonts w:ascii="微軟正黑體" w:eastAsia="微軟正黑體" w:hAnsi="微軟正黑體"/>
            <w:noProof/>
            <w:webHidden/>
            <w:sz w:val="20"/>
            <w:szCs w:val="20"/>
          </w:rPr>
          <w:delText>33</w:delText>
        </w:r>
      </w:del>
      <w:r w:rsidRPr="00BE660D">
        <w:rPr>
          <w:rFonts w:ascii="微軟正黑體" w:eastAsia="微軟正黑體" w:hAnsi="微軟正黑體"/>
          <w:noProof/>
          <w:webHidden/>
          <w:sz w:val="20"/>
          <w:szCs w:val="20"/>
        </w:rPr>
        <w:fldChar w:fldCharType="end"/>
      </w:r>
      <w:r w:rsidRPr="00BE660D">
        <w:rPr>
          <w:rStyle w:val="ac"/>
          <w:rFonts w:ascii="微軟正黑體" w:eastAsia="微軟正黑體" w:hAnsi="微軟正黑體"/>
          <w:noProof/>
          <w:sz w:val="20"/>
          <w:szCs w:val="20"/>
        </w:rPr>
        <w:fldChar w:fldCharType="end"/>
      </w:r>
    </w:p>
    <w:p w14:paraId="767A7EB3" w14:textId="5B02EC73" w:rsidR="002572AD" w:rsidRPr="002572AD" w:rsidRDefault="002572AD">
      <w:pPr>
        <w:pStyle w:val="21"/>
        <w:tabs>
          <w:tab w:val="left" w:pos="1440"/>
        </w:tabs>
        <w:rPr>
          <w:rFonts w:asciiTheme="minorHAnsi" w:eastAsiaTheme="minorEastAsia" w:hAnsiTheme="minorHAnsi" w:cstheme="minorBidi"/>
          <w:sz w:val="24"/>
        </w:rPr>
      </w:pPr>
      <w:r w:rsidRPr="00BE660D">
        <w:rPr>
          <w:rStyle w:val="ac"/>
          <w:rFonts w:ascii="微軟正黑體" w:hAnsi="微軟正黑體"/>
          <w:szCs w:val="20"/>
        </w:rPr>
        <w:fldChar w:fldCharType="begin"/>
      </w:r>
      <w:r w:rsidRPr="00BE660D">
        <w:rPr>
          <w:rStyle w:val="ac"/>
          <w:rFonts w:ascii="微軟正黑體" w:hAnsi="微軟正黑體"/>
          <w:szCs w:val="20"/>
        </w:rPr>
        <w:instrText xml:space="preserve"> </w:instrText>
      </w:r>
      <w:r w:rsidRPr="00BE660D">
        <w:rPr>
          <w:rFonts w:ascii="微軟正黑體" w:hAnsi="微軟正黑體"/>
          <w:szCs w:val="20"/>
        </w:rPr>
        <w:instrText>HYPERLINK \l "_Toc97914221"</w:instrText>
      </w:r>
      <w:r w:rsidRPr="00BE660D">
        <w:rPr>
          <w:rStyle w:val="ac"/>
          <w:rFonts w:ascii="微軟正黑體" w:hAnsi="微軟正黑體"/>
          <w:szCs w:val="20"/>
        </w:rPr>
        <w:instrText xml:space="preserve"> </w:instrText>
      </w:r>
      <w:ins w:id="32" w:author="謝昀蓁-數位支付部-永豐銀行" w:date="2022-03-30T13:44:00Z">
        <w:r w:rsidR="00B0607D" w:rsidRPr="00BE660D">
          <w:rPr>
            <w:rStyle w:val="ac"/>
            <w:rFonts w:ascii="微軟正黑體" w:hAnsi="微軟正黑體"/>
            <w:szCs w:val="20"/>
          </w:rPr>
        </w:r>
      </w:ins>
      <w:r w:rsidRPr="00BE660D">
        <w:rPr>
          <w:rStyle w:val="ac"/>
          <w:rFonts w:ascii="微軟正黑體" w:hAnsi="微軟正黑體"/>
          <w:szCs w:val="20"/>
        </w:rPr>
        <w:fldChar w:fldCharType="separate"/>
      </w:r>
      <w:r w:rsidRPr="00BE660D">
        <w:rPr>
          <w:rStyle w:val="ac"/>
          <w:rFonts w:ascii="微軟正黑體" w:hAnsi="微軟正黑體" w:hint="eastAsia"/>
          <w:szCs w:val="20"/>
        </w:rPr>
        <w:t>五、</w:t>
      </w:r>
      <w:r w:rsidRPr="00BE660D">
        <w:rPr>
          <w:rFonts w:ascii="微軟正黑體" w:hAnsi="微軟正黑體" w:cstheme="minorBidi"/>
          <w:szCs w:val="20"/>
        </w:rPr>
        <w:tab/>
      </w:r>
      <w:r w:rsidRPr="00BE660D">
        <w:rPr>
          <w:rStyle w:val="ac"/>
          <w:rFonts w:ascii="微軟正黑體" w:hAnsi="微軟正黑體" w:hint="eastAsia"/>
          <w:szCs w:val="20"/>
        </w:rPr>
        <w:t>推播訊息及設定</w:t>
      </w:r>
      <w:r w:rsidRPr="00BE660D">
        <w:rPr>
          <w:rFonts w:ascii="微軟正黑體" w:hAnsi="微軟正黑體"/>
          <w:webHidden/>
          <w:szCs w:val="20"/>
        </w:rPr>
        <w:tab/>
      </w:r>
      <w:r w:rsidRPr="00BE660D">
        <w:rPr>
          <w:rFonts w:ascii="微軟正黑體" w:hAnsi="微軟正黑體"/>
          <w:webHidden/>
          <w:szCs w:val="20"/>
        </w:rPr>
        <w:fldChar w:fldCharType="begin"/>
      </w:r>
      <w:r w:rsidRPr="00BE660D">
        <w:rPr>
          <w:rFonts w:ascii="微軟正黑體" w:hAnsi="微軟正黑體"/>
          <w:webHidden/>
          <w:szCs w:val="20"/>
        </w:rPr>
        <w:instrText xml:space="preserve"> PAGEREF _Toc97914221 \h </w:instrText>
      </w:r>
      <w:r w:rsidRPr="00BE660D">
        <w:rPr>
          <w:rFonts w:ascii="微軟正黑體" w:hAnsi="微軟正黑體"/>
          <w:webHidden/>
          <w:szCs w:val="20"/>
        </w:rPr>
      </w:r>
      <w:r w:rsidRPr="00BE660D">
        <w:rPr>
          <w:rFonts w:ascii="微軟正黑體" w:hAnsi="微軟正黑體"/>
          <w:webHidden/>
          <w:szCs w:val="20"/>
        </w:rPr>
        <w:fldChar w:fldCharType="separate"/>
      </w:r>
      <w:ins w:id="33" w:author="謝昀蓁-數位支付部-永豐銀行" w:date="2022-03-30T13:45:00Z">
        <w:r w:rsidR="00B81644">
          <w:rPr>
            <w:rFonts w:ascii="微軟正黑體" w:hAnsi="微軟正黑體"/>
            <w:webHidden/>
            <w:szCs w:val="20"/>
          </w:rPr>
          <w:t>40</w:t>
        </w:r>
      </w:ins>
      <w:del w:id="34" w:author="謝昀蓁-數位支付部-永豐銀行" w:date="2022-03-30T13:44:00Z">
        <w:r w:rsidR="001E63DB" w:rsidDel="00B0607D">
          <w:rPr>
            <w:rFonts w:ascii="微軟正黑體" w:hAnsi="微軟正黑體"/>
            <w:webHidden/>
            <w:szCs w:val="20"/>
          </w:rPr>
          <w:delText>39</w:delText>
        </w:r>
      </w:del>
      <w:r w:rsidRPr="00BE660D">
        <w:rPr>
          <w:rFonts w:ascii="微軟正黑體" w:hAnsi="微軟正黑體"/>
          <w:webHidden/>
          <w:szCs w:val="20"/>
        </w:rPr>
        <w:fldChar w:fldCharType="end"/>
      </w:r>
      <w:r w:rsidRPr="00BE660D">
        <w:rPr>
          <w:rStyle w:val="ac"/>
          <w:rFonts w:ascii="微軟正黑體" w:hAnsi="微軟正黑體"/>
          <w:szCs w:val="20"/>
        </w:rPr>
        <w:fldChar w:fldCharType="end"/>
      </w:r>
    </w:p>
    <w:p w14:paraId="0E6AF68A" w14:textId="77777777" w:rsidR="002572AD" w:rsidRDefault="003566C7" w:rsidP="00C1573E">
      <w:pPr>
        <w:pStyle w:val="10"/>
        <w:spacing w:before="0" w:after="0" w:line="500" w:lineRule="exact"/>
        <w:rPr>
          <w:rFonts w:ascii="微軟正黑體" w:eastAsia="微軟正黑體" w:hAnsi="微軟正黑體"/>
          <w:b w:val="0"/>
          <w:bCs w:val="0"/>
          <w:color w:val="2F5496" w:themeColor="accent1" w:themeShade="BF"/>
          <w:kern w:val="0"/>
          <w:sz w:val="24"/>
          <w:szCs w:val="24"/>
          <w:lang w:val="zh-TW"/>
        </w:rPr>
      </w:pPr>
      <w:r w:rsidRPr="00BE660D">
        <w:rPr>
          <w:rFonts w:ascii="微軟正黑體" w:eastAsia="微軟正黑體" w:hAnsi="微軟正黑體"/>
          <w:b w:val="0"/>
          <w:bCs w:val="0"/>
          <w:color w:val="2F5496" w:themeColor="accent1" w:themeShade="BF"/>
          <w:kern w:val="0"/>
          <w:sz w:val="24"/>
          <w:szCs w:val="24"/>
          <w:lang w:val="zh-TW"/>
        </w:rPr>
        <w:fldChar w:fldCharType="end"/>
      </w:r>
      <w:bookmarkStart w:id="35" w:name="_Toc97914203"/>
    </w:p>
    <w:p w14:paraId="3ACC0E0C" w14:textId="22AAD2F0" w:rsidR="00063C11" w:rsidRPr="00335BA3" w:rsidRDefault="00063C11" w:rsidP="00C1573E">
      <w:pPr>
        <w:pStyle w:val="10"/>
        <w:spacing w:before="0" w:after="0" w:line="500" w:lineRule="exact"/>
        <w:rPr>
          <w:rFonts w:ascii="Century Gothic" w:eastAsia="微軟正黑體" w:hAnsi="Century Gothic"/>
          <w:sz w:val="28"/>
          <w:szCs w:val="22"/>
        </w:rPr>
      </w:pPr>
      <w:r w:rsidRPr="00335BA3">
        <w:rPr>
          <w:rFonts w:ascii="Century Gothic" w:eastAsia="微軟正黑體" w:hAnsi="Century Gothic"/>
          <w:sz w:val="28"/>
          <w:szCs w:val="22"/>
        </w:rPr>
        <w:t>專案目的</w:t>
      </w:r>
      <w:bookmarkEnd w:id="9"/>
      <w:bookmarkEnd w:id="35"/>
    </w:p>
    <w:p w14:paraId="2C244C52" w14:textId="42E3B152" w:rsidR="00017B50" w:rsidRDefault="006920F9" w:rsidP="009757FD">
      <w:pPr>
        <w:spacing w:line="0" w:lineRule="atLeast"/>
        <w:rPr>
          <w:rFonts w:ascii="Century Gothic" w:eastAsia="微軟正黑體" w:hAnsi="Century Gothic"/>
          <w:sz w:val="22"/>
          <w:szCs w:val="22"/>
        </w:rPr>
      </w:pPr>
      <w:r w:rsidRPr="008204F5">
        <w:rPr>
          <w:rFonts w:ascii="Century Gothic" w:eastAsia="微軟正黑體" w:hAnsi="Century Gothic" w:hint="eastAsia"/>
          <w:sz w:val="22"/>
          <w:szCs w:val="22"/>
        </w:rPr>
        <w:t>本行信用卡戶數持續提升，</w:t>
      </w:r>
      <w:r w:rsidR="00C1033B" w:rsidRPr="00C1033B">
        <w:rPr>
          <w:rFonts w:ascii="Century Gothic" w:eastAsia="微軟正黑體" w:hAnsi="Century Gothic" w:hint="eastAsia"/>
          <w:sz w:val="22"/>
          <w:szCs w:val="22"/>
        </w:rPr>
        <w:t>為完善多卡管理功能，提供客戶</w:t>
      </w:r>
      <w:r w:rsidR="002572AD">
        <w:rPr>
          <w:rFonts w:ascii="Century Gothic" w:eastAsia="微軟正黑體" w:hAnsi="Century Gothic" w:hint="eastAsia"/>
          <w:sz w:val="22"/>
          <w:szCs w:val="22"/>
        </w:rPr>
        <w:t>於</w:t>
      </w:r>
      <w:r w:rsidR="00C1033B" w:rsidRPr="00C1033B">
        <w:rPr>
          <w:rFonts w:ascii="Century Gothic" w:eastAsia="微軟正黑體" w:hAnsi="Century Gothic" w:hint="eastAsia"/>
          <w:sz w:val="22"/>
          <w:szCs w:val="22"/>
        </w:rPr>
        <w:t>卡片遺失</w:t>
      </w:r>
      <w:r w:rsidR="002572AD">
        <w:rPr>
          <w:rFonts w:ascii="Century Gothic" w:eastAsia="微軟正黑體" w:hAnsi="Century Gothic" w:hint="eastAsia"/>
          <w:sz w:val="22"/>
          <w:szCs w:val="22"/>
        </w:rPr>
        <w:t>時</w:t>
      </w:r>
      <w:r w:rsidR="00C1033B" w:rsidRPr="00C1033B">
        <w:rPr>
          <w:rFonts w:ascii="Century Gothic" w:eastAsia="微軟正黑體" w:hAnsi="Century Gothic" w:hint="eastAsia"/>
          <w:sz w:val="22"/>
          <w:szCs w:val="22"/>
        </w:rPr>
        <w:t>能夠即時掛失，有效減緩客</w:t>
      </w:r>
      <w:proofErr w:type="gramStart"/>
      <w:r w:rsidR="00C1033B" w:rsidRPr="00C1033B">
        <w:rPr>
          <w:rFonts w:ascii="Century Gothic" w:eastAsia="微軟正黑體" w:hAnsi="Century Gothic" w:hint="eastAsia"/>
          <w:sz w:val="22"/>
          <w:szCs w:val="22"/>
        </w:rPr>
        <w:t>服進線</w:t>
      </w:r>
      <w:proofErr w:type="gramEnd"/>
      <w:r w:rsidR="00C1033B" w:rsidRPr="00C1033B">
        <w:rPr>
          <w:rFonts w:ascii="Century Gothic" w:eastAsia="微軟正黑體" w:hAnsi="Century Gothic" w:hint="eastAsia"/>
          <w:sz w:val="22"/>
          <w:szCs w:val="22"/>
        </w:rPr>
        <w:t>量，也能即時避免信用卡交易風險</w:t>
      </w:r>
      <w:r>
        <w:rPr>
          <w:rFonts w:ascii="Century Gothic" w:eastAsia="微軟正黑體" w:hAnsi="Century Gothic" w:hint="eastAsia"/>
          <w:sz w:val="22"/>
          <w:szCs w:val="22"/>
        </w:rPr>
        <w:t>，</w:t>
      </w:r>
      <w:r w:rsidR="002572AD">
        <w:rPr>
          <w:rFonts w:ascii="Century Gothic" w:eastAsia="微軟正黑體" w:hAnsi="Century Gothic" w:hint="eastAsia"/>
          <w:sz w:val="22"/>
          <w:szCs w:val="22"/>
        </w:rPr>
        <w:t>並提供信用卡</w:t>
      </w:r>
      <w:proofErr w:type="gramStart"/>
      <w:r w:rsidR="002572AD">
        <w:rPr>
          <w:rFonts w:ascii="Century Gothic" w:eastAsia="微軟正黑體" w:hAnsi="Century Gothic" w:hint="eastAsia"/>
          <w:sz w:val="22"/>
          <w:szCs w:val="22"/>
        </w:rPr>
        <w:t>帳單</w:t>
      </w:r>
      <w:proofErr w:type="gramEnd"/>
      <w:r w:rsidR="002572AD">
        <w:rPr>
          <w:rFonts w:ascii="Century Gothic" w:eastAsia="微軟正黑體" w:hAnsi="Century Gothic" w:hint="eastAsia"/>
          <w:sz w:val="22"/>
          <w:szCs w:val="22"/>
        </w:rPr>
        <w:t>分期功能，</w:t>
      </w:r>
      <w:r>
        <w:rPr>
          <w:rFonts w:ascii="Century Gothic" w:eastAsia="微軟正黑體" w:hAnsi="Century Gothic" w:hint="eastAsia"/>
          <w:sz w:val="22"/>
          <w:szCs w:val="22"/>
        </w:rPr>
        <w:t>以下說明相關需求及規劃內容。</w:t>
      </w:r>
    </w:p>
    <w:p w14:paraId="31CF398B" w14:textId="21436194" w:rsidR="003D4563" w:rsidRDefault="003D4563" w:rsidP="009757FD">
      <w:pPr>
        <w:spacing w:line="0" w:lineRule="atLeast"/>
        <w:rPr>
          <w:rFonts w:ascii="Century Gothic" w:eastAsia="微軟正黑體" w:hAnsi="Century Gothic"/>
          <w:sz w:val="22"/>
          <w:szCs w:val="22"/>
        </w:rPr>
      </w:pPr>
    </w:p>
    <w:p w14:paraId="7FD6575A" w14:textId="5B8A18AD" w:rsidR="00AC5B08" w:rsidRPr="00335BA3" w:rsidRDefault="00AC5B08" w:rsidP="00AC5B08">
      <w:pPr>
        <w:pStyle w:val="10"/>
        <w:spacing w:before="120" w:after="120" w:line="0" w:lineRule="atLeast"/>
        <w:rPr>
          <w:rFonts w:ascii="Century Gothic" w:eastAsia="微軟正黑體" w:hAnsi="Century Gothic"/>
          <w:sz w:val="28"/>
          <w:szCs w:val="22"/>
        </w:rPr>
      </w:pPr>
      <w:bookmarkStart w:id="36" w:name="_Toc81575377"/>
      <w:bookmarkStart w:id="37" w:name="_Toc97914204"/>
      <w:r>
        <w:rPr>
          <w:rFonts w:ascii="Century Gothic" w:eastAsia="微軟正黑體" w:hAnsi="Century Gothic" w:hint="eastAsia"/>
          <w:sz w:val="28"/>
          <w:szCs w:val="22"/>
        </w:rPr>
        <w:t>開發</w:t>
      </w:r>
      <w:r w:rsidR="006C39E2">
        <w:rPr>
          <w:rFonts w:ascii="Century Gothic" w:eastAsia="微軟正黑體" w:hAnsi="Century Gothic" w:hint="eastAsia"/>
          <w:sz w:val="28"/>
          <w:szCs w:val="22"/>
        </w:rPr>
        <w:t>說明</w:t>
      </w:r>
      <w:bookmarkEnd w:id="36"/>
      <w:bookmarkEnd w:id="37"/>
    </w:p>
    <w:p w14:paraId="7A73FE57" w14:textId="2E6A3ABD" w:rsidR="00AC5B08" w:rsidRDefault="00C1033B" w:rsidP="009757FD">
      <w:pPr>
        <w:spacing w:line="0" w:lineRule="atLeast"/>
        <w:rPr>
          <w:rFonts w:ascii="Century Gothic" w:eastAsia="微軟正黑體" w:hAnsi="Century Gothic"/>
          <w:sz w:val="22"/>
          <w:szCs w:val="22"/>
        </w:rPr>
      </w:pPr>
      <w:r>
        <w:rPr>
          <w:rFonts w:ascii="Century Gothic" w:eastAsia="微軟正黑體" w:hAnsi="Century Gothic" w:hint="eastAsia"/>
          <w:sz w:val="22"/>
          <w:szCs w:val="22"/>
        </w:rPr>
        <w:t>大</w:t>
      </w:r>
      <w:proofErr w:type="gramStart"/>
      <w:r>
        <w:rPr>
          <w:rFonts w:ascii="Century Gothic" w:eastAsia="微軟正黑體" w:hAnsi="Century Gothic" w:hint="eastAsia"/>
          <w:sz w:val="22"/>
          <w:szCs w:val="22"/>
        </w:rPr>
        <w:t>咖</w:t>
      </w:r>
      <w:proofErr w:type="gramEnd"/>
      <w:r>
        <w:rPr>
          <w:rFonts w:ascii="Century Gothic" w:eastAsia="微軟正黑體" w:hAnsi="Century Gothic" w:hint="eastAsia"/>
          <w:sz w:val="22"/>
          <w:szCs w:val="22"/>
        </w:rPr>
        <w:t>D</w:t>
      </w:r>
      <w:r>
        <w:rPr>
          <w:rFonts w:ascii="Century Gothic" w:eastAsia="微軟正黑體" w:hAnsi="Century Gothic"/>
          <w:sz w:val="22"/>
          <w:szCs w:val="22"/>
        </w:rPr>
        <w:t>ACARD App</w:t>
      </w:r>
      <w:r w:rsidR="006C39E2">
        <w:rPr>
          <w:rFonts w:ascii="Century Gothic" w:eastAsia="微軟正黑體" w:hAnsi="Century Gothic" w:hint="eastAsia"/>
          <w:sz w:val="22"/>
          <w:szCs w:val="22"/>
        </w:rPr>
        <w:t>第</w:t>
      </w:r>
      <w:r>
        <w:rPr>
          <w:rFonts w:ascii="Century Gothic" w:eastAsia="微軟正黑體" w:hAnsi="Century Gothic" w:hint="eastAsia"/>
          <w:sz w:val="22"/>
          <w:szCs w:val="22"/>
        </w:rPr>
        <w:t>二</w:t>
      </w:r>
      <w:r w:rsidR="006C39E2">
        <w:rPr>
          <w:rFonts w:ascii="Century Gothic" w:eastAsia="微軟正黑體" w:hAnsi="Century Gothic" w:hint="eastAsia"/>
          <w:sz w:val="22"/>
          <w:szCs w:val="22"/>
        </w:rPr>
        <w:t>階段規劃將提供</w:t>
      </w:r>
      <w:r w:rsidR="002572AD">
        <w:rPr>
          <w:rFonts w:ascii="Century Gothic" w:eastAsia="微軟正黑體" w:hAnsi="Century Gothic" w:hint="eastAsia"/>
          <w:sz w:val="22"/>
          <w:szCs w:val="22"/>
        </w:rPr>
        <w:t>卡片資訊查詢、</w:t>
      </w:r>
      <w:proofErr w:type="gramStart"/>
      <w:r w:rsidR="002572AD">
        <w:rPr>
          <w:rFonts w:ascii="Century Gothic" w:eastAsia="微軟正黑體" w:hAnsi="Century Gothic" w:hint="eastAsia"/>
          <w:sz w:val="22"/>
          <w:szCs w:val="22"/>
        </w:rPr>
        <w:t>線上掛失</w:t>
      </w:r>
      <w:proofErr w:type="gramEnd"/>
      <w:r w:rsidR="006C39E2">
        <w:rPr>
          <w:rFonts w:ascii="Century Gothic" w:eastAsia="微軟正黑體" w:hAnsi="Century Gothic" w:hint="eastAsia"/>
          <w:sz w:val="22"/>
          <w:szCs w:val="22"/>
        </w:rPr>
        <w:t>及</w:t>
      </w:r>
      <w:proofErr w:type="gramStart"/>
      <w:r w:rsidR="001E63DB">
        <w:rPr>
          <w:rFonts w:ascii="Century Gothic" w:eastAsia="微軟正黑體" w:hAnsi="Century Gothic" w:hint="eastAsia"/>
          <w:sz w:val="22"/>
          <w:szCs w:val="22"/>
        </w:rPr>
        <w:t>帳單</w:t>
      </w:r>
      <w:proofErr w:type="gramEnd"/>
      <w:r w:rsidR="001E63DB">
        <w:rPr>
          <w:rFonts w:ascii="Century Gothic" w:eastAsia="微軟正黑體" w:hAnsi="Century Gothic" w:hint="eastAsia"/>
          <w:sz w:val="22"/>
          <w:szCs w:val="22"/>
        </w:rPr>
        <w:t>分期</w:t>
      </w:r>
      <w:r w:rsidR="006C39E2">
        <w:rPr>
          <w:rFonts w:ascii="Century Gothic" w:eastAsia="微軟正黑體" w:hAnsi="Century Gothic" w:hint="eastAsia"/>
          <w:sz w:val="22"/>
          <w:szCs w:val="22"/>
        </w:rPr>
        <w:t>等服務，此專案內容委請</w:t>
      </w:r>
      <w:r w:rsidR="006C39E2" w:rsidRPr="006C39E2">
        <w:rPr>
          <w:rFonts w:ascii="Century Gothic" w:eastAsia="微軟正黑體" w:hAnsi="Century Gothic" w:hint="eastAsia"/>
          <w:sz w:val="22"/>
          <w:szCs w:val="22"/>
        </w:rPr>
        <w:t>「迪普資訊整合有限公司」</w:t>
      </w:r>
      <w:r w:rsidR="006C39E2">
        <w:rPr>
          <w:rFonts w:ascii="Century Gothic" w:eastAsia="微軟正黑體" w:hAnsi="Century Gothic" w:hint="eastAsia"/>
          <w:sz w:val="22"/>
          <w:szCs w:val="22"/>
        </w:rPr>
        <w:t>協助開發</w:t>
      </w:r>
      <w:r w:rsidR="00AC5B08">
        <w:rPr>
          <w:rFonts w:ascii="Century Gothic" w:eastAsia="微軟正黑體" w:hAnsi="Century Gothic" w:hint="eastAsia"/>
          <w:sz w:val="22"/>
          <w:szCs w:val="22"/>
        </w:rPr>
        <w:t>。</w:t>
      </w:r>
    </w:p>
    <w:p w14:paraId="0F63788A" w14:textId="7413DD15" w:rsidR="00AC5B08" w:rsidRPr="00565400" w:rsidRDefault="002C2DC7" w:rsidP="002C2DC7">
      <w:pPr>
        <w:widowControl/>
        <w:rPr>
          <w:rFonts w:ascii="Century Gothic" w:eastAsia="微軟正黑體" w:hAnsi="Century Gothic"/>
          <w:sz w:val="22"/>
          <w:szCs w:val="22"/>
        </w:rPr>
      </w:pPr>
      <w:r>
        <w:rPr>
          <w:rFonts w:ascii="Century Gothic" w:eastAsia="微軟正黑體" w:hAnsi="Century Gothic"/>
          <w:sz w:val="22"/>
          <w:szCs w:val="22"/>
        </w:rPr>
        <w:br w:type="page"/>
      </w:r>
    </w:p>
    <w:p w14:paraId="6AA9120B" w14:textId="167442E7" w:rsidR="00565400" w:rsidRPr="0038223E" w:rsidRDefault="001249ED" w:rsidP="0038223E">
      <w:pPr>
        <w:pStyle w:val="10"/>
        <w:spacing w:before="120" w:after="120" w:line="0" w:lineRule="atLeast"/>
        <w:rPr>
          <w:rFonts w:ascii="Century Gothic" w:eastAsia="微軟正黑體" w:hAnsi="Century Gothic"/>
          <w:sz w:val="28"/>
          <w:szCs w:val="22"/>
        </w:rPr>
      </w:pPr>
      <w:bookmarkStart w:id="38" w:name="_Toc81575379"/>
      <w:bookmarkStart w:id="39" w:name="_Toc97914205"/>
      <w:r>
        <w:rPr>
          <w:rFonts w:ascii="Century Gothic" w:eastAsia="微軟正黑體" w:hAnsi="Century Gothic" w:hint="eastAsia"/>
          <w:sz w:val="28"/>
          <w:szCs w:val="22"/>
        </w:rPr>
        <w:lastRenderedPageBreak/>
        <w:t>需求與頁面</w:t>
      </w:r>
      <w:r w:rsidR="00063C11" w:rsidRPr="00335BA3">
        <w:rPr>
          <w:rFonts w:ascii="Century Gothic" w:eastAsia="微軟正黑體" w:hAnsi="Century Gothic" w:hint="eastAsia"/>
          <w:sz w:val="28"/>
          <w:szCs w:val="22"/>
        </w:rPr>
        <w:t>說明</w:t>
      </w:r>
      <w:bookmarkEnd w:id="38"/>
      <w:bookmarkEnd w:id="39"/>
    </w:p>
    <w:p w14:paraId="098CF045" w14:textId="39BD4069" w:rsidR="00E11D3C" w:rsidRPr="00565400" w:rsidRDefault="00E11D3C">
      <w:pPr>
        <w:jc w:val="center"/>
      </w:pPr>
    </w:p>
    <w:p w14:paraId="7B03A7B4" w14:textId="3257D220" w:rsidR="00612D6D" w:rsidRPr="0038223E" w:rsidRDefault="00612D6D" w:rsidP="0038223E">
      <w:pPr>
        <w:pStyle w:val="2"/>
        <w:numPr>
          <w:ilvl w:val="0"/>
          <w:numId w:val="2"/>
        </w:numPr>
        <w:spacing w:beforeLines="50" w:before="180" w:line="0" w:lineRule="atLeast"/>
        <w:ind w:left="482" w:hanging="482"/>
        <w:rPr>
          <w:rFonts w:ascii="Century Gothic" w:eastAsia="微軟正黑體" w:hAnsi="Century Gothic"/>
          <w:sz w:val="24"/>
          <w:szCs w:val="22"/>
        </w:rPr>
      </w:pPr>
      <w:bookmarkStart w:id="40" w:name="_Toc81575380"/>
      <w:bookmarkStart w:id="41" w:name="_Toc97914206"/>
      <w:r>
        <w:rPr>
          <w:rFonts w:ascii="Century Gothic" w:eastAsia="微軟正黑體" w:hAnsi="Century Gothic" w:hint="eastAsia"/>
          <w:sz w:val="24"/>
          <w:szCs w:val="22"/>
        </w:rPr>
        <w:t>信用卡頁</w:t>
      </w:r>
      <w:bookmarkEnd w:id="40"/>
      <w:bookmarkEnd w:id="41"/>
    </w:p>
    <w:p w14:paraId="65CE95C5" w14:textId="35AA697F" w:rsidR="00612D6D" w:rsidRDefault="00612D6D" w:rsidP="00612D6D">
      <w:pPr>
        <w:spacing w:line="0" w:lineRule="atLeast"/>
        <w:rPr>
          <w:rFonts w:ascii="Century Gothic" w:eastAsia="微軟正黑體" w:hAnsi="Century Gothic"/>
          <w:sz w:val="22"/>
          <w:szCs w:val="22"/>
        </w:rPr>
      </w:pPr>
      <w:proofErr w:type="gramStart"/>
      <w:r w:rsidRPr="00612D6D">
        <w:rPr>
          <w:rFonts w:ascii="Century Gothic" w:eastAsia="微軟正黑體" w:hAnsi="Century Gothic" w:hint="eastAsia"/>
          <w:sz w:val="22"/>
          <w:szCs w:val="22"/>
        </w:rPr>
        <w:t>信用卡頁</w:t>
      </w:r>
      <w:r>
        <w:rPr>
          <w:rFonts w:ascii="Century Gothic" w:eastAsia="微軟正黑體" w:hAnsi="Century Gothic" w:hint="eastAsia"/>
          <w:sz w:val="22"/>
          <w:szCs w:val="22"/>
        </w:rPr>
        <w:t>將分為</w:t>
      </w:r>
      <w:proofErr w:type="gramEnd"/>
      <w:r>
        <w:rPr>
          <w:rFonts w:ascii="Century Gothic" w:eastAsia="微軟正黑體" w:hAnsi="Century Gothic" w:hint="eastAsia"/>
          <w:sz w:val="22"/>
          <w:szCs w:val="22"/>
        </w:rPr>
        <w:t>卡片狀態及卡片資訊兩區塊。</w:t>
      </w:r>
    </w:p>
    <w:p w14:paraId="1DCDB541" w14:textId="70A2F206" w:rsidR="00612D6D" w:rsidRDefault="00413A17" w:rsidP="00612D6D">
      <w:pPr>
        <w:spacing w:line="0" w:lineRule="atLeast"/>
        <w:jc w:val="center"/>
        <w:rPr>
          <w:rFonts w:ascii="Century Gothic" w:eastAsia="微軟正黑體" w:hAnsi="Century Gothic"/>
          <w:sz w:val="22"/>
          <w:szCs w:val="22"/>
        </w:rPr>
      </w:pPr>
      <w:r>
        <w:rPr>
          <w:noProof/>
        </w:rPr>
        <mc:AlternateContent>
          <mc:Choice Requires="wps">
            <w:drawing>
              <wp:anchor distT="0" distB="0" distL="114300" distR="114300" simplePos="0" relativeHeight="251694080" behindDoc="0" locked="0" layoutInCell="1" allowOverlap="1" wp14:anchorId="609CB3B2" wp14:editId="200B17F1">
                <wp:simplePos x="0" y="0"/>
                <wp:positionH relativeFrom="column">
                  <wp:posOffset>1483360</wp:posOffset>
                </wp:positionH>
                <wp:positionV relativeFrom="paragraph">
                  <wp:posOffset>167640</wp:posOffset>
                </wp:positionV>
                <wp:extent cx="182880" cy="864000"/>
                <wp:effectExtent l="0" t="0" r="26670" b="12700"/>
                <wp:wrapNone/>
                <wp:docPr id="54" name="右中括弧 54"/>
                <wp:cNvGraphicFramePr/>
                <a:graphic xmlns:a="http://schemas.openxmlformats.org/drawingml/2006/main">
                  <a:graphicData uri="http://schemas.microsoft.com/office/word/2010/wordprocessingShape">
                    <wps:wsp>
                      <wps:cNvSpPr/>
                      <wps:spPr>
                        <a:xfrm>
                          <a:off x="0" y="0"/>
                          <a:ext cx="182880" cy="864000"/>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95919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弧 54" o:spid="_x0000_s1026" type="#_x0000_t86" style="position:absolute;margin-left:116.8pt;margin-top:13.2pt;width:14.4pt;height:68.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" adj="381" strokecolor="#4472c4 [3204]" strokeweight="1pt">
                <v:stroke joinstyle="miter"/>
              </v:shape>
            </w:pict>
          </mc:Fallback>
        </mc:AlternateContent>
      </w:r>
      <w:r w:rsidR="008F50FB">
        <w:rPr>
          <w:noProof/>
        </w:rPr>
        <mc:AlternateContent>
          <mc:Choice Requires="wps">
            <w:drawing>
              <wp:anchor distT="0" distB="0" distL="114300" distR="114300" simplePos="0" relativeHeight="251697152" behindDoc="0" locked="0" layoutInCell="1" allowOverlap="1" wp14:anchorId="611C9AA3" wp14:editId="47E75111">
                <wp:simplePos x="0" y="0"/>
                <wp:positionH relativeFrom="column">
                  <wp:posOffset>1613535</wp:posOffset>
                </wp:positionH>
                <wp:positionV relativeFrom="paragraph">
                  <wp:posOffset>92075</wp:posOffset>
                </wp:positionV>
                <wp:extent cx="960120" cy="567690"/>
                <wp:effectExtent l="0" t="0" r="0" b="3810"/>
                <wp:wrapNone/>
                <wp:docPr id="57" name="文字方塊 57"/>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465E3C53" w14:textId="4CA34849" w:rsidR="00BE660D" w:rsidRPr="00612D6D" w:rsidRDefault="00BE660D">
                            <w:pPr>
                              <w:rPr>
                                <w:rFonts w:ascii="微軟正黑體" w:eastAsia="微軟正黑體" w:hAnsi="微軟正黑體"/>
                              </w:rPr>
                            </w:pPr>
                            <w:r w:rsidRPr="00612D6D">
                              <w:rPr>
                                <w:rFonts w:ascii="微軟正黑體" w:eastAsia="微軟正黑體" w:hAnsi="微軟正黑體" w:hint="eastAsia"/>
                              </w:rPr>
                              <w:t>卡片狀態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C9AA3" id="_x0000_t202" coordsize="21600,21600" o:spt="202" path="m,l,21600r21600,l21600,xe">
                <v:stroke joinstyle="miter"/>
                <v:path gradientshapeok="t" o:connecttype="rect"/>
              </v:shapetype>
              <v:shape id="文字方塊 57" o:spid="_x0000_s1026" type="#_x0000_t202" style="position:absolute;left:0;text-align:left;margin-left:127.05pt;margin-top:7.25pt;width:75.6pt;height:4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" filled="f" stroked="f" strokeweight=".5pt">
                <v:textbox>
                  <w:txbxContent>
                    <w:p w14:paraId="465E3C53" w14:textId="4CA34849" w:rsidR="00BE660D" w:rsidRPr="00612D6D" w:rsidRDefault="00BE660D">
                      <w:pPr>
                        <w:rPr>
                          <w:rFonts w:ascii="微軟正黑體" w:eastAsia="微軟正黑體" w:hAnsi="微軟正黑體"/>
                        </w:rPr>
                      </w:pPr>
                      <w:r w:rsidRPr="00612D6D">
                        <w:rPr>
                          <w:rFonts w:ascii="微軟正黑體" w:eastAsia="微軟正黑體" w:hAnsi="微軟正黑體" w:hint="eastAsia"/>
                        </w:rPr>
                        <w:t>卡片狀態</w:t>
                      </w:r>
                    </w:p>
                  </w:txbxContent>
                </v:textbox>
              </v:shape>
            </w:pict>
          </mc:Fallback>
        </mc:AlternateContent>
      </w:r>
      <w:r w:rsidR="008F50FB">
        <w:rPr>
          <w:noProof/>
        </w:rPr>
        <mc:AlternateContent>
          <mc:Choice Requires="wps">
            <w:drawing>
              <wp:anchor distT="0" distB="0" distL="114300" distR="114300" simplePos="0" relativeHeight="251699200" behindDoc="0" locked="0" layoutInCell="1" allowOverlap="1" wp14:anchorId="4CE77951" wp14:editId="101DCF7F">
                <wp:simplePos x="0" y="0"/>
                <wp:positionH relativeFrom="column">
                  <wp:posOffset>1590040</wp:posOffset>
                </wp:positionH>
                <wp:positionV relativeFrom="paragraph">
                  <wp:posOffset>1753870</wp:posOffset>
                </wp:positionV>
                <wp:extent cx="960120" cy="567690"/>
                <wp:effectExtent l="0" t="0" r="0" b="3810"/>
                <wp:wrapNone/>
                <wp:docPr id="58" name="文字方塊 58"/>
                <wp:cNvGraphicFramePr/>
                <a:graphic xmlns:a="http://schemas.openxmlformats.org/drawingml/2006/main">
                  <a:graphicData uri="http://schemas.microsoft.com/office/word/2010/wordprocessingShape">
                    <wps:wsp>
                      <wps:cNvSpPr txBox="1"/>
                      <wps:spPr>
                        <a:xfrm>
                          <a:off x="0" y="0"/>
                          <a:ext cx="960120" cy="567690"/>
                        </a:xfrm>
                        <a:prstGeom prst="rect">
                          <a:avLst/>
                        </a:prstGeom>
                        <a:noFill/>
                        <a:ln w="6350">
                          <a:noFill/>
                        </a:ln>
                      </wps:spPr>
                      <wps:txbx>
                        <w:txbxContent>
                          <w:p w14:paraId="66C64DC4" w14:textId="59188E8D" w:rsidR="00BE660D" w:rsidRPr="00612D6D" w:rsidRDefault="00BE660D" w:rsidP="00612D6D">
                            <w:pPr>
                              <w:rPr>
                                <w:rFonts w:ascii="微軟正黑體" w:eastAsia="微軟正黑體" w:hAnsi="微軟正黑體"/>
                              </w:rPr>
                            </w:pPr>
                            <w:r>
                              <w:rPr>
                                <w:rFonts w:ascii="微軟正黑體" w:eastAsia="微軟正黑體" w:hAnsi="微軟正黑體" w:hint="eastAsia"/>
                              </w:rPr>
                              <w:t>卡片資訊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77951" id="文字方塊 58" o:spid="_x0000_s1027" type="#_x0000_t202" style="position:absolute;left:0;text-align:left;margin-left:125.2pt;margin-top:138.1pt;width:75.6pt;height:4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" filled="f" stroked="f" strokeweight=".5pt">
                <v:textbox>
                  <w:txbxContent>
                    <w:p w14:paraId="66C64DC4" w14:textId="59188E8D" w:rsidR="00BE660D" w:rsidRPr="00612D6D" w:rsidRDefault="00BE660D" w:rsidP="00612D6D">
                      <w:pPr>
                        <w:rPr>
                          <w:rFonts w:ascii="微軟正黑體" w:eastAsia="微軟正黑體" w:hAnsi="微軟正黑體"/>
                        </w:rPr>
                      </w:pPr>
                      <w:r>
                        <w:rPr>
                          <w:rFonts w:ascii="微軟正黑體" w:eastAsia="微軟正黑體" w:hAnsi="微軟正黑體" w:hint="eastAsia"/>
                        </w:rPr>
                        <w:t>卡片資訊</w:t>
                      </w:r>
                    </w:p>
                  </w:txbxContent>
                </v:textbox>
              </v:shape>
            </w:pict>
          </mc:Fallback>
        </mc:AlternateContent>
      </w:r>
    </w:p>
    <w:p w14:paraId="193AF5D9" w14:textId="544A5DA3" w:rsidR="00612D6D" w:rsidRDefault="00413A17" w:rsidP="00612D6D">
      <w:pPr>
        <w:spacing w:line="0" w:lineRule="atLeast"/>
        <w:rPr>
          <w:rFonts w:ascii="Century Gothic" w:eastAsia="微軟正黑體" w:hAnsi="Century Gothic"/>
          <w:sz w:val="22"/>
          <w:szCs w:val="22"/>
        </w:rPr>
      </w:pPr>
      <w:r>
        <w:rPr>
          <w:noProof/>
        </w:rPr>
        <mc:AlternateContent>
          <mc:Choice Requires="wps">
            <w:drawing>
              <wp:anchor distT="0" distB="0" distL="114300" distR="114300" simplePos="0" relativeHeight="251696128" behindDoc="0" locked="0" layoutInCell="1" allowOverlap="1" wp14:anchorId="1E0A3561" wp14:editId="6A5537D0">
                <wp:simplePos x="0" y="0"/>
                <wp:positionH relativeFrom="column">
                  <wp:posOffset>1483995</wp:posOffset>
                </wp:positionH>
                <wp:positionV relativeFrom="paragraph">
                  <wp:posOffset>857885</wp:posOffset>
                </wp:positionV>
                <wp:extent cx="182880" cy="5544000"/>
                <wp:effectExtent l="0" t="0" r="26670" b="19050"/>
                <wp:wrapNone/>
                <wp:docPr id="56" name="右中括弧 56"/>
                <wp:cNvGraphicFramePr/>
                <a:graphic xmlns:a="http://schemas.openxmlformats.org/drawingml/2006/main">
                  <a:graphicData uri="http://schemas.microsoft.com/office/word/2010/wordprocessingShape">
                    <wps:wsp>
                      <wps:cNvSpPr/>
                      <wps:spPr>
                        <a:xfrm>
                          <a:off x="0" y="0"/>
                          <a:ext cx="182880" cy="5544000"/>
                        </a:xfrm>
                        <a:prstGeom prst="rightBracket">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80E09" id="右中括弧 56" o:spid="_x0000_s1026" type="#_x0000_t86" style="position:absolute;margin-left:116.85pt;margin-top:67.55pt;width:14.4pt;height:43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" adj="59" strokecolor="#4472c4 [3204]" strokeweight="1pt">
                <v:stroke joinstyle="miter"/>
              </v:shape>
            </w:pict>
          </mc:Fallback>
        </mc:AlternateContent>
      </w:r>
      <w:r w:rsidRPr="00413A17">
        <w:rPr>
          <w:rFonts w:ascii="Century Gothic" w:eastAsia="微軟正黑體" w:hAnsi="Century Gothic"/>
          <w:noProof/>
          <w:sz w:val="22"/>
          <w:szCs w:val="22"/>
        </w:rPr>
        <w:drawing>
          <wp:inline distT="0" distB="0" distL="0" distR="0" wp14:anchorId="2F2D302D" wp14:editId="25AC4DEE">
            <wp:extent cx="1493520" cy="6392872"/>
            <wp:effectExtent l="0" t="0" r="0" b="8255"/>
            <wp:docPr id="62" name="圖片 6">
              <a:extLst xmlns:a="http://schemas.openxmlformats.org/drawingml/2006/main">
                <a:ext uri="{FF2B5EF4-FFF2-40B4-BE49-F238E27FC236}">
                  <a16:creationId xmlns:a16="http://schemas.microsoft.com/office/drawing/2014/main" id="{0C3D3E8D-B25A-415A-92A3-5714A78B0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0C3D3E8D-B25A-415A-92A3-5714A78B07EC}"/>
                        </a:ext>
                      </a:extLst>
                    </pic:cNvPr>
                    <pic:cNvPicPr>
                      <a:picLocks noChangeAspect="1"/>
                    </pic:cNvPicPr>
                  </pic:nvPicPr>
                  <pic:blipFill rotWithShape="1">
                    <a:blip r:embed="rId8"/>
                    <a:srcRect t="6783"/>
                    <a:stretch/>
                  </pic:blipFill>
                  <pic:spPr bwMode="auto">
                    <a:xfrm>
                      <a:off x="0" y="0"/>
                      <a:ext cx="1493520" cy="6392872"/>
                    </a:xfrm>
                    <a:prstGeom prst="rect">
                      <a:avLst/>
                    </a:prstGeom>
                    <a:ln>
                      <a:noFill/>
                    </a:ln>
                    <a:extLst>
                      <a:ext uri="{53640926-AAD7-44D8-BBD7-CCE9431645EC}">
                        <a14:shadowObscured xmlns:a14="http://schemas.microsoft.com/office/drawing/2010/main"/>
                      </a:ext>
                    </a:extLst>
                  </pic:spPr>
                </pic:pic>
              </a:graphicData>
            </a:graphic>
          </wp:inline>
        </w:drawing>
      </w:r>
    </w:p>
    <w:p w14:paraId="329D3511" w14:textId="5A2105AC" w:rsidR="008F50FB" w:rsidRDefault="008F50FB" w:rsidP="00612D6D">
      <w:pPr>
        <w:spacing w:line="0" w:lineRule="atLeast"/>
        <w:rPr>
          <w:rFonts w:ascii="Century Gothic" w:eastAsia="微軟正黑體" w:hAnsi="Century Gothic"/>
          <w:sz w:val="22"/>
          <w:szCs w:val="22"/>
        </w:rPr>
      </w:pPr>
    </w:p>
    <w:p w14:paraId="3FE3743F" w14:textId="13EF69C9" w:rsidR="008F50FB" w:rsidRDefault="008F50FB" w:rsidP="00612D6D">
      <w:pPr>
        <w:spacing w:line="0" w:lineRule="atLeast"/>
        <w:rPr>
          <w:rFonts w:ascii="Century Gothic" w:eastAsia="微軟正黑體" w:hAnsi="Century Gothic"/>
          <w:sz w:val="22"/>
          <w:szCs w:val="22"/>
        </w:rPr>
      </w:pPr>
    </w:p>
    <w:p w14:paraId="62B9EFC7" w14:textId="12308222" w:rsidR="008F50FB" w:rsidRDefault="008F50FB" w:rsidP="00612D6D">
      <w:pPr>
        <w:spacing w:line="0" w:lineRule="atLeast"/>
        <w:rPr>
          <w:rFonts w:ascii="Century Gothic" w:eastAsia="微軟正黑體" w:hAnsi="Century Gothic"/>
          <w:sz w:val="22"/>
          <w:szCs w:val="22"/>
        </w:rPr>
      </w:pPr>
    </w:p>
    <w:p w14:paraId="69FD07D9" w14:textId="2B230432" w:rsidR="008F50FB" w:rsidRDefault="008F50FB" w:rsidP="00612D6D">
      <w:pPr>
        <w:spacing w:line="0" w:lineRule="atLeast"/>
        <w:rPr>
          <w:rFonts w:ascii="Century Gothic" w:eastAsia="微軟正黑體" w:hAnsi="Century Gothic"/>
          <w:sz w:val="22"/>
          <w:szCs w:val="22"/>
        </w:rPr>
      </w:pPr>
    </w:p>
    <w:p w14:paraId="7964CF5F" w14:textId="2B746E38" w:rsidR="008F50FB" w:rsidRDefault="008F50FB" w:rsidP="00612D6D">
      <w:pPr>
        <w:spacing w:line="0" w:lineRule="atLeast"/>
        <w:rPr>
          <w:rFonts w:ascii="Century Gothic" w:eastAsia="微軟正黑體" w:hAnsi="Century Gothic"/>
          <w:sz w:val="22"/>
          <w:szCs w:val="22"/>
        </w:rPr>
      </w:pPr>
    </w:p>
    <w:p w14:paraId="5CAA2D77" w14:textId="1A458837" w:rsidR="00612D6D" w:rsidRPr="0038223E" w:rsidRDefault="00612D6D" w:rsidP="0038223E">
      <w:pPr>
        <w:widowControl/>
        <w:rPr>
          <w:rFonts w:ascii="Century Gothic" w:eastAsia="微軟正黑體" w:hAnsi="Century Gothic"/>
          <w:sz w:val="22"/>
          <w:szCs w:val="22"/>
        </w:rPr>
      </w:pPr>
    </w:p>
    <w:p w14:paraId="703A7887" w14:textId="0B509446" w:rsidR="00612D6D" w:rsidRDefault="00612D6D" w:rsidP="00195141">
      <w:pPr>
        <w:pStyle w:val="af5"/>
        <w:numPr>
          <w:ilvl w:val="0"/>
          <w:numId w:val="3"/>
        </w:numPr>
        <w:spacing w:line="0" w:lineRule="atLeast"/>
        <w:ind w:leftChars="0" w:left="425" w:hanging="425"/>
        <w:outlineLvl w:val="2"/>
        <w:rPr>
          <w:rFonts w:ascii="Century Gothic" w:eastAsia="微軟正黑體" w:hAnsi="Century Gothic"/>
          <w:b/>
          <w:sz w:val="22"/>
        </w:rPr>
      </w:pPr>
      <w:bookmarkStart w:id="42" w:name="_Toc81575381"/>
      <w:bookmarkStart w:id="43" w:name="_Toc97914207"/>
      <w:r>
        <w:rPr>
          <w:rFonts w:ascii="Century Gothic" w:eastAsia="微軟正黑體" w:hAnsi="Century Gothic" w:hint="eastAsia"/>
          <w:b/>
          <w:sz w:val="22"/>
        </w:rPr>
        <w:lastRenderedPageBreak/>
        <w:t>卡片狀態</w:t>
      </w:r>
      <w:r w:rsidRPr="00BC3D87">
        <w:rPr>
          <w:rFonts w:ascii="Century Gothic" w:eastAsia="微軟正黑體" w:hAnsi="Century Gothic" w:hint="eastAsia"/>
          <w:b/>
          <w:sz w:val="22"/>
        </w:rPr>
        <w:t>：</w:t>
      </w:r>
      <w:bookmarkEnd w:id="42"/>
      <w:bookmarkEnd w:id="43"/>
    </w:p>
    <w:p w14:paraId="083DCA57" w14:textId="4DD698E6" w:rsidR="008F50FB" w:rsidRPr="008F50FB" w:rsidRDefault="008F50FB" w:rsidP="002C2DC7">
      <w:pPr>
        <w:spacing w:line="0" w:lineRule="atLeast"/>
        <w:rPr>
          <w:rFonts w:ascii="Century Gothic" w:eastAsia="微軟正黑體" w:hAnsi="Century Gothic"/>
          <w:sz w:val="22"/>
          <w:szCs w:val="22"/>
        </w:rPr>
      </w:pPr>
      <w:r w:rsidRPr="008F50FB">
        <w:rPr>
          <w:rFonts w:ascii="Century Gothic" w:eastAsia="微軟正黑體" w:hAnsi="Century Gothic" w:hint="eastAsia"/>
          <w:sz w:val="22"/>
          <w:szCs w:val="22"/>
        </w:rPr>
        <w:t>信用卡頁</w:t>
      </w:r>
      <w:r w:rsidR="00A20C3A">
        <w:rPr>
          <w:rFonts w:ascii="Century Gothic" w:eastAsia="微軟正黑體" w:hAnsi="Century Gothic" w:hint="eastAsia"/>
          <w:sz w:val="22"/>
          <w:szCs w:val="22"/>
        </w:rPr>
        <w:t>之</w:t>
      </w:r>
      <w:r>
        <w:rPr>
          <w:rFonts w:ascii="Century Gothic" w:eastAsia="微軟正黑體" w:hAnsi="Century Gothic" w:hint="eastAsia"/>
          <w:sz w:val="22"/>
          <w:szCs w:val="22"/>
        </w:rPr>
        <w:t>卡片狀態共有</w:t>
      </w:r>
      <w:r w:rsidR="0038223E">
        <w:rPr>
          <w:rFonts w:ascii="Century Gothic" w:eastAsia="微軟正黑體" w:hAnsi="Century Gothic"/>
          <w:sz w:val="22"/>
          <w:szCs w:val="22"/>
        </w:rPr>
        <w:t>9</w:t>
      </w:r>
      <w:r>
        <w:rPr>
          <w:rFonts w:ascii="Century Gothic" w:eastAsia="微軟正黑體" w:hAnsi="Century Gothic" w:hint="eastAsia"/>
          <w:sz w:val="22"/>
          <w:szCs w:val="22"/>
        </w:rPr>
        <w:t>種狀態顯示，畫面呈現</w:t>
      </w:r>
      <w:r w:rsidR="00A20C3A">
        <w:rPr>
          <w:rFonts w:ascii="Century Gothic" w:eastAsia="微軟正黑體" w:hAnsi="Century Gothic" w:hint="eastAsia"/>
          <w:sz w:val="22"/>
          <w:szCs w:val="22"/>
        </w:rPr>
        <w:t>及規格</w:t>
      </w:r>
      <w:r>
        <w:rPr>
          <w:rFonts w:ascii="Century Gothic" w:eastAsia="微軟正黑體" w:hAnsi="Century Gothic" w:hint="eastAsia"/>
          <w:sz w:val="22"/>
          <w:szCs w:val="22"/>
        </w:rPr>
        <w:t>如以下說明</w:t>
      </w:r>
      <w:r w:rsidRPr="008F50FB">
        <w:rPr>
          <w:rFonts w:ascii="Century Gothic" w:eastAsia="微軟正黑體" w:hAnsi="Century Gothic" w:hint="eastAsia"/>
          <w:sz w:val="22"/>
          <w:szCs w:val="22"/>
        </w:rPr>
        <w:t>。</w:t>
      </w:r>
    </w:p>
    <w:p w14:paraId="00AD0A5D" w14:textId="773BB244" w:rsidR="00193C20" w:rsidRDefault="008F50FB" w:rsidP="002C2DC7">
      <w:pPr>
        <w:spacing w:line="0" w:lineRule="atLeast"/>
        <w:jc w:val="center"/>
        <w:rPr>
          <w:rFonts w:ascii="Century Gothic" w:eastAsia="微軟正黑體" w:hAnsi="Century Gothic"/>
          <w:b/>
          <w:sz w:val="22"/>
        </w:rPr>
      </w:pPr>
      <w:bookmarkStart w:id="44" w:name="_Toc77353828"/>
      <w:r w:rsidRPr="00E11D3C">
        <w:rPr>
          <w:rFonts w:ascii="Century Gothic" w:eastAsia="微軟正黑體" w:hAnsi="Century Gothic"/>
          <w:b/>
          <w:noProof/>
          <w:sz w:val="22"/>
        </w:rPr>
        <w:drawing>
          <wp:inline distT="0" distB="0" distL="0" distR="0" wp14:anchorId="76E20134" wp14:editId="19F753ED">
            <wp:extent cx="3784209" cy="1592141"/>
            <wp:effectExtent l="0" t="0" r="6985" b="8255"/>
            <wp:docPr id="10"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3832466" cy="1612444"/>
                    </a:xfrm>
                    <a:prstGeom prst="rect">
                      <a:avLst/>
                    </a:prstGeom>
                  </pic:spPr>
                </pic:pic>
              </a:graphicData>
            </a:graphic>
          </wp:inline>
        </w:drawing>
      </w:r>
      <w:bookmarkEnd w:id="44"/>
    </w:p>
    <w:p w14:paraId="4832C819" w14:textId="55D7E197" w:rsidR="00FE6340" w:rsidRDefault="00B07EA7" w:rsidP="002C2DC7">
      <w:pPr>
        <w:spacing w:line="0" w:lineRule="atLeast"/>
        <w:jc w:val="center"/>
        <w:rPr>
          <w:rFonts w:ascii="Century Gothic" w:eastAsia="微軟正黑體" w:hAnsi="Century Gothic"/>
          <w:b/>
          <w:sz w:val="22"/>
        </w:rPr>
      </w:pPr>
      <w:r w:rsidRPr="00B07EA7">
        <w:rPr>
          <w:rFonts w:ascii="Century Gothic" w:eastAsia="微軟正黑體" w:hAnsi="Century Gothic"/>
          <w:b/>
          <w:noProof/>
          <w:sz w:val="22"/>
        </w:rPr>
        <w:drawing>
          <wp:inline distT="0" distB="0" distL="0" distR="0" wp14:anchorId="55F63153" wp14:editId="07B54B81">
            <wp:extent cx="6480810" cy="2857500"/>
            <wp:effectExtent l="0" t="0" r="0" b="0"/>
            <wp:docPr id="11" name="圖片 1">
              <a:extLst xmlns:a="http://schemas.openxmlformats.org/drawingml/2006/main">
                <a:ext uri="{FF2B5EF4-FFF2-40B4-BE49-F238E27FC236}">
                  <a16:creationId xmlns:a16="http://schemas.microsoft.com/office/drawing/2014/main" id="{78D92AFB-22E3-473D-8ACB-BE0364ABB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78D92AFB-22E3-473D-8ACB-BE0364ABB040}"/>
                        </a:ext>
                      </a:extLst>
                    </pic:cNvPr>
                    <pic:cNvPicPr>
                      <a:picLocks noChangeAspect="1"/>
                    </pic:cNvPicPr>
                  </pic:nvPicPr>
                  <pic:blipFill>
                    <a:blip r:embed="rId10"/>
                    <a:stretch>
                      <a:fillRect/>
                    </a:stretch>
                  </pic:blipFill>
                  <pic:spPr>
                    <a:xfrm>
                      <a:off x="0" y="0"/>
                      <a:ext cx="6480810" cy="2857500"/>
                    </a:xfrm>
                    <a:prstGeom prst="rect">
                      <a:avLst/>
                    </a:prstGeom>
                  </pic:spPr>
                </pic:pic>
              </a:graphicData>
            </a:graphic>
          </wp:inline>
        </w:drawing>
      </w:r>
    </w:p>
    <w:tbl>
      <w:tblPr>
        <w:tblStyle w:val="aa"/>
        <w:tblW w:w="5000" w:type="pct"/>
        <w:tblCellMar>
          <w:left w:w="28" w:type="dxa"/>
          <w:right w:w="28" w:type="dxa"/>
        </w:tblCellMar>
        <w:tblLook w:val="04A0" w:firstRow="1" w:lastRow="0" w:firstColumn="1" w:lastColumn="0" w:noHBand="0" w:noVBand="1"/>
      </w:tblPr>
      <w:tblGrid>
        <w:gridCol w:w="435"/>
        <w:gridCol w:w="795"/>
        <w:gridCol w:w="1000"/>
        <w:gridCol w:w="1000"/>
        <w:gridCol w:w="1000"/>
        <w:gridCol w:w="1000"/>
        <w:gridCol w:w="1000"/>
        <w:gridCol w:w="998"/>
        <w:gridCol w:w="988"/>
        <w:gridCol w:w="988"/>
        <w:gridCol w:w="982"/>
      </w:tblGrid>
      <w:tr w:rsidR="00FE6340" w:rsidRPr="00776ABA" w14:paraId="2B5DE277" w14:textId="77777777" w:rsidTr="00454EBE">
        <w:trPr>
          <w:trHeight w:val="326"/>
        </w:trPr>
        <w:tc>
          <w:tcPr>
            <w:tcW w:w="603" w:type="pct"/>
            <w:gridSpan w:val="2"/>
            <w:shd w:val="clear" w:color="auto" w:fill="D9D9D9" w:themeFill="background1" w:themeFillShade="D9"/>
          </w:tcPr>
          <w:p w14:paraId="28EF77A4" w14:textId="77777777" w:rsidR="00FE6340" w:rsidRDefault="00FE6340" w:rsidP="00454EBE">
            <w:pPr>
              <w:spacing w:line="0" w:lineRule="atLeast"/>
              <w:rPr>
                <w:rFonts w:ascii="Century Gothic" w:eastAsia="微軟正黑體" w:hAnsi="Century Gothic"/>
                <w:sz w:val="16"/>
                <w:szCs w:val="16"/>
              </w:rPr>
            </w:pPr>
          </w:p>
        </w:tc>
        <w:tc>
          <w:tcPr>
            <w:tcW w:w="491" w:type="pct"/>
            <w:shd w:val="clear" w:color="auto" w:fill="D9D9D9" w:themeFill="background1" w:themeFillShade="D9"/>
          </w:tcPr>
          <w:p w14:paraId="05CD8C9F" w14:textId="77777777" w:rsidR="00FE6340" w:rsidRPr="00294FA5" w:rsidRDefault="00FE6340" w:rsidP="00454EBE">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未核卡</w:t>
            </w:r>
          </w:p>
        </w:tc>
        <w:tc>
          <w:tcPr>
            <w:tcW w:w="2453" w:type="pct"/>
            <w:gridSpan w:val="5"/>
            <w:tcBorders>
              <w:right w:val="single" w:sz="12" w:space="0" w:color="00FFFF"/>
            </w:tcBorders>
            <w:shd w:val="clear" w:color="auto" w:fill="D9D9D9" w:themeFill="background1" w:themeFillShade="D9"/>
          </w:tcPr>
          <w:p w14:paraId="39987286" w14:textId="77777777" w:rsidR="00FE6340" w:rsidRPr="00294FA5" w:rsidRDefault="00FE6340" w:rsidP="00454EBE">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有效卡</w:t>
            </w:r>
          </w:p>
        </w:tc>
        <w:tc>
          <w:tcPr>
            <w:tcW w:w="1453" w:type="pct"/>
            <w:gridSpan w:val="3"/>
            <w:tcBorders>
              <w:top w:val="single" w:sz="12" w:space="0" w:color="00FFFF"/>
              <w:left w:val="single" w:sz="12" w:space="0" w:color="00FFFF"/>
              <w:right w:val="single" w:sz="12" w:space="0" w:color="00FFFF"/>
            </w:tcBorders>
            <w:shd w:val="clear" w:color="auto" w:fill="D9D9D9" w:themeFill="background1" w:themeFillShade="D9"/>
          </w:tcPr>
          <w:p w14:paraId="286E5274" w14:textId="78876178" w:rsidR="00FE6340" w:rsidRPr="00294FA5" w:rsidRDefault="00FE6340" w:rsidP="00454EBE">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換補</w:t>
            </w:r>
            <w:r w:rsidR="00C93C1D">
              <w:rPr>
                <w:rFonts w:ascii="Century Gothic" w:eastAsia="微軟正黑體" w:hAnsi="Century Gothic" w:hint="eastAsia"/>
                <w:b/>
                <w:bCs/>
                <w:sz w:val="16"/>
                <w:szCs w:val="16"/>
              </w:rPr>
              <w:t>發卡</w:t>
            </w:r>
          </w:p>
        </w:tc>
      </w:tr>
      <w:tr w:rsidR="00FE6340" w:rsidRPr="00776ABA" w14:paraId="2C8FAAE8" w14:textId="77777777" w:rsidTr="00454EBE">
        <w:trPr>
          <w:trHeight w:val="451"/>
        </w:trPr>
        <w:tc>
          <w:tcPr>
            <w:tcW w:w="603" w:type="pct"/>
            <w:gridSpan w:val="2"/>
            <w:shd w:val="clear" w:color="auto" w:fill="D9D9D9" w:themeFill="background1" w:themeFillShade="D9"/>
          </w:tcPr>
          <w:p w14:paraId="4BC5BD28" w14:textId="77777777" w:rsidR="00FE6340" w:rsidRDefault="00FE6340" w:rsidP="00454EBE">
            <w:pPr>
              <w:spacing w:line="0" w:lineRule="atLeast"/>
              <w:rPr>
                <w:rFonts w:ascii="Century Gothic" w:eastAsia="微軟正黑體" w:hAnsi="Century Gothic"/>
                <w:sz w:val="16"/>
                <w:szCs w:val="16"/>
              </w:rPr>
            </w:pPr>
          </w:p>
        </w:tc>
        <w:tc>
          <w:tcPr>
            <w:tcW w:w="491" w:type="pct"/>
            <w:shd w:val="clear" w:color="auto" w:fill="D9D9D9" w:themeFill="background1" w:themeFillShade="D9"/>
          </w:tcPr>
          <w:p w14:paraId="7BF67DC5"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491" w:type="pct"/>
            <w:shd w:val="clear" w:color="auto" w:fill="D9D9D9" w:themeFill="background1" w:themeFillShade="D9"/>
          </w:tcPr>
          <w:p w14:paraId="3A43F164"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491" w:type="pct"/>
            <w:shd w:val="clear" w:color="auto" w:fill="D9D9D9" w:themeFill="background1" w:themeFillShade="D9"/>
          </w:tcPr>
          <w:p w14:paraId="5B9068DC"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491" w:type="pct"/>
            <w:shd w:val="clear" w:color="auto" w:fill="D9D9D9" w:themeFill="background1" w:themeFillShade="D9"/>
          </w:tcPr>
          <w:p w14:paraId="4E13B077"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491" w:type="pct"/>
            <w:shd w:val="clear" w:color="auto" w:fill="D9D9D9" w:themeFill="background1" w:themeFillShade="D9"/>
          </w:tcPr>
          <w:p w14:paraId="64659853"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490" w:type="pct"/>
            <w:tcBorders>
              <w:right w:val="single" w:sz="12" w:space="0" w:color="00FFFF"/>
            </w:tcBorders>
            <w:shd w:val="clear" w:color="auto" w:fill="D9D9D9" w:themeFill="background1" w:themeFillShade="D9"/>
          </w:tcPr>
          <w:p w14:paraId="289192DA"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c>
          <w:tcPr>
            <w:tcW w:w="485" w:type="pct"/>
            <w:tcBorders>
              <w:left w:val="single" w:sz="12" w:space="0" w:color="00FFFF"/>
            </w:tcBorders>
            <w:shd w:val="clear" w:color="auto" w:fill="D9D9D9" w:themeFill="background1" w:themeFillShade="D9"/>
          </w:tcPr>
          <w:p w14:paraId="73BB81D8"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庚</w:t>
            </w:r>
          </w:p>
        </w:tc>
        <w:tc>
          <w:tcPr>
            <w:tcW w:w="485" w:type="pct"/>
            <w:shd w:val="clear" w:color="auto" w:fill="D9D9D9" w:themeFill="background1" w:themeFillShade="D9"/>
          </w:tcPr>
          <w:p w14:paraId="7B7134B3"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辛</w:t>
            </w:r>
          </w:p>
        </w:tc>
        <w:tc>
          <w:tcPr>
            <w:tcW w:w="483" w:type="pct"/>
            <w:tcBorders>
              <w:right w:val="single" w:sz="12" w:space="0" w:color="00FFFF"/>
            </w:tcBorders>
            <w:shd w:val="clear" w:color="auto" w:fill="D9D9D9" w:themeFill="background1" w:themeFillShade="D9"/>
          </w:tcPr>
          <w:p w14:paraId="40FFB355"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壬</w:t>
            </w:r>
          </w:p>
        </w:tc>
      </w:tr>
      <w:tr w:rsidR="00FE6340" w:rsidRPr="00776ABA" w14:paraId="21188673" w14:textId="77777777" w:rsidTr="00454EBE">
        <w:trPr>
          <w:trHeight w:val="977"/>
        </w:trPr>
        <w:tc>
          <w:tcPr>
            <w:tcW w:w="213" w:type="pct"/>
            <w:vMerge w:val="restart"/>
            <w:shd w:val="clear" w:color="auto" w:fill="D9D9D9" w:themeFill="background1" w:themeFillShade="D9"/>
          </w:tcPr>
          <w:p w14:paraId="1E9C56C2"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390" w:type="pct"/>
            <w:shd w:val="clear" w:color="auto" w:fill="D9D9D9" w:themeFill="background1" w:themeFillShade="D9"/>
          </w:tcPr>
          <w:p w14:paraId="6EB90719"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p>
        </w:tc>
        <w:tc>
          <w:tcPr>
            <w:tcW w:w="491" w:type="pct"/>
            <w:shd w:val="clear" w:color="auto" w:fill="D9D9D9" w:themeFill="background1" w:themeFillShade="D9"/>
          </w:tcPr>
          <w:p w14:paraId="4B5233E1"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491" w:type="pct"/>
            <w:shd w:val="clear" w:color="auto" w:fill="D9D9D9" w:themeFill="background1" w:themeFillShade="D9"/>
          </w:tcPr>
          <w:p w14:paraId="2B9D2ADD"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478217E2"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64DB0A66"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491" w:type="pct"/>
            <w:shd w:val="clear" w:color="auto" w:fill="D9D9D9" w:themeFill="background1" w:themeFillShade="D9"/>
          </w:tcPr>
          <w:p w14:paraId="422AC7F7"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E46318F"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65E82B31"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6CDD48A" w14:textId="77777777" w:rsidR="00FE6340" w:rsidRPr="00776ABA" w:rsidRDefault="00FE6340" w:rsidP="00454EBE">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491" w:type="pct"/>
            <w:shd w:val="clear" w:color="auto" w:fill="D9D9D9" w:themeFill="background1" w:themeFillShade="D9"/>
          </w:tcPr>
          <w:p w14:paraId="715F6E86"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51FF3F3"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65DEB96C"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2C7C3FB9" w14:textId="77777777" w:rsidR="00FE6340" w:rsidRPr="00776ABA" w:rsidRDefault="00FE6340" w:rsidP="00454EBE">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491" w:type="pct"/>
            <w:shd w:val="clear" w:color="auto" w:fill="D9D9D9" w:themeFill="background1" w:themeFillShade="D9"/>
          </w:tcPr>
          <w:p w14:paraId="35A56DBB"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266F6A63"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1B512E6F"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146F2355" w14:textId="77777777" w:rsidR="00FE6340" w:rsidRPr="00776ABA" w:rsidRDefault="00FE6340" w:rsidP="00454EBE">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490" w:type="pct"/>
            <w:tcBorders>
              <w:right w:val="single" w:sz="12" w:space="0" w:color="00FFFF"/>
            </w:tcBorders>
            <w:shd w:val="clear" w:color="auto" w:fill="D9D9D9" w:themeFill="background1" w:themeFillShade="D9"/>
          </w:tcPr>
          <w:p w14:paraId="06AB208A"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6E0C0B7F"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5F21FE45"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36249614" w14:textId="77777777" w:rsidR="00FE6340" w:rsidRPr="00776ABA" w:rsidRDefault="00FE6340" w:rsidP="00454EBE">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485" w:type="pct"/>
            <w:tcBorders>
              <w:left w:val="single" w:sz="12" w:space="0" w:color="00FFFF"/>
            </w:tcBorders>
            <w:shd w:val="clear" w:color="auto" w:fill="D9D9D9" w:themeFill="background1" w:themeFillShade="D9"/>
          </w:tcPr>
          <w:p w14:paraId="349E3E28" w14:textId="472CD189"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r w:rsidR="005D204D">
              <w:rPr>
                <w:rFonts w:ascii="Century Gothic" w:eastAsia="微軟正黑體" w:hAnsi="Century Gothic" w:hint="eastAsia"/>
                <w:sz w:val="16"/>
                <w:szCs w:val="16"/>
              </w:rPr>
              <w:t>3</w:t>
            </w:r>
            <w:r w:rsidR="005D204D">
              <w:rPr>
                <w:rFonts w:ascii="Century Gothic" w:eastAsia="微軟正黑體" w:hAnsi="Century Gothic"/>
                <w:sz w:val="16"/>
                <w:szCs w:val="16"/>
              </w:rPr>
              <w:t>0</w:t>
            </w:r>
            <w:r w:rsidR="005D204D">
              <w:rPr>
                <w:rFonts w:ascii="Century Gothic" w:eastAsia="微軟正黑體" w:hAnsi="Century Gothic" w:hint="eastAsia"/>
                <w:sz w:val="16"/>
                <w:szCs w:val="16"/>
              </w:rPr>
              <w:t>天內</w:t>
            </w:r>
          </w:p>
          <w:p w14:paraId="35C3438C"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未換發</w:t>
            </w:r>
          </w:p>
        </w:tc>
        <w:tc>
          <w:tcPr>
            <w:tcW w:w="485" w:type="pct"/>
            <w:shd w:val="clear" w:color="auto" w:fill="D9D9D9" w:themeFill="background1" w:themeFillShade="D9"/>
          </w:tcPr>
          <w:p w14:paraId="1F03227C" w14:textId="6CC35EAD"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已掛失</w:t>
            </w:r>
            <w:r w:rsidR="005D204D" w:rsidRPr="00E84C5E">
              <w:rPr>
                <w:rFonts w:ascii="Century Gothic" w:eastAsia="微軟正黑體" w:hAnsi="Century Gothic"/>
                <w:color w:val="BFBFBF" w:themeColor="background1" w:themeShade="BF"/>
                <w:sz w:val="16"/>
                <w:szCs w:val="16"/>
              </w:rPr>
              <w:t>30</w:t>
            </w:r>
            <w:r w:rsidR="005D204D" w:rsidRPr="00E84C5E">
              <w:rPr>
                <w:rFonts w:ascii="Century Gothic" w:eastAsia="微軟正黑體" w:hAnsi="Century Gothic" w:hint="eastAsia"/>
                <w:color w:val="BFBFBF" w:themeColor="background1" w:themeShade="BF"/>
                <w:sz w:val="16"/>
                <w:szCs w:val="16"/>
              </w:rPr>
              <w:t>天內</w:t>
            </w:r>
          </w:p>
          <w:p w14:paraId="564EB39B"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已換發</w:t>
            </w:r>
          </w:p>
        </w:tc>
        <w:tc>
          <w:tcPr>
            <w:tcW w:w="483" w:type="pct"/>
            <w:tcBorders>
              <w:right w:val="single" w:sz="12" w:space="0" w:color="00FFFF"/>
            </w:tcBorders>
            <w:shd w:val="clear" w:color="auto" w:fill="D9D9D9" w:themeFill="background1" w:themeFillShade="D9"/>
          </w:tcPr>
          <w:p w14:paraId="244D22DE"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未掛失</w:t>
            </w:r>
          </w:p>
          <w:p w14:paraId="3E3F6528"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已補發</w:t>
            </w:r>
          </w:p>
        </w:tc>
      </w:tr>
      <w:tr w:rsidR="00FE6340" w:rsidRPr="00776ABA" w14:paraId="6AC4D3AA" w14:textId="77777777" w:rsidTr="00454EBE">
        <w:trPr>
          <w:trHeight w:val="51"/>
        </w:trPr>
        <w:tc>
          <w:tcPr>
            <w:tcW w:w="213" w:type="pct"/>
            <w:vMerge/>
            <w:shd w:val="clear" w:color="auto" w:fill="D9D9D9" w:themeFill="background1" w:themeFillShade="D9"/>
          </w:tcPr>
          <w:p w14:paraId="44EAB83A" w14:textId="77777777" w:rsidR="00FE6340" w:rsidRPr="00776ABA" w:rsidRDefault="00FE6340" w:rsidP="00454EBE">
            <w:pPr>
              <w:spacing w:line="0" w:lineRule="atLeast"/>
              <w:rPr>
                <w:rFonts w:ascii="Century Gothic" w:eastAsia="微軟正黑體" w:hAnsi="Century Gothic"/>
                <w:sz w:val="16"/>
                <w:szCs w:val="16"/>
              </w:rPr>
            </w:pPr>
          </w:p>
        </w:tc>
        <w:tc>
          <w:tcPr>
            <w:tcW w:w="390" w:type="pct"/>
            <w:shd w:val="clear" w:color="auto" w:fill="D9D9D9" w:themeFill="background1" w:themeFillShade="D9"/>
          </w:tcPr>
          <w:p w14:paraId="7BAA69B9"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顯示</w:t>
            </w:r>
            <w:r>
              <w:rPr>
                <w:rFonts w:ascii="Century Gothic" w:eastAsia="微軟正黑體" w:hAnsi="Century Gothic" w:hint="eastAsia"/>
                <w:sz w:val="16"/>
                <w:szCs w:val="16"/>
              </w:rPr>
              <w:t>(</w:t>
            </w:r>
            <w:proofErr w:type="gramStart"/>
            <w:r w:rsidRPr="00776ABA">
              <w:rPr>
                <w:rFonts w:ascii="Century Gothic" w:eastAsia="微軟正黑體" w:hAnsi="Century Gothic" w:hint="eastAsia"/>
                <w:sz w:val="16"/>
                <w:szCs w:val="16"/>
              </w:rPr>
              <w:t>一</w:t>
            </w:r>
            <w:proofErr w:type="gramEnd"/>
            <w:r>
              <w:rPr>
                <w:rFonts w:ascii="Century Gothic" w:eastAsia="微軟正黑體" w:hAnsi="Century Gothic" w:hint="eastAsia"/>
                <w:sz w:val="16"/>
                <w:szCs w:val="16"/>
              </w:rPr>
              <w:t>)</w:t>
            </w:r>
          </w:p>
        </w:tc>
        <w:tc>
          <w:tcPr>
            <w:tcW w:w="491" w:type="pct"/>
          </w:tcPr>
          <w:p w14:paraId="53A6EA8C"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491" w:type="pct"/>
          </w:tcPr>
          <w:p w14:paraId="4580DEF1" w14:textId="77777777" w:rsidR="00FE6340" w:rsidRPr="00437278"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7BF59478" w14:textId="77777777" w:rsidR="00FE6340" w:rsidRPr="00437278"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174DC664" w14:textId="77777777" w:rsidR="00FE6340" w:rsidRPr="00437278" w:rsidRDefault="00FE6340" w:rsidP="00454EBE">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1DC0BB7A"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490" w:type="pct"/>
            <w:tcBorders>
              <w:right w:val="single" w:sz="12" w:space="0" w:color="00FFFF"/>
            </w:tcBorders>
          </w:tcPr>
          <w:p w14:paraId="05E5064C"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485" w:type="pct"/>
            <w:tcBorders>
              <w:left w:val="single" w:sz="12" w:space="0" w:color="00FFFF"/>
            </w:tcBorders>
          </w:tcPr>
          <w:p w14:paraId="3E2F5652"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p>
        </w:tc>
        <w:tc>
          <w:tcPr>
            <w:tcW w:w="485" w:type="pct"/>
          </w:tcPr>
          <w:p w14:paraId="390F50EB"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已掛失</w:t>
            </w:r>
          </w:p>
        </w:tc>
        <w:tc>
          <w:tcPr>
            <w:tcW w:w="483" w:type="pct"/>
            <w:tcBorders>
              <w:right w:val="single" w:sz="12" w:space="0" w:color="00FFFF"/>
            </w:tcBorders>
          </w:tcPr>
          <w:p w14:paraId="1BA02C01"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無</w:t>
            </w:r>
          </w:p>
        </w:tc>
      </w:tr>
      <w:tr w:rsidR="00FE6340" w:rsidRPr="00776ABA" w14:paraId="4F91EE0E" w14:textId="77777777" w:rsidTr="00454EBE">
        <w:trPr>
          <w:trHeight w:val="51"/>
        </w:trPr>
        <w:tc>
          <w:tcPr>
            <w:tcW w:w="213" w:type="pct"/>
            <w:vMerge/>
            <w:shd w:val="clear" w:color="auto" w:fill="D9D9D9" w:themeFill="background1" w:themeFillShade="D9"/>
          </w:tcPr>
          <w:p w14:paraId="1BF90E88" w14:textId="77777777" w:rsidR="00FE6340" w:rsidRPr="00776ABA" w:rsidRDefault="00FE6340" w:rsidP="00454EBE">
            <w:pPr>
              <w:spacing w:line="0" w:lineRule="atLeast"/>
              <w:rPr>
                <w:rFonts w:ascii="Century Gothic" w:eastAsia="微軟正黑體" w:hAnsi="Century Gothic"/>
                <w:sz w:val="16"/>
                <w:szCs w:val="16"/>
              </w:rPr>
            </w:pPr>
          </w:p>
        </w:tc>
        <w:tc>
          <w:tcPr>
            <w:tcW w:w="390" w:type="pct"/>
            <w:shd w:val="clear" w:color="auto" w:fill="D9D9D9" w:themeFill="background1" w:themeFillShade="D9"/>
          </w:tcPr>
          <w:p w14:paraId="3CAF2EEE"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顯示</w:t>
            </w:r>
            <w:r>
              <w:rPr>
                <w:rFonts w:ascii="Century Gothic" w:eastAsia="微軟正黑體" w:hAnsi="Century Gothic" w:hint="eastAsia"/>
                <w:sz w:val="16"/>
                <w:szCs w:val="16"/>
              </w:rPr>
              <w:t>(</w:t>
            </w:r>
            <w:r w:rsidRPr="00776ABA">
              <w:rPr>
                <w:rFonts w:ascii="Century Gothic" w:eastAsia="微軟正黑體" w:hAnsi="Century Gothic" w:hint="eastAsia"/>
                <w:sz w:val="16"/>
                <w:szCs w:val="16"/>
              </w:rPr>
              <w:t>二</w:t>
            </w:r>
            <w:r>
              <w:rPr>
                <w:rFonts w:ascii="Century Gothic" w:eastAsia="微軟正黑體" w:hAnsi="Century Gothic" w:hint="eastAsia"/>
                <w:sz w:val="16"/>
                <w:szCs w:val="16"/>
              </w:rPr>
              <w:t>)</w:t>
            </w:r>
          </w:p>
        </w:tc>
        <w:tc>
          <w:tcPr>
            <w:tcW w:w="491" w:type="pct"/>
          </w:tcPr>
          <w:p w14:paraId="27A82ACB" w14:textId="77777777" w:rsidR="00FE6340" w:rsidRPr="00437278" w:rsidRDefault="00FE6340" w:rsidP="00454EBE">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797E6869" w14:textId="77777777" w:rsidR="00FE6340" w:rsidRPr="00437278" w:rsidRDefault="00FE6340" w:rsidP="00454EBE">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shd w:val="clear" w:color="auto" w:fill="92D050"/>
          </w:tcPr>
          <w:p w14:paraId="01788CF8" w14:textId="77777777" w:rsidR="00FE6340" w:rsidRPr="00437278" w:rsidRDefault="00FE6340" w:rsidP="00454EBE">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shd w:val="clear" w:color="auto" w:fill="92D050"/>
          </w:tcPr>
          <w:p w14:paraId="08C4AD49"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491" w:type="pct"/>
            <w:shd w:val="clear" w:color="auto" w:fill="92D050"/>
          </w:tcPr>
          <w:p w14:paraId="7C387CEB" w14:textId="77777777" w:rsidR="00FE6340" w:rsidRPr="00437278" w:rsidRDefault="00FE6340" w:rsidP="00454EBE">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0" w:type="pct"/>
            <w:tcBorders>
              <w:right w:val="single" w:sz="12" w:space="0" w:color="00FFFF"/>
            </w:tcBorders>
            <w:shd w:val="clear" w:color="auto" w:fill="92D050"/>
          </w:tcPr>
          <w:p w14:paraId="1E1D3FF1"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485" w:type="pct"/>
            <w:tcBorders>
              <w:left w:val="single" w:sz="12" w:space="0" w:color="00FFFF"/>
            </w:tcBorders>
            <w:shd w:val="clear" w:color="auto" w:fill="auto"/>
          </w:tcPr>
          <w:p w14:paraId="632AC675"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換發卡片</w:t>
            </w:r>
          </w:p>
          <w:p w14:paraId="7B0C6266"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485" w:type="pct"/>
            <w:shd w:val="clear" w:color="auto" w:fill="auto"/>
          </w:tcPr>
          <w:p w14:paraId="2527D27A"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換發訊息</w:t>
            </w:r>
          </w:p>
        </w:tc>
        <w:tc>
          <w:tcPr>
            <w:tcW w:w="483" w:type="pct"/>
            <w:tcBorders>
              <w:right w:val="single" w:sz="12" w:space="0" w:color="00FFFF"/>
            </w:tcBorders>
            <w:shd w:val="clear" w:color="auto" w:fill="auto"/>
          </w:tcPr>
          <w:p w14:paraId="03C249B2"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補發訊息</w:t>
            </w:r>
          </w:p>
        </w:tc>
      </w:tr>
      <w:tr w:rsidR="00FE6340" w:rsidRPr="00776ABA" w14:paraId="1A2C949E" w14:textId="77777777" w:rsidTr="00454EBE">
        <w:trPr>
          <w:trHeight w:val="51"/>
        </w:trPr>
        <w:tc>
          <w:tcPr>
            <w:tcW w:w="213" w:type="pct"/>
            <w:shd w:val="clear" w:color="auto" w:fill="D9D9D9" w:themeFill="background1" w:themeFillShade="D9"/>
          </w:tcPr>
          <w:p w14:paraId="2C66785D"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390" w:type="pct"/>
            <w:shd w:val="clear" w:color="auto" w:fill="D9D9D9" w:themeFill="background1" w:themeFillShade="D9"/>
          </w:tcPr>
          <w:p w14:paraId="72244320"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491" w:type="pct"/>
          </w:tcPr>
          <w:p w14:paraId="74301D6E"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核卡資訊</w:t>
            </w:r>
          </w:p>
        </w:tc>
        <w:tc>
          <w:tcPr>
            <w:tcW w:w="491" w:type="pct"/>
          </w:tcPr>
          <w:p w14:paraId="74E5FA12"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r>
              <w:rPr>
                <w:rFonts w:ascii="Century Gothic" w:eastAsia="微軟正黑體" w:hAnsi="Century Gothic" w:hint="eastAsia"/>
                <w:sz w:val="16"/>
                <w:szCs w:val="16"/>
              </w:rPr>
              <w:t>(</w:t>
            </w:r>
            <w:r>
              <w:rPr>
                <w:rFonts w:ascii="Century Gothic" w:eastAsia="微軟正黑體" w:hAnsi="Century Gothic" w:hint="eastAsia"/>
                <w:sz w:val="16"/>
                <w:szCs w:val="16"/>
              </w:rPr>
              <w:t>無</w:t>
            </w:r>
            <w:r>
              <w:rPr>
                <w:rFonts w:ascii="Century Gothic" w:eastAsia="微軟正黑體" w:hAnsi="Century Gothic" w:hint="eastAsia"/>
                <w:sz w:val="16"/>
                <w:szCs w:val="16"/>
              </w:rPr>
              <w:t>)</w:t>
            </w:r>
          </w:p>
          <w:p w14:paraId="35B78125"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r>
              <w:rPr>
                <w:rFonts w:ascii="Century Gothic" w:eastAsia="微軟正黑體" w:hAnsi="Century Gothic" w:hint="eastAsia"/>
                <w:sz w:val="16"/>
                <w:szCs w:val="16"/>
              </w:rPr>
              <w:t>(</w:t>
            </w:r>
            <w:r>
              <w:rPr>
                <w:rFonts w:ascii="Century Gothic" w:eastAsia="微軟正黑體" w:hAnsi="Century Gothic" w:hint="eastAsia"/>
                <w:sz w:val="16"/>
                <w:szCs w:val="16"/>
              </w:rPr>
              <w:t>無</w:t>
            </w:r>
            <w:r>
              <w:rPr>
                <w:rFonts w:ascii="Century Gothic" w:eastAsia="微軟正黑體" w:hAnsi="Century Gothic" w:hint="eastAsia"/>
                <w:sz w:val="16"/>
                <w:szCs w:val="16"/>
              </w:rPr>
              <w:t>)</w:t>
            </w:r>
          </w:p>
          <w:p w14:paraId="5BE244FA"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hint="eastAsia"/>
                <w:sz w:val="16"/>
                <w:szCs w:val="16"/>
              </w:rPr>
              <w:t>灰</w:t>
            </w:r>
            <w:r>
              <w:rPr>
                <w:rFonts w:ascii="Century Gothic" w:eastAsia="微軟正黑體" w:hAnsi="Century Gothic" w:hint="eastAsia"/>
                <w:sz w:val="16"/>
                <w:szCs w:val="16"/>
              </w:rPr>
              <w:t>)</w:t>
            </w:r>
          </w:p>
        </w:tc>
        <w:tc>
          <w:tcPr>
            <w:tcW w:w="491" w:type="pct"/>
          </w:tcPr>
          <w:p w14:paraId="127D112D"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r>
              <w:rPr>
                <w:rFonts w:ascii="Century Gothic" w:eastAsia="微軟正黑體" w:hAnsi="Century Gothic" w:hint="eastAsia"/>
                <w:sz w:val="16"/>
                <w:szCs w:val="16"/>
              </w:rPr>
              <w:t>(</w:t>
            </w:r>
            <w:r>
              <w:rPr>
                <w:rFonts w:ascii="Century Gothic" w:eastAsia="微軟正黑體" w:hAnsi="Century Gothic"/>
                <w:sz w:val="16"/>
                <w:szCs w:val="16"/>
              </w:rPr>
              <w:t>/)</w:t>
            </w:r>
          </w:p>
          <w:p w14:paraId="6308A378"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r>
              <w:rPr>
                <w:rFonts w:ascii="Century Gothic" w:eastAsia="微軟正黑體" w:hAnsi="Century Gothic" w:hint="eastAsia"/>
                <w:sz w:val="16"/>
                <w:szCs w:val="16"/>
              </w:rPr>
              <w:t>(</w:t>
            </w:r>
            <w:r>
              <w:rPr>
                <w:rFonts w:ascii="Century Gothic" w:eastAsia="微軟正黑體" w:hAnsi="Century Gothic"/>
                <w:sz w:val="16"/>
                <w:szCs w:val="16"/>
              </w:rPr>
              <w:t>/)</w:t>
            </w:r>
          </w:p>
          <w:p w14:paraId="5D740E4E"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sz w:val="16"/>
                <w:szCs w:val="16"/>
              </w:rPr>
              <w:t>/)</w:t>
            </w:r>
          </w:p>
        </w:tc>
        <w:tc>
          <w:tcPr>
            <w:tcW w:w="491" w:type="pct"/>
          </w:tcPr>
          <w:p w14:paraId="4855ACC3"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19D19A4C"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191906D7"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91" w:type="pct"/>
          </w:tcPr>
          <w:p w14:paraId="7028268B"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4F5B846D"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04F43307"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90" w:type="pct"/>
            <w:tcBorders>
              <w:right w:val="single" w:sz="12" w:space="0" w:color="00FFFF"/>
            </w:tcBorders>
          </w:tcPr>
          <w:p w14:paraId="27563676"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1741912"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4DF296F6"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85" w:type="pct"/>
            <w:tcBorders>
              <w:left w:val="single" w:sz="12" w:space="0" w:color="00FFFF"/>
              <w:bottom w:val="single" w:sz="12" w:space="0" w:color="00FFFF"/>
            </w:tcBorders>
          </w:tcPr>
          <w:p w14:paraId="6E9649E2"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169D603C"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2E819E76"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hint="eastAsia"/>
                <w:sz w:val="16"/>
                <w:szCs w:val="16"/>
              </w:rPr>
              <w:t>灰</w:t>
            </w:r>
            <w:r>
              <w:rPr>
                <w:rFonts w:ascii="Century Gothic" w:eastAsia="微軟正黑體" w:hAnsi="Century Gothic" w:hint="eastAsia"/>
                <w:sz w:val="16"/>
                <w:szCs w:val="16"/>
              </w:rPr>
              <w:t>)</w:t>
            </w:r>
          </w:p>
        </w:tc>
        <w:tc>
          <w:tcPr>
            <w:tcW w:w="485" w:type="pct"/>
            <w:tcBorders>
              <w:bottom w:val="single" w:sz="12" w:space="0" w:color="00FFFF"/>
            </w:tcBorders>
          </w:tcPr>
          <w:p w14:paraId="3DA8E557"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消費紀錄</w:t>
            </w:r>
          </w:p>
          <w:p w14:paraId="13731798"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回饋報告</w:t>
            </w:r>
          </w:p>
          <w:p w14:paraId="415CE5A8"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卡片管理</w:t>
            </w:r>
            <w:r w:rsidRPr="00E84C5E">
              <w:rPr>
                <w:rFonts w:ascii="Century Gothic" w:eastAsia="微軟正黑體" w:hAnsi="Century Gothic"/>
                <w:color w:val="BFBFBF" w:themeColor="background1" w:themeShade="BF"/>
                <w:sz w:val="16"/>
                <w:szCs w:val="16"/>
              </w:rPr>
              <w:t>(</w:t>
            </w:r>
            <w:r w:rsidRPr="00E84C5E">
              <w:rPr>
                <w:rFonts w:ascii="Century Gothic" w:eastAsia="微軟正黑體" w:hAnsi="Century Gothic" w:hint="eastAsia"/>
                <w:color w:val="BFBFBF" w:themeColor="background1" w:themeShade="BF"/>
                <w:sz w:val="16"/>
                <w:szCs w:val="16"/>
              </w:rPr>
              <w:t>灰</w:t>
            </w:r>
            <w:r w:rsidRPr="00E84C5E">
              <w:rPr>
                <w:rFonts w:ascii="Century Gothic" w:eastAsia="微軟正黑體" w:hAnsi="Century Gothic"/>
                <w:color w:val="BFBFBF" w:themeColor="background1" w:themeShade="BF"/>
                <w:sz w:val="16"/>
                <w:szCs w:val="16"/>
              </w:rPr>
              <w:t>)</w:t>
            </w:r>
          </w:p>
        </w:tc>
        <w:tc>
          <w:tcPr>
            <w:tcW w:w="483" w:type="pct"/>
            <w:tcBorders>
              <w:bottom w:val="single" w:sz="12" w:space="0" w:color="00FFFF"/>
              <w:right w:val="single" w:sz="12" w:space="0" w:color="00FFFF"/>
            </w:tcBorders>
          </w:tcPr>
          <w:p w14:paraId="23E323CB"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消費紀錄</w:t>
            </w:r>
          </w:p>
          <w:p w14:paraId="5BE0DA57"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回饋報告</w:t>
            </w:r>
          </w:p>
          <w:p w14:paraId="5C253344" w14:textId="77777777" w:rsidR="00FE6340" w:rsidRPr="00E84C5E" w:rsidRDefault="00FE6340" w:rsidP="00454EBE">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卡片管理</w:t>
            </w:r>
            <w:r w:rsidRPr="00E84C5E">
              <w:rPr>
                <w:rFonts w:ascii="Century Gothic" w:eastAsia="微軟正黑體" w:hAnsi="Century Gothic"/>
                <w:color w:val="BFBFBF" w:themeColor="background1" w:themeShade="BF"/>
                <w:sz w:val="16"/>
                <w:szCs w:val="16"/>
              </w:rPr>
              <w:t>(</w:t>
            </w:r>
            <w:r w:rsidRPr="00E84C5E">
              <w:rPr>
                <w:rFonts w:ascii="Century Gothic" w:eastAsia="微軟正黑體" w:hAnsi="Century Gothic" w:hint="eastAsia"/>
                <w:color w:val="BFBFBF" w:themeColor="background1" w:themeShade="BF"/>
                <w:sz w:val="16"/>
                <w:szCs w:val="16"/>
              </w:rPr>
              <w:t>灰</w:t>
            </w:r>
            <w:r w:rsidRPr="00E84C5E">
              <w:rPr>
                <w:rFonts w:ascii="Century Gothic" w:eastAsia="微軟正黑體" w:hAnsi="Century Gothic"/>
                <w:color w:val="BFBFBF" w:themeColor="background1" w:themeShade="BF"/>
                <w:sz w:val="16"/>
                <w:szCs w:val="16"/>
              </w:rPr>
              <w:t>)</w:t>
            </w:r>
          </w:p>
        </w:tc>
      </w:tr>
    </w:tbl>
    <w:p w14:paraId="1939347D" w14:textId="429F6445" w:rsidR="00FE6340" w:rsidRPr="00FE6340" w:rsidRDefault="00FE6340" w:rsidP="002C2DC7">
      <w:pPr>
        <w:spacing w:line="0" w:lineRule="atLeast"/>
        <w:jc w:val="center"/>
        <w:rPr>
          <w:rFonts w:ascii="Century Gothic" w:eastAsia="微軟正黑體" w:hAnsi="Century Gothic"/>
          <w:b/>
          <w:sz w:val="22"/>
        </w:rPr>
      </w:pP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141"/>
        <w:gridCol w:w="6345"/>
      </w:tblGrid>
      <w:tr w:rsidR="00C93C1D" w14:paraId="37F8ABD0" w14:textId="77777777" w:rsidTr="00454EBE">
        <w:trPr>
          <w:trHeight w:val="80"/>
        </w:trPr>
        <w:tc>
          <w:tcPr>
            <w:tcW w:w="2710" w:type="dxa"/>
            <w:shd w:val="clear" w:color="auto" w:fill="D9D9D9" w:themeFill="background1" w:themeFillShade="D9"/>
          </w:tcPr>
          <w:p w14:paraId="7CC7951C"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卡片狀態區</w:t>
            </w:r>
          </w:p>
        </w:tc>
        <w:tc>
          <w:tcPr>
            <w:tcW w:w="1141" w:type="dxa"/>
            <w:shd w:val="clear" w:color="auto" w:fill="D9D9D9" w:themeFill="background1" w:themeFillShade="D9"/>
          </w:tcPr>
          <w:p w14:paraId="0FB05DDE"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7C0DC983"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93C1D" w14:paraId="46A556CE" w14:textId="77777777" w:rsidTr="00454EBE">
        <w:tblPrEx>
          <w:tblCellMar>
            <w:left w:w="28" w:type="dxa"/>
            <w:right w:w="28" w:type="dxa"/>
          </w:tblCellMar>
        </w:tblPrEx>
        <w:trPr>
          <w:trHeight w:val="353"/>
        </w:trPr>
        <w:tc>
          <w:tcPr>
            <w:tcW w:w="2710" w:type="dxa"/>
            <w:vMerge w:val="restart"/>
          </w:tcPr>
          <w:p w14:paraId="59E422E7" w14:textId="77777777" w:rsidR="00FE6340" w:rsidRDefault="00FE6340" w:rsidP="00454EBE">
            <w:pPr>
              <w:spacing w:line="0" w:lineRule="atLeast"/>
              <w:jc w:val="center"/>
              <w:rPr>
                <w:noProof/>
              </w:rPr>
            </w:pPr>
            <w:r w:rsidRPr="008F50FB">
              <w:rPr>
                <w:rFonts w:ascii="Century Gothic" w:eastAsia="微軟正黑體" w:hAnsi="Century Gothic"/>
                <w:noProof/>
                <w:sz w:val="22"/>
              </w:rPr>
              <mc:AlternateContent>
                <mc:Choice Requires="wps">
                  <w:drawing>
                    <wp:anchor distT="0" distB="0" distL="114300" distR="114300" simplePos="0" relativeHeight="251719680" behindDoc="0" locked="0" layoutInCell="1" allowOverlap="1" wp14:anchorId="440A810A" wp14:editId="62053712">
                      <wp:simplePos x="0" y="0"/>
                      <wp:positionH relativeFrom="column">
                        <wp:posOffset>1312727</wp:posOffset>
                      </wp:positionH>
                      <wp:positionV relativeFrom="paragraph">
                        <wp:posOffset>469083</wp:posOffset>
                      </wp:positionV>
                      <wp:extent cx="446568" cy="354123"/>
                      <wp:effectExtent l="0" t="0" r="0" b="8255"/>
                      <wp:wrapNone/>
                      <wp:docPr id="2" name="文字方塊 2"/>
                      <wp:cNvGraphicFramePr/>
                      <a:graphic xmlns:a="http://schemas.openxmlformats.org/drawingml/2006/main">
                        <a:graphicData uri="http://schemas.microsoft.com/office/word/2010/wordprocessingShape">
                          <wps:wsp>
                            <wps:cNvSpPr txBox="1"/>
                            <wps:spPr>
                              <a:xfrm>
                                <a:off x="0" y="0"/>
                                <a:ext cx="446568" cy="354123"/>
                              </a:xfrm>
                              <a:prstGeom prst="rect">
                                <a:avLst/>
                              </a:prstGeom>
                              <a:noFill/>
                              <a:ln w="19050">
                                <a:noFill/>
                                <a:prstDash val="sysDash"/>
                              </a:ln>
                            </wps:spPr>
                            <wps:txbx>
                              <w:txbxContent>
                                <w:p w14:paraId="25F8C296" w14:textId="77777777" w:rsidR="00BE660D" w:rsidRPr="00907B2F" w:rsidRDefault="00BE660D" w:rsidP="00FE6340">
                                  <w:pPr>
                                    <w:spacing w:line="240" w:lineRule="atLeast"/>
                                    <w:jc w:val="center"/>
                                    <w:rPr>
                                      <w:color w:val="FF0000"/>
                                      <w:sz w:val="36"/>
                                    </w:rPr>
                                  </w:pPr>
                                  <w:r>
                                    <w:rPr>
                                      <w:color w:val="FF0000"/>
                                      <w:sz w:val="36"/>
                                    </w:rPr>
                                    <w:sym w:font="Wingdings" w:char="F08F"/>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A810A" id="文字方塊 2" o:spid="_x0000_s1028" type="#_x0000_t202" style="position:absolute;left:0;text-align:left;margin-left:103.35pt;margin-top:36.95pt;width:35.15pt;height:27.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" filled="f" stroked="f" strokeweight="1.5pt">
                      <v:stroke dashstyle="3 1"/>
                      <v:textbox inset="0,0,0,0">
                        <w:txbxContent>
                          <w:p w14:paraId="25F8C296" w14:textId="77777777" w:rsidR="00BE660D" w:rsidRPr="00907B2F" w:rsidRDefault="00BE660D" w:rsidP="00FE6340">
                            <w:pPr>
                              <w:spacing w:line="240" w:lineRule="atLeast"/>
                              <w:jc w:val="center"/>
                              <w:rPr>
                                <w:color w:val="FF0000"/>
                                <w:sz w:val="36"/>
                              </w:rPr>
                            </w:pPr>
                            <w:r>
                              <w:rPr>
                                <w:color w:val="FF0000"/>
                                <w:sz w:val="36"/>
                              </w:rPr>
                              <w:sym w:font="Wingdings" w:char="F08F"/>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7632" behindDoc="0" locked="0" layoutInCell="1" allowOverlap="1" wp14:anchorId="7D1E9097" wp14:editId="189DF601">
                      <wp:simplePos x="0" y="0"/>
                      <wp:positionH relativeFrom="column">
                        <wp:posOffset>487952</wp:posOffset>
                      </wp:positionH>
                      <wp:positionV relativeFrom="paragraph">
                        <wp:posOffset>572316</wp:posOffset>
                      </wp:positionV>
                      <wp:extent cx="715645" cy="353695"/>
                      <wp:effectExtent l="0" t="0" r="27305" b="27305"/>
                      <wp:wrapNone/>
                      <wp:docPr id="3" name="文字方塊 3"/>
                      <wp:cNvGraphicFramePr/>
                      <a:graphic xmlns:a="http://schemas.openxmlformats.org/drawingml/2006/main">
                        <a:graphicData uri="http://schemas.microsoft.com/office/word/2010/wordprocessingShape">
                          <wps:wsp>
                            <wps:cNvSpPr txBox="1"/>
                            <wps:spPr>
                              <a:xfrm>
                                <a:off x="0" y="0"/>
                                <a:ext cx="715645" cy="353695"/>
                              </a:xfrm>
                              <a:prstGeom prst="rect">
                                <a:avLst/>
                              </a:prstGeom>
                              <a:noFill/>
                              <a:ln w="19050">
                                <a:solidFill>
                                  <a:schemeClr val="accent2"/>
                                </a:solidFill>
                                <a:prstDash val="sysDash"/>
                              </a:ln>
                            </wps:spPr>
                            <wps:txbx>
                              <w:txbxContent>
                                <w:p w14:paraId="689B7F73" w14:textId="77777777" w:rsidR="00BE660D" w:rsidRPr="00907B2F" w:rsidRDefault="00BE660D" w:rsidP="00FE6340">
                                  <w:pPr>
                                    <w:spacing w:line="240" w:lineRule="atLeast"/>
                                    <w:jc w:val="center"/>
                                    <w:rPr>
                                      <w:color w:val="ED7D31" w:themeColor="accent2"/>
                                      <w:sz w:val="36"/>
                                    </w:rPr>
                                  </w:pPr>
                                  <w:r>
                                    <w:rPr>
                                      <w:color w:val="ED7D31" w:themeColor="accent2"/>
                                      <w:sz w:val="36"/>
                                    </w:rPr>
                                    <w:sym w:font="Wingdings" w:char="F08E"/>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1E9097" id="文字方塊 3" o:spid="_x0000_s1029" type="#_x0000_t202" style="position:absolute;left:0;text-align:left;margin-left:38.4pt;margin-top:45.05pt;width:56.35pt;height:27.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" filled="f" strokecolor="#ed7d31 [3205]" strokeweight="1.5pt">
                      <v:stroke dashstyle="3 1"/>
                      <v:textbox inset="0,0,0,0">
                        <w:txbxContent>
                          <w:p w14:paraId="689B7F73" w14:textId="77777777" w:rsidR="00BE660D" w:rsidRPr="00907B2F" w:rsidRDefault="00BE660D" w:rsidP="00FE6340">
                            <w:pPr>
                              <w:spacing w:line="240" w:lineRule="atLeast"/>
                              <w:jc w:val="center"/>
                              <w:rPr>
                                <w:color w:val="ED7D31" w:themeColor="accent2"/>
                                <w:sz w:val="36"/>
                              </w:rPr>
                            </w:pPr>
                            <w:r>
                              <w:rPr>
                                <w:color w:val="ED7D31" w:themeColor="accent2"/>
                                <w:sz w:val="36"/>
                              </w:rPr>
                              <w:sym w:font="Wingdings" w:char="F08E"/>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6608" behindDoc="0" locked="0" layoutInCell="1" allowOverlap="1" wp14:anchorId="7EF355A8" wp14:editId="582A114E">
                      <wp:simplePos x="0" y="0"/>
                      <wp:positionH relativeFrom="column">
                        <wp:posOffset>490038</wp:posOffset>
                      </wp:positionH>
                      <wp:positionV relativeFrom="paragraph">
                        <wp:posOffset>170634</wp:posOffset>
                      </wp:positionV>
                      <wp:extent cx="715645" cy="347164"/>
                      <wp:effectExtent l="0" t="0" r="27305" b="15240"/>
                      <wp:wrapNone/>
                      <wp:docPr id="5" name="文字方塊 5"/>
                      <wp:cNvGraphicFramePr/>
                      <a:graphic xmlns:a="http://schemas.openxmlformats.org/drawingml/2006/main">
                        <a:graphicData uri="http://schemas.microsoft.com/office/word/2010/wordprocessingShape">
                          <wps:wsp>
                            <wps:cNvSpPr txBox="1"/>
                            <wps:spPr>
                              <a:xfrm>
                                <a:off x="0" y="0"/>
                                <a:ext cx="715645" cy="347164"/>
                              </a:xfrm>
                              <a:prstGeom prst="rect">
                                <a:avLst/>
                              </a:prstGeom>
                              <a:noFill/>
                              <a:ln w="19050">
                                <a:solidFill>
                                  <a:schemeClr val="accent2"/>
                                </a:solidFill>
                                <a:prstDash val="sysDash"/>
                              </a:ln>
                            </wps:spPr>
                            <wps:txbx>
                              <w:txbxContent>
                                <w:p w14:paraId="1DF28116" w14:textId="77777777" w:rsidR="00BE660D" w:rsidRPr="00907B2F" w:rsidRDefault="00BE660D" w:rsidP="00FE6340">
                                  <w:pPr>
                                    <w:spacing w:line="240" w:lineRule="atLeast"/>
                                    <w:jc w:val="center"/>
                                    <w:rPr>
                                      <w:color w:val="ED7D31" w:themeColor="accent2"/>
                                      <w:sz w:val="36"/>
                                    </w:rPr>
                                  </w:pPr>
                                  <w:r>
                                    <w:rPr>
                                      <w:color w:val="ED7D31" w:themeColor="accent2"/>
                                      <w:sz w:val="36"/>
                                    </w:rPr>
                                    <w:sym w:font="Wingdings" w:char="F08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F355A8" id="文字方塊 5" o:spid="_x0000_s1030" type="#_x0000_t202" style="position:absolute;left:0;text-align:left;margin-left:38.6pt;margin-top:13.45pt;width:56.35pt;height:27.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" filled="f" strokecolor="#ed7d31 [3205]" strokeweight="1.5pt">
                      <v:stroke dashstyle="3 1"/>
                      <v:textbox inset="0,0,0,0">
                        <w:txbxContent>
                          <w:p w14:paraId="1DF28116" w14:textId="77777777" w:rsidR="00BE660D" w:rsidRPr="00907B2F" w:rsidRDefault="00BE660D" w:rsidP="00FE6340">
                            <w:pPr>
                              <w:spacing w:line="240" w:lineRule="atLeast"/>
                              <w:jc w:val="center"/>
                              <w:rPr>
                                <w:color w:val="ED7D31" w:themeColor="accent2"/>
                                <w:sz w:val="36"/>
                              </w:rPr>
                            </w:pPr>
                            <w:r>
                              <w:rPr>
                                <w:color w:val="ED7D31" w:themeColor="accent2"/>
                                <w:sz w:val="36"/>
                              </w:rPr>
                              <w:sym w:font="Wingdings" w:char="F08D"/>
                            </w:r>
                          </w:p>
                        </w:txbxContent>
                      </v:textbox>
                    </v:shape>
                  </w:pict>
                </mc:Fallback>
              </mc:AlternateContent>
            </w:r>
            <w:r w:rsidRPr="008F50FB">
              <w:rPr>
                <w:rFonts w:ascii="Century Gothic" w:eastAsia="微軟正黑體" w:hAnsi="Century Gothic"/>
                <w:noProof/>
                <w:sz w:val="22"/>
              </w:rPr>
              <mc:AlternateContent>
                <mc:Choice Requires="wps">
                  <w:drawing>
                    <wp:anchor distT="0" distB="0" distL="114300" distR="114300" simplePos="0" relativeHeight="251718656" behindDoc="0" locked="0" layoutInCell="1" allowOverlap="1" wp14:anchorId="60E6C02A" wp14:editId="0F66FB81">
                      <wp:simplePos x="0" y="0"/>
                      <wp:positionH relativeFrom="column">
                        <wp:posOffset>-19685</wp:posOffset>
                      </wp:positionH>
                      <wp:positionV relativeFrom="paragraph">
                        <wp:posOffset>126093</wp:posOffset>
                      </wp:positionV>
                      <wp:extent cx="446405" cy="353695"/>
                      <wp:effectExtent l="0" t="0" r="0" b="8255"/>
                      <wp:wrapNone/>
                      <wp:docPr id="6" name="文字方塊 6"/>
                      <wp:cNvGraphicFramePr/>
                      <a:graphic xmlns:a="http://schemas.openxmlformats.org/drawingml/2006/main">
                        <a:graphicData uri="http://schemas.microsoft.com/office/word/2010/wordprocessingShape">
                          <wps:wsp>
                            <wps:cNvSpPr txBox="1"/>
                            <wps:spPr>
                              <a:xfrm>
                                <a:off x="0" y="0"/>
                                <a:ext cx="446405" cy="353695"/>
                              </a:xfrm>
                              <a:prstGeom prst="rect">
                                <a:avLst/>
                              </a:prstGeom>
                              <a:noFill/>
                              <a:ln w="19050">
                                <a:noFill/>
                                <a:prstDash val="sysDash"/>
                              </a:ln>
                            </wps:spPr>
                            <wps:txbx>
                              <w:txbxContent>
                                <w:p w14:paraId="1F9A0929" w14:textId="77777777" w:rsidR="00BE660D" w:rsidRPr="00907B2F" w:rsidRDefault="00BE660D" w:rsidP="00FE6340">
                                  <w:pPr>
                                    <w:spacing w:line="240" w:lineRule="atLeast"/>
                                    <w:jc w:val="center"/>
                                    <w:rPr>
                                      <w:color w:val="FF0000"/>
                                      <w:sz w:val="36"/>
                                    </w:rPr>
                                  </w:pPr>
                                  <w:r w:rsidRPr="00907B2F">
                                    <w:rPr>
                                      <w:color w:val="FF0000"/>
                                      <w:sz w:val="36"/>
                                    </w:rPr>
                                    <w:sym w:font="Wingdings" w:char="F08C"/>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C02A" id="文字方塊 6" o:spid="_x0000_s1031" type="#_x0000_t202" style="position:absolute;left:0;text-align:left;margin-left:-1.55pt;margin-top:9.95pt;width:35.15pt;height:2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" filled="f" stroked="f" strokeweight="1.5pt">
                      <v:stroke dashstyle="3 1"/>
                      <v:textbox inset="0,0,0,0">
                        <w:txbxContent>
                          <w:p w14:paraId="1F9A0929" w14:textId="77777777" w:rsidR="00BE660D" w:rsidRPr="00907B2F" w:rsidRDefault="00BE660D" w:rsidP="00FE6340">
                            <w:pPr>
                              <w:spacing w:line="240" w:lineRule="atLeast"/>
                              <w:jc w:val="center"/>
                              <w:rPr>
                                <w:color w:val="FF0000"/>
                                <w:sz w:val="36"/>
                              </w:rPr>
                            </w:pPr>
                            <w:r w:rsidRPr="00907B2F">
                              <w:rPr>
                                <w:color w:val="FF0000"/>
                                <w:sz w:val="36"/>
                              </w:rPr>
                              <w:sym w:font="Wingdings" w:char="F08C"/>
                            </w:r>
                          </w:p>
                        </w:txbxContent>
                      </v:textbox>
                    </v:shape>
                  </w:pict>
                </mc:Fallback>
              </mc:AlternateContent>
            </w:r>
            <w:r>
              <w:rPr>
                <w:noProof/>
              </w:rPr>
              <w:drawing>
                <wp:inline distT="0" distB="0" distL="0" distR="0" wp14:anchorId="7CCB3B15" wp14:editId="1BA68FD0">
                  <wp:extent cx="1583055" cy="9144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963" b="79858"/>
                          <a:stretch/>
                        </pic:blipFill>
                        <pic:spPr bwMode="auto">
                          <a:xfrm>
                            <a:off x="0" y="0"/>
                            <a:ext cx="1584000" cy="914946"/>
                          </a:xfrm>
                          <a:prstGeom prst="rect">
                            <a:avLst/>
                          </a:prstGeom>
                          <a:noFill/>
                          <a:ln>
                            <a:noFill/>
                          </a:ln>
                          <a:extLst>
                            <a:ext uri="{53640926-AAD7-44D8-BBD7-CCE9431645EC}">
                              <a14:shadowObscured xmlns:a14="http://schemas.microsoft.com/office/drawing/2010/main"/>
                            </a:ext>
                          </a:extLst>
                        </pic:spPr>
                      </pic:pic>
                    </a:graphicData>
                  </a:graphic>
                </wp:inline>
              </w:drawing>
            </w:r>
          </w:p>
          <w:p w14:paraId="201BD7AE" w14:textId="77777777" w:rsidR="00FE6340" w:rsidRDefault="00FE6340" w:rsidP="00454EBE">
            <w:pPr>
              <w:spacing w:line="0" w:lineRule="atLeast"/>
              <w:jc w:val="center"/>
              <w:rPr>
                <w:noProof/>
              </w:rPr>
            </w:pPr>
          </w:p>
          <w:p w14:paraId="672DE6EE" w14:textId="77777777" w:rsidR="00FE6340" w:rsidRDefault="00FE6340" w:rsidP="00454EBE">
            <w:pPr>
              <w:spacing w:line="0" w:lineRule="atLeast"/>
              <w:jc w:val="center"/>
              <w:rPr>
                <w:noProof/>
              </w:rPr>
            </w:pPr>
          </w:p>
          <w:p w14:paraId="6701258E" w14:textId="77777777" w:rsidR="00FE6340" w:rsidRDefault="00FE6340" w:rsidP="00454EBE">
            <w:pPr>
              <w:spacing w:line="0" w:lineRule="atLeast"/>
              <w:jc w:val="center"/>
              <w:rPr>
                <w:noProof/>
              </w:rPr>
            </w:pPr>
          </w:p>
          <w:p w14:paraId="320AA469" w14:textId="77777777" w:rsidR="00FE6340" w:rsidRDefault="00FE6340" w:rsidP="00454EBE">
            <w:pPr>
              <w:spacing w:line="0" w:lineRule="atLeast"/>
              <w:jc w:val="center"/>
              <w:rPr>
                <w:noProof/>
              </w:rPr>
            </w:pPr>
          </w:p>
          <w:p w14:paraId="5D52123B" w14:textId="77777777" w:rsidR="00FE6340" w:rsidRDefault="00FE6340" w:rsidP="00454EBE">
            <w:pPr>
              <w:spacing w:line="0" w:lineRule="atLeast"/>
              <w:jc w:val="center"/>
              <w:rPr>
                <w:noProof/>
              </w:rPr>
            </w:pPr>
          </w:p>
          <w:p w14:paraId="30924337" w14:textId="77777777" w:rsidR="00FE6340" w:rsidRDefault="00FE6340" w:rsidP="00454EBE">
            <w:pPr>
              <w:spacing w:line="0" w:lineRule="atLeast"/>
              <w:jc w:val="center"/>
              <w:rPr>
                <w:noProof/>
              </w:rPr>
            </w:pPr>
          </w:p>
          <w:p w14:paraId="76297064" w14:textId="77777777" w:rsidR="00FE6340" w:rsidRDefault="00FE6340" w:rsidP="00454EBE">
            <w:pPr>
              <w:spacing w:line="0" w:lineRule="atLeast"/>
              <w:jc w:val="center"/>
              <w:rPr>
                <w:noProof/>
              </w:rPr>
            </w:pPr>
          </w:p>
          <w:p w14:paraId="2EC99D3F" w14:textId="77777777" w:rsidR="00FE6340" w:rsidRDefault="00FE6340" w:rsidP="00454EBE">
            <w:pPr>
              <w:spacing w:line="0" w:lineRule="atLeast"/>
              <w:jc w:val="center"/>
              <w:rPr>
                <w:noProof/>
              </w:rPr>
            </w:pPr>
          </w:p>
          <w:p w14:paraId="07A2498A" w14:textId="77777777" w:rsidR="00FE6340" w:rsidRDefault="00FE6340" w:rsidP="00454EBE">
            <w:pPr>
              <w:spacing w:line="0" w:lineRule="atLeast"/>
              <w:jc w:val="center"/>
              <w:rPr>
                <w:noProof/>
              </w:rPr>
            </w:pPr>
          </w:p>
          <w:p w14:paraId="77EBE9D4" w14:textId="77777777" w:rsidR="00FE6340" w:rsidRDefault="00FE6340" w:rsidP="00454EBE">
            <w:pPr>
              <w:spacing w:line="0" w:lineRule="atLeast"/>
              <w:rPr>
                <w:noProof/>
              </w:rPr>
            </w:pPr>
          </w:p>
        </w:tc>
        <w:tc>
          <w:tcPr>
            <w:tcW w:w="1141" w:type="dxa"/>
          </w:tcPr>
          <w:p w14:paraId="30765AC9"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lastRenderedPageBreak/>
              <w:sym w:font="Wingdings" w:char="F08C"/>
            </w:r>
            <w:r>
              <w:rPr>
                <w:rFonts w:ascii="Century Gothic" w:eastAsia="微軟正黑體" w:hAnsi="Century Gothic" w:hint="eastAsia"/>
                <w:sz w:val="22"/>
              </w:rPr>
              <w:t>卡片顯示</w:t>
            </w:r>
          </w:p>
        </w:tc>
        <w:tc>
          <w:tcPr>
            <w:tcW w:w="6345" w:type="dxa"/>
          </w:tcPr>
          <w:p w14:paraId="478592BB" w14:textId="77777777" w:rsidR="00FE6340" w:rsidRPr="00A20C3A" w:rsidRDefault="00FE6340" w:rsidP="000C3000">
            <w:pPr>
              <w:pStyle w:val="af5"/>
              <w:numPr>
                <w:ilvl w:val="0"/>
                <w:numId w:val="5"/>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來源及排序：</w:t>
            </w:r>
          </w:p>
          <w:tbl>
            <w:tblPr>
              <w:tblStyle w:val="aa"/>
              <w:tblW w:w="0" w:type="auto"/>
              <w:tblInd w:w="510" w:type="dxa"/>
              <w:tblLook w:val="04A0" w:firstRow="1" w:lastRow="0" w:firstColumn="1" w:lastColumn="0" w:noHBand="0" w:noVBand="1"/>
            </w:tblPr>
            <w:tblGrid>
              <w:gridCol w:w="850"/>
              <w:gridCol w:w="4220"/>
            </w:tblGrid>
            <w:tr w:rsidR="00FE6340" w14:paraId="269C909C" w14:textId="77777777" w:rsidTr="00454EBE">
              <w:trPr>
                <w:trHeight w:val="397"/>
              </w:trPr>
              <w:tc>
                <w:tcPr>
                  <w:tcW w:w="850" w:type="dxa"/>
                  <w:shd w:val="clear" w:color="auto" w:fill="D9D9D9" w:themeFill="background1" w:themeFillShade="D9"/>
                  <w:vAlign w:val="center"/>
                </w:tcPr>
                <w:p w14:paraId="6A5AF53C"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順序</w:t>
                  </w:r>
                </w:p>
              </w:tc>
              <w:tc>
                <w:tcPr>
                  <w:tcW w:w="4220" w:type="dxa"/>
                  <w:shd w:val="clear" w:color="auto" w:fill="D9D9D9" w:themeFill="background1" w:themeFillShade="D9"/>
                  <w:vAlign w:val="center"/>
                </w:tcPr>
                <w:p w14:paraId="3E7EEED1" w14:textId="77777777" w:rsidR="00FE6340" w:rsidRDefault="00FE6340" w:rsidP="00454EBE">
                  <w:pPr>
                    <w:spacing w:line="0" w:lineRule="atLeast"/>
                    <w:jc w:val="both"/>
                    <w:rPr>
                      <w:rFonts w:ascii="Century Gothic" w:eastAsia="微軟正黑體" w:hAnsi="Century Gothic"/>
                      <w:sz w:val="22"/>
                    </w:rPr>
                  </w:pPr>
                  <w:proofErr w:type="gramStart"/>
                  <w:r>
                    <w:rPr>
                      <w:rFonts w:ascii="Century Gothic" w:eastAsia="微軟正黑體" w:hAnsi="Century Gothic" w:hint="eastAsia"/>
                      <w:sz w:val="22"/>
                    </w:rPr>
                    <w:t>卡別</w:t>
                  </w:r>
                  <w:proofErr w:type="gramEnd"/>
                </w:p>
              </w:tc>
            </w:tr>
            <w:tr w:rsidR="00FE6340" w14:paraId="06E5C600" w14:textId="77777777" w:rsidTr="00454EBE">
              <w:trPr>
                <w:trHeight w:val="397"/>
              </w:trPr>
              <w:tc>
                <w:tcPr>
                  <w:tcW w:w="850" w:type="dxa"/>
                  <w:tcBorders>
                    <w:bottom w:val="single" w:sz="12" w:space="0" w:color="00FFFF"/>
                  </w:tcBorders>
                  <w:vAlign w:val="center"/>
                </w:tcPr>
                <w:p w14:paraId="5F646B7D"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20</w:t>
                  </w:r>
                </w:p>
              </w:tc>
              <w:tc>
                <w:tcPr>
                  <w:tcW w:w="4220" w:type="dxa"/>
                  <w:tcBorders>
                    <w:bottom w:val="single" w:sz="12" w:space="0" w:color="00FFFF"/>
                  </w:tcBorders>
                  <w:vAlign w:val="center"/>
                </w:tcPr>
                <w:p w14:paraId="2A7C8ACE"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sidRPr="002A63DD">
                    <w:rPr>
                      <w:rFonts w:ascii="Century Gothic" w:eastAsia="微軟正黑體" w:hAnsi="Century Gothic" w:hint="eastAsia"/>
                      <w:sz w:val="22"/>
                    </w:rPr>
                    <w:t>持有之</w:t>
                  </w:r>
                  <w:r>
                    <w:rPr>
                      <w:rFonts w:ascii="Century Gothic" w:eastAsia="微軟正黑體" w:hAnsi="Century Gothic" w:hint="eastAsia"/>
                      <w:sz w:val="22"/>
                    </w:rPr>
                    <w:t>有效卡片</w:t>
                  </w:r>
                  <w:r w:rsidRPr="002A63DD">
                    <w:rPr>
                      <w:rFonts w:ascii="Century Gothic" w:eastAsia="微軟正黑體" w:hAnsi="Century Gothic" w:hint="eastAsia"/>
                      <w:sz w:val="22"/>
                    </w:rPr>
                    <w:t>，限</w:t>
                  </w:r>
                  <w:r w:rsidRPr="002A63DD">
                    <w:rPr>
                      <w:rFonts w:ascii="Century Gothic" w:eastAsia="微軟正黑體" w:hAnsi="Century Gothic" w:hint="eastAsia"/>
                      <w:sz w:val="22"/>
                    </w:rPr>
                    <w:t>20</w:t>
                  </w:r>
                  <w:r w:rsidRPr="002A63DD">
                    <w:rPr>
                      <w:rFonts w:ascii="Century Gothic" w:eastAsia="微軟正黑體" w:hAnsi="Century Gothic" w:hint="eastAsia"/>
                      <w:sz w:val="22"/>
                    </w:rPr>
                    <w:t>張</w:t>
                  </w:r>
                  <w:r>
                    <w:rPr>
                      <w:rFonts w:ascii="Century Gothic" w:eastAsia="微軟正黑體" w:hAnsi="Century Gothic" w:hint="eastAsia"/>
                      <w:sz w:val="22"/>
                    </w:rPr>
                    <w:t>，將依「卡片列表管理」排序顯示。</w:t>
                  </w:r>
                </w:p>
              </w:tc>
            </w:tr>
            <w:tr w:rsidR="00FE6340" w14:paraId="55D23104" w14:textId="77777777" w:rsidTr="00454EBE">
              <w:trPr>
                <w:trHeight w:val="397"/>
              </w:trPr>
              <w:tc>
                <w:tcPr>
                  <w:tcW w:w="850" w:type="dxa"/>
                  <w:tcBorders>
                    <w:top w:val="single" w:sz="12" w:space="0" w:color="00FFFF"/>
                    <w:left w:val="single" w:sz="12" w:space="0" w:color="00FFFF"/>
                    <w:bottom w:val="single" w:sz="12" w:space="0" w:color="00FFFF"/>
                  </w:tcBorders>
                  <w:vAlign w:val="center"/>
                </w:tcPr>
                <w:p w14:paraId="37E99437"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lastRenderedPageBreak/>
                    <w:t>~</w:t>
                  </w:r>
                </w:p>
              </w:tc>
              <w:tc>
                <w:tcPr>
                  <w:tcW w:w="4220" w:type="dxa"/>
                  <w:tcBorders>
                    <w:top w:val="single" w:sz="12" w:space="0" w:color="00FFFF"/>
                    <w:bottom w:val="single" w:sz="12" w:space="0" w:color="00FFFF"/>
                    <w:right w:val="single" w:sz="12" w:space="0" w:color="00FFFF"/>
                  </w:tcBorders>
                  <w:vAlign w:val="center"/>
                </w:tcPr>
                <w:p w14:paraId="16E7CDE3"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Pr>
                      <w:rFonts w:ascii="Century Gothic" w:eastAsia="微軟正黑體" w:hAnsi="Century Gothic" w:hint="eastAsia"/>
                      <w:sz w:val="22"/>
                    </w:rPr>
                    <w:t>兩個月內所申請掛失及換補發</w:t>
                  </w:r>
                  <w:r>
                    <w:rPr>
                      <w:rFonts w:ascii="Century Gothic" w:eastAsia="微軟正黑體" w:hAnsi="Century Gothic" w:hint="eastAsia"/>
                      <w:sz w:val="22"/>
                    </w:rPr>
                    <w:t>(</w:t>
                  </w:r>
                  <w:proofErr w:type="gramStart"/>
                  <w:r>
                    <w:rPr>
                      <w:rFonts w:ascii="Century Gothic" w:eastAsia="微軟正黑體" w:hAnsi="Century Gothic" w:hint="eastAsia"/>
                      <w:sz w:val="22"/>
                    </w:rPr>
                    <w:t>庚新壬</w:t>
                  </w:r>
                  <w:proofErr w:type="gramEnd"/>
                  <w:r>
                    <w:rPr>
                      <w:rFonts w:ascii="Century Gothic" w:eastAsia="微軟正黑體" w:hAnsi="Century Gothic" w:hint="eastAsia"/>
                      <w:sz w:val="22"/>
                    </w:rPr>
                    <w:t>)</w:t>
                  </w:r>
                  <w:r>
                    <w:rPr>
                      <w:rFonts w:ascii="Century Gothic" w:eastAsia="微軟正黑體" w:hAnsi="Century Gothic" w:hint="eastAsia"/>
                      <w:sz w:val="22"/>
                    </w:rPr>
                    <w:t>之卡片</w:t>
                  </w:r>
                  <w:r w:rsidRPr="002A63DD">
                    <w:rPr>
                      <w:rFonts w:ascii="Century Gothic" w:eastAsia="微軟正黑體" w:hAnsi="Century Gothic" w:hint="eastAsia"/>
                      <w:sz w:val="22"/>
                    </w:rPr>
                    <w:t>，</w:t>
                  </w:r>
                  <w:proofErr w:type="gramStart"/>
                  <w:r>
                    <w:rPr>
                      <w:rFonts w:ascii="Century Gothic" w:eastAsia="微軟正黑體" w:hAnsi="Century Gothic" w:hint="eastAsia"/>
                      <w:sz w:val="22"/>
                    </w:rPr>
                    <w:t>不限張數</w:t>
                  </w:r>
                  <w:proofErr w:type="gramEnd"/>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由小到大。</w:t>
                  </w:r>
                </w:p>
              </w:tc>
            </w:tr>
            <w:tr w:rsidR="00FE6340" w14:paraId="5F73C8A8" w14:textId="77777777" w:rsidTr="00454EBE">
              <w:trPr>
                <w:trHeight w:val="397"/>
              </w:trPr>
              <w:tc>
                <w:tcPr>
                  <w:tcW w:w="850" w:type="dxa"/>
                  <w:tcBorders>
                    <w:top w:val="single" w:sz="12" w:space="0" w:color="00FFFF"/>
                  </w:tcBorders>
                  <w:vAlign w:val="center"/>
                </w:tcPr>
                <w:p w14:paraId="7BAF3F17"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w:t>
                  </w:r>
                </w:p>
              </w:tc>
              <w:tc>
                <w:tcPr>
                  <w:tcW w:w="4220" w:type="dxa"/>
                  <w:tcBorders>
                    <w:top w:val="single" w:sz="12" w:space="0" w:color="00FFFF"/>
                  </w:tcBorders>
                  <w:vAlign w:val="center"/>
                </w:tcPr>
                <w:p w14:paraId="0D1450FE"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此</w:t>
                  </w:r>
                  <w:r>
                    <w:rPr>
                      <w:rFonts w:ascii="Century Gothic" w:eastAsia="微軟正黑體" w:hAnsi="Century Gothic" w:hint="eastAsia"/>
                      <w:sz w:val="22"/>
                    </w:rPr>
                    <w:t>I</w:t>
                  </w:r>
                  <w:r>
                    <w:rPr>
                      <w:rFonts w:ascii="Century Gothic" w:eastAsia="微軟正黑體" w:hAnsi="Century Gothic"/>
                      <w:sz w:val="22"/>
                    </w:rPr>
                    <w:t>D</w:t>
                  </w:r>
                  <w:r>
                    <w:rPr>
                      <w:rFonts w:ascii="Century Gothic" w:eastAsia="微軟正黑體" w:hAnsi="Century Gothic" w:hint="eastAsia"/>
                      <w:sz w:val="22"/>
                    </w:rPr>
                    <w:t>未核卡</w:t>
                  </w:r>
                  <w:r>
                    <w:rPr>
                      <w:rFonts w:ascii="Century Gothic" w:eastAsia="微軟正黑體" w:hAnsi="Century Gothic" w:hint="eastAsia"/>
                      <w:sz w:val="22"/>
                    </w:rPr>
                    <w:t>(</w:t>
                  </w:r>
                  <w:r>
                    <w:rPr>
                      <w:rFonts w:ascii="Century Gothic" w:eastAsia="微軟正黑體" w:hAnsi="Century Gothic" w:hint="eastAsia"/>
                      <w:sz w:val="22"/>
                    </w:rPr>
                    <w:t>甲</w:t>
                  </w:r>
                  <w:r>
                    <w:rPr>
                      <w:rFonts w:ascii="Century Gothic" w:eastAsia="微軟正黑體" w:hAnsi="Century Gothic" w:hint="eastAsia"/>
                      <w:sz w:val="22"/>
                    </w:rPr>
                    <w:t>)</w:t>
                  </w:r>
                  <w:r>
                    <w:rPr>
                      <w:rFonts w:ascii="Century Gothic" w:eastAsia="微軟正黑體" w:hAnsi="Century Gothic" w:hint="eastAsia"/>
                      <w:sz w:val="22"/>
                    </w:rPr>
                    <w:t>之卡片，</w:t>
                  </w:r>
                  <w:proofErr w:type="gramStart"/>
                  <w:r>
                    <w:rPr>
                      <w:rFonts w:ascii="Century Gothic" w:eastAsia="微軟正黑體" w:hAnsi="Century Gothic" w:hint="eastAsia"/>
                      <w:sz w:val="22"/>
                    </w:rPr>
                    <w:t>不限張數</w:t>
                  </w:r>
                  <w:proofErr w:type="gramEnd"/>
                  <w:r>
                    <w:rPr>
                      <w:rFonts w:ascii="Century Gothic" w:eastAsia="微軟正黑體" w:hAnsi="Century Gothic" w:hint="eastAsia"/>
                      <w:sz w:val="22"/>
                    </w:rPr>
                    <w:t>，</w:t>
                  </w:r>
                  <w:proofErr w:type="gramStart"/>
                  <w:r>
                    <w:rPr>
                      <w:rFonts w:ascii="Century Gothic" w:eastAsia="微軟正黑體" w:hAnsi="Century Gothic" w:hint="eastAsia"/>
                      <w:sz w:val="22"/>
                    </w:rPr>
                    <w:t>依卡號</w:t>
                  </w:r>
                  <w:proofErr w:type="gramEnd"/>
                  <w:r>
                    <w:rPr>
                      <w:rFonts w:ascii="Century Gothic" w:eastAsia="微軟正黑體" w:hAnsi="Century Gothic" w:hint="eastAsia"/>
                      <w:sz w:val="22"/>
                    </w:rPr>
                    <w:t>由小至大排序。</w:t>
                  </w:r>
                </w:p>
              </w:tc>
            </w:tr>
          </w:tbl>
          <w:p w14:paraId="77E5D18F" w14:textId="77777777" w:rsidR="00FE6340" w:rsidRPr="00405EE6" w:rsidRDefault="00FE6340" w:rsidP="000C3000">
            <w:pPr>
              <w:pStyle w:val="af5"/>
              <w:numPr>
                <w:ilvl w:val="0"/>
                <w:numId w:val="5"/>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預設：開啟畫面將顯示排序第一張之卡片</w:t>
            </w:r>
          </w:p>
        </w:tc>
      </w:tr>
      <w:tr w:rsidR="00C93C1D" w14:paraId="6680EDF4" w14:textId="77777777" w:rsidTr="00454EBE">
        <w:tblPrEx>
          <w:tblCellMar>
            <w:left w:w="28" w:type="dxa"/>
            <w:right w:w="28" w:type="dxa"/>
          </w:tblCellMar>
        </w:tblPrEx>
        <w:trPr>
          <w:trHeight w:val="227"/>
        </w:trPr>
        <w:tc>
          <w:tcPr>
            <w:tcW w:w="2710" w:type="dxa"/>
            <w:vMerge/>
          </w:tcPr>
          <w:p w14:paraId="5000006A" w14:textId="77777777" w:rsidR="00FE6340" w:rsidRDefault="00FE6340" w:rsidP="00454EBE">
            <w:pPr>
              <w:spacing w:line="0" w:lineRule="atLeast"/>
              <w:rPr>
                <w:noProof/>
              </w:rPr>
            </w:pPr>
          </w:p>
        </w:tc>
        <w:tc>
          <w:tcPr>
            <w:tcW w:w="1141" w:type="dxa"/>
            <w:tcBorders>
              <w:bottom w:val="single" w:sz="4" w:space="0" w:color="auto"/>
            </w:tcBorders>
          </w:tcPr>
          <w:p w14:paraId="2B1CCBB5"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p w14:paraId="0ABFB97F" w14:textId="77777777" w:rsidR="00FE6340" w:rsidRPr="003326BF"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auto"/>
            </w:tcBorders>
          </w:tcPr>
          <w:p w14:paraId="783BEF56" w14:textId="77777777" w:rsidR="00FE6340" w:rsidRDefault="00FE6340" w:rsidP="000C3000">
            <w:pPr>
              <w:pStyle w:val="af5"/>
              <w:numPr>
                <w:ilvl w:val="0"/>
                <w:numId w:val="6"/>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檢核：請參考下方檢核，顯示對應之按鍵</w:t>
            </w:r>
          </w:p>
          <w:tbl>
            <w:tblPr>
              <w:tblStyle w:val="aa"/>
              <w:tblW w:w="0" w:type="auto"/>
              <w:tblBorders>
                <w:top w:val="single" w:sz="12" w:space="0" w:color="00FFFF"/>
                <w:left w:val="single" w:sz="12" w:space="0" w:color="00FFFF"/>
                <w:bottom w:val="single" w:sz="12" w:space="0" w:color="00FFFF"/>
                <w:right w:val="single" w:sz="12" w:space="0" w:color="00FFFF"/>
              </w:tblBorders>
              <w:tblCellMar>
                <w:left w:w="28" w:type="dxa"/>
                <w:right w:w="28" w:type="dxa"/>
              </w:tblCellMar>
              <w:tblLook w:val="04A0" w:firstRow="1" w:lastRow="0" w:firstColumn="1" w:lastColumn="0" w:noHBand="0" w:noVBand="1"/>
            </w:tblPr>
            <w:tblGrid>
              <w:gridCol w:w="910"/>
              <w:gridCol w:w="842"/>
              <w:gridCol w:w="906"/>
              <w:gridCol w:w="907"/>
            </w:tblGrid>
            <w:tr w:rsidR="00FE6340" w:rsidRPr="00776ABA" w14:paraId="4DC4E138" w14:textId="77777777" w:rsidTr="00454EBE">
              <w:trPr>
                <w:trHeight w:val="321"/>
              </w:trPr>
              <w:tc>
                <w:tcPr>
                  <w:tcW w:w="910" w:type="dxa"/>
                  <w:shd w:val="clear" w:color="auto" w:fill="D9D9D9" w:themeFill="background1" w:themeFillShade="D9"/>
                </w:tcPr>
                <w:p w14:paraId="2E59AAE8" w14:textId="77777777" w:rsidR="00FE6340" w:rsidRDefault="00FE6340" w:rsidP="00454EBE">
                  <w:pPr>
                    <w:spacing w:line="0" w:lineRule="atLeast"/>
                    <w:rPr>
                      <w:rFonts w:ascii="Century Gothic" w:eastAsia="微軟正黑體" w:hAnsi="Century Gothic"/>
                      <w:sz w:val="16"/>
                      <w:szCs w:val="16"/>
                    </w:rPr>
                  </w:pPr>
                </w:p>
              </w:tc>
              <w:tc>
                <w:tcPr>
                  <w:tcW w:w="842" w:type="dxa"/>
                  <w:shd w:val="clear" w:color="auto" w:fill="D9D9D9" w:themeFill="background1" w:themeFillShade="D9"/>
                </w:tcPr>
                <w:p w14:paraId="40FE5914"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庚</w:t>
                  </w:r>
                </w:p>
              </w:tc>
              <w:tc>
                <w:tcPr>
                  <w:tcW w:w="906" w:type="dxa"/>
                  <w:shd w:val="clear" w:color="auto" w:fill="D9D9D9" w:themeFill="background1" w:themeFillShade="D9"/>
                </w:tcPr>
                <w:p w14:paraId="78AC2316"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辛</w:t>
                  </w:r>
                </w:p>
              </w:tc>
              <w:tc>
                <w:tcPr>
                  <w:tcW w:w="907" w:type="dxa"/>
                  <w:shd w:val="clear" w:color="auto" w:fill="D9D9D9" w:themeFill="background1" w:themeFillShade="D9"/>
                </w:tcPr>
                <w:p w14:paraId="7ECB067D"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壬</w:t>
                  </w:r>
                </w:p>
              </w:tc>
            </w:tr>
            <w:tr w:rsidR="00FE6340" w:rsidRPr="00776ABA" w14:paraId="59040B78" w14:textId="77777777" w:rsidTr="00454EBE">
              <w:trPr>
                <w:trHeight w:val="494"/>
              </w:trPr>
              <w:tc>
                <w:tcPr>
                  <w:tcW w:w="910" w:type="dxa"/>
                  <w:shd w:val="clear" w:color="auto" w:fill="D9D9D9" w:themeFill="background1" w:themeFillShade="D9"/>
                </w:tcPr>
                <w:p w14:paraId="15010C45"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p>
              </w:tc>
              <w:tc>
                <w:tcPr>
                  <w:tcW w:w="842" w:type="dxa"/>
                  <w:shd w:val="clear" w:color="auto" w:fill="D9D9D9" w:themeFill="background1" w:themeFillShade="D9"/>
                </w:tcPr>
                <w:p w14:paraId="64406E42"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p>
                <w:p w14:paraId="16D2C6DA"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未換發</w:t>
                  </w:r>
                </w:p>
              </w:tc>
              <w:tc>
                <w:tcPr>
                  <w:tcW w:w="906" w:type="dxa"/>
                  <w:shd w:val="clear" w:color="auto" w:fill="D9D9D9" w:themeFill="background1" w:themeFillShade="D9"/>
                </w:tcPr>
                <w:p w14:paraId="2F2349C0"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已掛失</w:t>
                  </w:r>
                </w:p>
                <w:p w14:paraId="77D11932"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已換發</w:t>
                  </w:r>
                </w:p>
              </w:tc>
              <w:tc>
                <w:tcPr>
                  <w:tcW w:w="907" w:type="dxa"/>
                  <w:shd w:val="clear" w:color="auto" w:fill="D9D9D9" w:themeFill="background1" w:themeFillShade="D9"/>
                </w:tcPr>
                <w:p w14:paraId="2BC09A30"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未掛失</w:t>
                  </w:r>
                </w:p>
                <w:p w14:paraId="16E7E334"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已補發</w:t>
                  </w:r>
                </w:p>
              </w:tc>
            </w:tr>
            <w:tr w:rsidR="00FE6340" w:rsidRPr="00776ABA" w14:paraId="3FF23E6E" w14:textId="77777777" w:rsidTr="00454EBE">
              <w:trPr>
                <w:trHeight w:val="321"/>
              </w:trPr>
              <w:tc>
                <w:tcPr>
                  <w:tcW w:w="910" w:type="dxa"/>
                  <w:shd w:val="clear" w:color="auto" w:fill="D9D9D9" w:themeFill="background1" w:themeFillShade="D9"/>
                </w:tcPr>
                <w:p w14:paraId="0B38E2AC"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w:t>
                  </w:r>
                  <w:proofErr w:type="gramStart"/>
                  <w:r w:rsidRPr="00776ABA">
                    <w:rPr>
                      <w:rFonts w:ascii="Century Gothic" w:eastAsia="微軟正黑體" w:hAnsi="Century Gothic" w:hint="eastAsia"/>
                      <w:sz w:val="16"/>
                      <w:szCs w:val="16"/>
                    </w:rPr>
                    <w:t>一</w:t>
                  </w:r>
                  <w:proofErr w:type="gramEnd"/>
                </w:p>
              </w:tc>
              <w:tc>
                <w:tcPr>
                  <w:tcW w:w="842" w:type="dxa"/>
                </w:tcPr>
                <w:p w14:paraId="205C9F6D" w14:textId="77777777" w:rsidR="00FE6340" w:rsidRPr="00776ABA"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p>
              </w:tc>
              <w:tc>
                <w:tcPr>
                  <w:tcW w:w="906" w:type="dxa"/>
                </w:tcPr>
                <w:p w14:paraId="1C5CE241"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已掛失</w:t>
                  </w:r>
                </w:p>
              </w:tc>
              <w:tc>
                <w:tcPr>
                  <w:tcW w:w="907" w:type="dxa"/>
                </w:tcPr>
                <w:p w14:paraId="3260A04B"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無</w:t>
                  </w:r>
                </w:p>
              </w:tc>
            </w:tr>
            <w:tr w:rsidR="00FE6340" w:rsidRPr="00776ABA" w14:paraId="7B9BEF88" w14:textId="77777777" w:rsidTr="00454EBE">
              <w:trPr>
                <w:trHeight w:val="308"/>
              </w:trPr>
              <w:tc>
                <w:tcPr>
                  <w:tcW w:w="910" w:type="dxa"/>
                  <w:shd w:val="clear" w:color="auto" w:fill="D9D9D9" w:themeFill="background1" w:themeFillShade="D9"/>
                </w:tcPr>
                <w:p w14:paraId="4B51CBFD" w14:textId="77777777" w:rsidR="00FE6340" w:rsidRPr="00776ABA" w:rsidRDefault="00FE6340" w:rsidP="00454EBE">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狀態二</w:t>
                  </w:r>
                </w:p>
              </w:tc>
              <w:tc>
                <w:tcPr>
                  <w:tcW w:w="842" w:type="dxa"/>
                </w:tcPr>
                <w:p w14:paraId="1C0B946F" w14:textId="77777777" w:rsidR="00FE6340" w:rsidRDefault="00FE6340" w:rsidP="00454EBE">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換發卡片</w:t>
                  </w:r>
                </w:p>
                <w:p w14:paraId="034A32E8" w14:textId="77777777" w:rsidR="00FE6340" w:rsidRPr="00437278" w:rsidRDefault="00FE6340" w:rsidP="00454EBE">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906" w:type="dxa"/>
                </w:tcPr>
                <w:p w14:paraId="508F93D2"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換發訊息</w:t>
                  </w:r>
                </w:p>
              </w:tc>
              <w:tc>
                <w:tcPr>
                  <w:tcW w:w="907" w:type="dxa"/>
                  <w:shd w:val="clear" w:color="auto" w:fill="auto"/>
                </w:tcPr>
                <w:p w14:paraId="2F26B935" w14:textId="77777777" w:rsidR="00FE6340" w:rsidRPr="00E84C5E" w:rsidRDefault="00FE6340" w:rsidP="00454EBE">
                  <w:pPr>
                    <w:spacing w:line="0" w:lineRule="atLeast"/>
                    <w:rPr>
                      <w:rFonts w:ascii="Century Gothic" w:eastAsia="微軟正黑體" w:hAnsi="Century Gothic"/>
                      <w:color w:val="A6A6A6" w:themeColor="background1" w:themeShade="A6"/>
                      <w:sz w:val="16"/>
                      <w:szCs w:val="16"/>
                    </w:rPr>
                  </w:pPr>
                  <w:r w:rsidRPr="00E84C5E">
                    <w:rPr>
                      <w:rFonts w:ascii="Century Gothic" w:eastAsia="微軟正黑體" w:hAnsi="Century Gothic" w:hint="eastAsia"/>
                      <w:color w:val="A6A6A6" w:themeColor="background1" w:themeShade="A6"/>
                      <w:sz w:val="16"/>
                      <w:szCs w:val="16"/>
                    </w:rPr>
                    <w:t>補發訊息</w:t>
                  </w:r>
                </w:p>
              </w:tc>
            </w:tr>
          </w:tbl>
          <w:p w14:paraId="284126F9" w14:textId="77777777" w:rsidR="00FE6340" w:rsidRPr="00405EE6" w:rsidRDefault="00FE6340" w:rsidP="00454EBE">
            <w:pPr>
              <w:spacing w:line="0" w:lineRule="atLeast"/>
              <w:rPr>
                <w:rFonts w:ascii="Century Gothic" w:eastAsia="微軟正黑體" w:hAnsi="Century Gothic"/>
                <w:sz w:val="22"/>
              </w:rPr>
            </w:pPr>
            <w:r>
              <w:rPr>
                <w:rFonts w:ascii="Century Gothic" w:eastAsia="微軟正黑體" w:hAnsi="Century Gothic"/>
                <w:sz w:val="22"/>
              </w:rPr>
              <w:br/>
            </w:r>
          </w:p>
        </w:tc>
      </w:tr>
      <w:tr w:rsidR="00C93C1D" w14:paraId="70545FB1" w14:textId="77777777" w:rsidTr="00454EBE">
        <w:tblPrEx>
          <w:tblCellMar>
            <w:left w:w="28" w:type="dxa"/>
            <w:right w:w="28" w:type="dxa"/>
          </w:tblCellMar>
        </w:tblPrEx>
        <w:trPr>
          <w:trHeight w:val="227"/>
        </w:trPr>
        <w:tc>
          <w:tcPr>
            <w:tcW w:w="2710" w:type="dxa"/>
            <w:tcBorders>
              <w:bottom w:val="single" w:sz="4" w:space="0" w:color="auto"/>
            </w:tcBorders>
            <w:shd w:val="clear" w:color="auto" w:fill="D9D9D9" w:themeFill="background1" w:themeFillShade="D9"/>
          </w:tcPr>
          <w:p w14:paraId="7B359F20" w14:textId="77777777" w:rsidR="00FE6340" w:rsidRDefault="00FE6340" w:rsidP="00454EBE">
            <w:pPr>
              <w:spacing w:line="0" w:lineRule="atLeast"/>
              <w:jc w:val="center"/>
              <w:rPr>
                <w:noProof/>
              </w:rPr>
            </w:pPr>
            <w:r w:rsidRPr="00E84C5E">
              <w:rPr>
                <w:rFonts w:ascii="Century Gothic" w:eastAsia="微軟正黑體" w:hAnsi="Century Gothic" w:hint="eastAsia"/>
                <w:sz w:val="22"/>
                <w:highlight w:val="cyan"/>
              </w:rPr>
              <w:t>卡片狀態區</w:t>
            </w:r>
            <w:r w:rsidRPr="00E84C5E">
              <w:rPr>
                <w:rFonts w:ascii="Century Gothic" w:eastAsia="微軟正黑體" w:hAnsi="Century Gothic"/>
                <w:sz w:val="22"/>
                <w:highlight w:val="cyan"/>
              </w:rPr>
              <w:t>_</w:t>
            </w:r>
            <w:r w:rsidRPr="00E84C5E">
              <w:rPr>
                <w:rFonts w:ascii="Century Gothic" w:eastAsia="微軟正黑體" w:hAnsi="Century Gothic" w:hint="eastAsia"/>
                <w:sz w:val="22"/>
                <w:highlight w:val="cyan"/>
              </w:rPr>
              <w:t>庚</w:t>
            </w:r>
          </w:p>
        </w:tc>
        <w:tc>
          <w:tcPr>
            <w:tcW w:w="1141" w:type="dxa"/>
            <w:tcBorders>
              <w:bottom w:val="single" w:sz="4" w:space="0" w:color="auto"/>
            </w:tcBorders>
            <w:shd w:val="clear" w:color="auto" w:fill="D9D9D9" w:themeFill="background1" w:themeFillShade="D9"/>
          </w:tcPr>
          <w:p w14:paraId="532687A2"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082E392E" w14:textId="77777777" w:rsidR="00FE6340" w:rsidRPr="00096009"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C93C1D" w14:paraId="51AEB8CA" w14:textId="77777777" w:rsidTr="00454EBE">
        <w:tblPrEx>
          <w:tblCellMar>
            <w:left w:w="28" w:type="dxa"/>
            <w:right w:w="28" w:type="dxa"/>
          </w:tblCellMar>
        </w:tblPrEx>
        <w:trPr>
          <w:trHeight w:val="227"/>
        </w:trPr>
        <w:tc>
          <w:tcPr>
            <w:tcW w:w="2710" w:type="dxa"/>
            <w:vMerge w:val="restart"/>
            <w:shd w:val="clear" w:color="auto" w:fill="auto"/>
          </w:tcPr>
          <w:p w14:paraId="6FE7FC2A" w14:textId="4898ADB7" w:rsidR="00FE6340" w:rsidRDefault="00C93C1D" w:rsidP="00454EBE">
            <w:pPr>
              <w:spacing w:line="0" w:lineRule="atLeast"/>
              <w:jc w:val="center"/>
              <w:rPr>
                <w:rFonts w:ascii="Century Gothic" w:eastAsia="微軟正黑體" w:hAnsi="Century Gothic"/>
                <w:sz w:val="22"/>
              </w:rPr>
            </w:pPr>
            <w:r w:rsidRPr="00C93C1D">
              <w:rPr>
                <w:rFonts w:ascii="Century Gothic" w:eastAsia="微軟正黑體" w:hAnsi="Century Gothic"/>
                <w:noProof/>
                <w:sz w:val="22"/>
              </w:rPr>
              <w:drawing>
                <wp:inline distT="0" distB="0" distL="0" distR="0" wp14:anchorId="244D1E59" wp14:editId="0AF93DB6">
                  <wp:extent cx="1633235" cy="951069"/>
                  <wp:effectExtent l="0" t="0" r="5080" b="1905"/>
                  <wp:docPr id="64" name="圖片 13">
                    <a:extLst xmlns:a="http://schemas.openxmlformats.org/drawingml/2006/main">
                      <a:ext uri="{FF2B5EF4-FFF2-40B4-BE49-F238E27FC236}">
                        <a16:creationId xmlns:a16="http://schemas.microsoft.com/office/drawing/2014/main" id="{C75D005C-83DE-4825-B75A-7AC704605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a:extLst>
                              <a:ext uri="{FF2B5EF4-FFF2-40B4-BE49-F238E27FC236}">
                                <a16:creationId xmlns:a16="http://schemas.microsoft.com/office/drawing/2014/main" id="{C75D005C-83DE-4825-B75A-7AC70460566D}"/>
                              </a:ext>
                            </a:extLst>
                          </pic:cNvPr>
                          <pic:cNvPicPr>
                            <a:picLocks noChangeAspect="1"/>
                          </pic:cNvPicPr>
                        </pic:nvPicPr>
                        <pic:blipFill>
                          <a:blip r:embed="rId12"/>
                          <a:stretch>
                            <a:fillRect/>
                          </a:stretch>
                        </pic:blipFill>
                        <pic:spPr>
                          <a:xfrm>
                            <a:off x="0" y="0"/>
                            <a:ext cx="1654579" cy="963498"/>
                          </a:xfrm>
                          <a:prstGeom prst="rect">
                            <a:avLst/>
                          </a:prstGeom>
                        </pic:spPr>
                      </pic:pic>
                    </a:graphicData>
                  </a:graphic>
                </wp:inline>
              </w:drawing>
            </w:r>
          </w:p>
        </w:tc>
        <w:tc>
          <w:tcPr>
            <w:tcW w:w="1141" w:type="dxa"/>
            <w:tcBorders>
              <w:bottom w:val="single" w:sz="4" w:space="0" w:color="auto"/>
            </w:tcBorders>
            <w:shd w:val="clear" w:color="auto" w:fill="auto"/>
          </w:tcPr>
          <w:p w14:paraId="31C1C2A2"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狀態</w:t>
            </w:r>
          </w:p>
        </w:tc>
        <w:tc>
          <w:tcPr>
            <w:tcW w:w="6345" w:type="dxa"/>
            <w:tcBorders>
              <w:bottom w:val="single" w:sz="4" w:space="0" w:color="auto"/>
            </w:tcBorders>
            <w:shd w:val="clear" w:color="auto" w:fill="auto"/>
          </w:tcPr>
          <w:p w14:paraId="71547F90"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已掛失</w:t>
            </w:r>
            <w:r>
              <w:rPr>
                <w:rFonts w:ascii="Century Gothic" w:eastAsia="微軟正黑體" w:hAnsi="Century Gothic" w:hint="eastAsia"/>
                <w:sz w:val="22"/>
              </w:rPr>
              <w:t>/</w:t>
            </w:r>
            <w:r>
              <w:rPr>
                <w:rFonts w:ascii="Century Gothic" w:eastAsia="微軟正黑體" w:hAnsi="Century Gothic" w:hint="eastAsia"/>
                <w:sz w:val="22"/>
              </w:rPr>
              <w:t>未換發</w:t>
            </w:r>
          </w:p>
        </w:tc>
      </w:tr>
      <w:tr w:rsidR="00C93C1D" w14:paraId="1EFC8ABD" w14:textId="77777777" w:rsidTr="00454EBE">
        <w:tblPrEx>
          <w:tblCellMar>
            <w:left w:w="28" w:type="dxa"/>
            <w:right w:w="28" w:type="dxa"/>
          </w:tblCellMar>
        </w:tblPrEx>
        <w:trPr>
          <w:trHeight w:val="227"/>
        </w:trPr>
        <w:tc>
          <w:tcPr>
            <w:tcW w:w="2710" w:type="dxa"/>
            <w:vMerge/>
            <w:shd w:val="clear" w:color="auto" w:fill="auto"/>
          </w:tcPr>
          <w:p w14:paraId="36F3F26D" w14:textId="77777777" w:rsidR="00FE6340" w:rsidRDefault="00FE6340" w:rsidP="00454EBE">
            <w:pPr>
              <w:spacing w:line="0" w:lineRule="atLeast"/>
              <w:jc w:val="center"/>
              <w:rPr>
                <w:rFonts w:ascii="Century Gothic" w:eastAsia="微軟正黑體" w:hAnsi="Century Gothic"/>
                <w:sz w:val="22"/>
              </w:rPr>
            </w:pPr>
          </w:p>
        </w:tc>
        <w:tc>
          <w:tcPr>
            <w:tcW w:w="1141" w:type="dxa"/>
            <w:tcBorders>
              <w:bottom w:val="single" w:sz="4" w:space="0" w:color="auto"/>
            </w:tcBorders>
            <w:shd w:val="clear" w:color="auto" w:fill="auto"/>
          </w:tcPr>
          <w:p w14:paraId="47A81FA8"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D"/>
            </w:r>
            <w:r>
              <w:rPr>
                <w:rFonts w:ascii="Century Gothic" w:eastAsia="微軟正黑體" w:hAnsi="Century Gothic" w:hint="eastAsia"/>
                <w:sz w:val="22"/>
              </w:rPr>
              <w:t>狀態</w:t>
            </w:r>
            <w:proofErr w:type="gramStart"/>
            <w:r>
              <w:rPr>
                <w:rFonts w:ascii="Century Gothic" w:eastAsia="微軟正黑體" w:hAnsi="Century Gothic" w:hint="eastAsia"/>
                <w:sz w:val="22"/>
              </w:rPr>
              <w:t>一</w:t>
            </w:r>
            <w:proofErr w:type="gramEnd"/>
          </w:p>
        </w:tc>
        <w:tc>
          <w:tcPr>
            <w:tcW w:w="6345" w:type="dxa"/>
            <w:tcBorders>
              <w:bottom w:val="single" w:sz="4" w:space="0" w:color="auto"/>
            </w:tcBorders>
            <w:shd w:val="clear" w:color="auto" w:fill="auto"/>
          </w:tcPr>
          <w:p w14:paraId="5F0DB0CE" w14:textId="1B1C4CC6" w:rsidR="008D5CDA" w:rsidRDefault="008D5CDA" w:rsidP="000C3000">
            <w:pPr>
              <w:pStyle w:val="af5"/>
              <w:numPr>
                <w:ilvl w:val="0"/>
                <w:numId w:val="7"/>
              </w:numPr>
              <w:spacing w:line="0" w:lineRule="atLeast"/>
              <w:ind w:leftChars="0"/>
              <w:rPr>
                <w:rFonts w:ascii="Century Gothic" w:eastAsia="微軟正黑體" w:hAnsi="Century Gothic"/>
                <w:sz w:val="22"/>
              </w:rPr>
            </w:pPr>
            <w:r>
              <w:rPr>
                <w:rFonts w:ascii="Century Gothic" w:eastAsia="微軟正黑體" w:hAnsi="Century Gothic" w:hint="eastAsia"/>
                <w:sz w:val="22"/>
              </w:rPr>
              <w:t>查詢：若此卡片已掛失，且為</w:t>
            </w:r>
            <w:r w:rsidR="005D204D">
              <w:rPr>
                <w:rFonts w:ascii="Century Gothic" w:eastAsia="微軟正黑體" w:hAnsi="Century Gothic" w:hint="eastAsia"/>
                <w:sz w:val="22"/>
              </w:rPr>
              <w:t>3</w:t>
            </w:r>
            <w:r w:rsidR="005D204D">
              <w:rPr>
                <w:rFonts w:ascii="Century Gothic" w:eastAsia="微軟正黑體" w:hAnsi="Century Gothic"/>
                <w:sz w:val="22"/>
              </w:rPr>
              <w:t>0</w:t>
            </w:r>
            <w:r w:rsidR="005D204D">
              <w:rPr>
                <w:rFonts w:ascii="Century Gothic" w:eastAsia="微軟正黑體" w:hAnsi="Century Gothic" w:hint="eastAsia"/>
                <w:sz w:val="22"/>
              </w:rPr>
              <w:t>天</w:t>
            </w:r>
            <w:r>
              <w:rPr>
                <w:rFonts w:ascii="Century Gothic" w:eastAsia="微軟正黑體" w:hAnsi="Century Gothic" w:hint="eastAsia"/>
                <w:sz w:val="22"/>
              </w:rPr>
              <w:t>內</w:t>
            </w:r>
            <w:r w:rsidR="005D204D">
              <w:rPr>
                <w:rFonts w:ascii="Century Gothic" w:eastAsia="微軟正黑體" w:hAnsi="Century Gothic" w:hint="eastAsia"/>
                <w:sz w:val="22"/>
              </w:rPr>
              <w:t>(</w:t>
            </w:r>
            <w:r w:rsidR="005D204D">
              <w:rPr>
                <w:rFonts w:ascii="Century Gothic" w:eastAsia="微軟正黑體" w:hAnsi="Century Gothic"/>
                <w:sz w:val="22"/>
              </w:rPr>
              <w:t>WB62</w:t>
            </w:r>
            <w:r w:rsidR="005D204D">
              <w:rPr>
                <w:rFonts w:ascii="Century Gothic" w:eastAsia="微軟正黑體" w:hAnsi="Century Gothic" w:hint="eastAsia"/>
                <w:sz w:val="22"/>
              </w:rPr>
              <w:t>)</w:t>
            </w:r>
          </w:p>
          <w:p w14:paraId="17D344A1" w14:textId="218F2D52" w:rsidR="00FE6340" w:rsidRPr="00096009" w:rsidRDefault="00FE6340" w:rsidP="000C3000">
            <w:pPr>
              <w:pStyle w:val="af5"/>
              <w:numPr>
                <w:ilvl w:val="0"/>
                <w:numId w:val="7"/>
              </w:numPr>
              <w:spacing w:line="0" w:lineRule="atLeast"/>
              <w:ind w:leftChars="0"/>
              <w:rPr>
                <w:rFonts w:ascii="Century Gothic" w:eastAsia="微軟正黑體" w:hAnsi="Century Gothic"/>
                <w:sz w:val="22"/>
              </w:rPr>
            </w:pPr>
            <w:r w:rsidRPr="00096009">
              <w:rPr>
                <w:rFonts w:ascii="Century Gothic" w:eastAsia="微軟正黑體" w:hAnsi="Century Gothic" w:hint="eastAsia"/>
                <w:sz w:val="22"/>
              </w:rPr>
              <w:t>顯示</w:t>
            </w:r>
            <w:r w:rsidRPr="00005AB0">
              <w:rPr>
                <w:rFonts w:ascii="Century Gothic" w:eastAsia="微軟正黑體" w:hAnsi="Century Gothic" w:hint="eastAsia"/>
                <w:sz w:val="22"/>
              </w:rPr>
              <w:t>：</w:t>
            </w:r>
            <w:r>
              <w:rPr>
                <w:rFonts w:ascii="Century Gothic" w:eastAsia="微軟正黑體" w:hAnsi="Century Gothic" w:hint="eastAsia"/>
                <w:sz w:val="22"/>
              </w:rPr>
              <w:t>已掛失</w:t>
            </w:r>
            <w:r w:rsidR="00B07EA7">
              <w:rPr>
                <w:rFonts w:ascii="Century Gothic" w:eastAsia="微軟正黑體" w:hAnsi="Century Gothic"/>
                <w:sz w:val="22"/>
              </w:rPr>
              <w:t xml:space="preserve"> </w:t>
            </w:r>
          </w:p>
        </w:tc>
      </w:tr>
      <w:tr w:rsidR="00C93C1D" w14:paraId="1ED2D101" w14:textId="77777777" w:rsidTr="00454EBE">
        <w:tblPrEx>
          <w:tblCellMar>
            <w:left w:w="28" w:type="dxa"/>
            <w:right w:w="28" w:type="dxa"/>
          </w:tblCellMar>
        </w:tblPrEx>
        <w:trPr>
          <w:trHeight w:val="311"/>
        </w:trPr>
        <w:tc>
          <w:tcPr>
            <w:tcW w:w="2710" w:type="dxa"/>
            <w:vMerge/>
            <w:tcBorders>
              <w:bottom w:val="single" w:sz="4" w:space="0" w:color="BFBFBF" w:themeColor="background1" w:themeShade="BF"/>
            </w:tcBorders>
          </w:tcPr>
          <w:p w14:paraId="59633B9E" w14:textId="77777777" w:rsidR="00FE6340" w:rsidRDefault="00FE6340" w:rsidP="00454EBE">
            <w:pPr>
              <w:spacing w:line="0" w:lineRule="atLeast"/>
              <w:jc w:val="center"/>
              <w:rPr>
                <w:noProof/>
              </w:rPr>
            </w:pPr>
          </w:p>
        </w:tc>
        <w:tc>
          <w:tcPr>
            <w:tcW w:w="1141" w:type="dxa"/>
            <w:tcBorders>
              <w:bottom w:val="single" w:sz="4" w:space="0" w:color="BFBFBF" w:themeColor="background1" w:themeShade="BF"/>
            </w:tcBorders>
          </w:tcPr>
          <w:p w14:paraId="4EF2F6C3"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sym w:font="Wingdings" w:char="F08E"/>
            </w:r>
            <w:r>
              <w:rPr>
                <w:rFonts w:ascii="Century Gothic" w:eastAsia="微軟正黑體" w:hAnsi="Century Gothic" w:hint="eastAsia"/>
                <w:sz w:val="22"/>
              </w:rPr>
              <w:t>狀態二</w:t>
            </w:r>
          </w:p>
        </w:tc>
        <w:tc>
          <w:tcPr>
            <w:tcW w:w="6345" w:type="dxa"/>
            <w:tcBorders>
              <w:bottom w:val="single" w:sz="4" w:space="0" w:color="BFBFBF" w:themeColor="background1" w:themeShade="BF"/>
            </w:tcBorders>
          </w:tcPr>
          <w:p w14:paraId="4D3BF3C2" w14:textId="166A15AD" w:rsidR="008D5CDA" w:rsidRDefault="008D5CDA" w:rsidP="000C3000">
            <w:pPr>
              <w:pStyle w:val="af5"/>
              <w:numPr>
                <w:ilvl w:val="0"/>
                <w:numId w:val="8"/>
              </w:numPr>
              <w:spacing w:line="0" w:lineRule="atLeast"/>
              <w:ind w:leftChars="0"/>
              <w:rPr>
                <w:rFonts w:ascii="Century Gothic" w:eastAsia="微軟正黑體" w:hAnsi="Century Gothic"/>
                <w:sz w:val="22"/>
              </w:rPr>
            </w:pPr>
            <w:r>
              <w:rPr>
                <w:rFonts w:ascii="Century Gothic" w:eastAsia="微軟正黑體" w:hAnsi="Century Gothic" w:hint="eastAsia"/>
                <w:sz w:val="22"/>
              </w:rPr>
              <w:t>查詢：</w:t>
            </w:r>
            <w:r w:rsidRPr="00C93C1D">
              <w:rPr>
                <w:rFonts w:ascii="Century Gothic" w:eastAsia="微軟正黑體" w:hAnsi="Century Gothic" w:hint="eastAsia"/>
                <w:sz w:val="22"/>
              </w:rPr>
              <w:t>若此卡片未換發</w:t>
            </w:r>
          </w:p>
          <w:p w14:paraId="59F172ED" w14:textId="4C6BD134" w:rsidR="00FE6340" w:rsidRPr="00096009" w:rsidRDefault="00FE6340" w:rsidP="000C3000">
            <w:pPr>
              <w:pStyle w:val="af5"/>
              <w:numPr>
                <w:ilvl w:val="0"/>
                <w:numId w:val="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00C93C1D" w:rsidRPr="00E84C5E">
              <w:rPr>
                <w:rFonts w:ascii="Century Gothic" w:eastAsia="微軟正黑體" w:hAnsi="Century Gothic" w:hint="eastAsia"/>
                <w:sz w:val="22"/>
                <w:highlight w:val="green"/>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sidR="00B07EA7">
              <w:rPr>
                <w:rFonts w:ascii="Century Gothic" w:eastAsia="微軟正黑體" w:hAnsi="Century Gothic" w:hint="eastAsia"/>
                <w:sz w:val="22"/>
              </w:rPr>
              <w:t>，</w:t>
            </w:r>
            <w:r w:rsidR="008D5CDA">
              <w:rPr>
                <w:rFonts w:ascii="Century Gothic" w:eastAsia="微軟正黑體" w:hAnsi="Century Gothic" w:hint="eastAsia"/>
                <w:sz w:val="22"/>
              </w:rPr>
              <w:t>點擊</w:t>
            </w:r>
            <w:r w:rsidR="00C93C1D">
              <w:rPr>
                <w:rFonts w:ascii="Century Gothic" w:eastAsia="微軟正黑體" w:hAnsi="Century Gothic" w:hint="eastAsia"/>
                <w:sz w:val="22"/>
              </w:rPr>
              <w:t>開啟客服三選項</w:t>
            </w:r>
            <w:r w:rsidR="00B07EA7">
              <w:rPr>
                <w:rFonts w:ascii="Century Gothic" w:eastAsia="微軟正黑體" w:hAnsi="Century Gothic" w:hint="eastAsia"/>
                <w:sz w:val="22"/>
              </w:rPr>
              <w:t xml:space="preserve"> </w:t>
            </w:r>
          </w:p>
        </w:tc>
      </w:tr>
      <w:tr w:rsidR="00C93C1D" w14:paraId="30E0E549" w14:textId="77777777" w:rsidTr="00454EBE">
        <w:tblPrEx>
          <w:tblCellMar>
            <w:left w:w="28" w:type="dxa"/>
            <w:right w:w="28" w:type="dxa"/>
          </w:tblCellMar>
        </w:tblPrEx>
        <w:trPr>
          <w:trHeight w:val="311"/>
        </w:trPr>
        <w:tc>
          <w:tcPr>
            <w:tcW w:w="2710" w:type="dxa"/>
            <w:tcBorders>
              <w:bottom w:val="single" w:sz="4" w:space="0" w:color="BFBFBF" w:themeColor="background1" w:themeShade="BF"/>
            </w:tcBorders>
            <w:shd w:val="clear" w:color="auto" w:fill="D9D9D9" w:themeFill="background1" w:themeFillShade="D9"/>
          </w:tcPr>
          <w:p w14:paraId="18A8E437" w14:textId="77777777" w:rsidR="00FE6340" w:rsidRPr="00E84C5E" w:rsidRDefault="00FE6340" w:rsidP="00454EBE">
            <w:pPr>
              <w:spacing w:line="0" w:lineRule="atLeast"/>
              <w:jc w:val="center"/>
              <w:rPr>
                <w:noProof/>
                <w:color w:val="BFBFBF" w:themeColor="background1" w:themeShade="BF"/>
              </w:rPr>
            </w:pPr>
            <w:r w:rsidRPr="00E84C5E">
              <w:rPr>
                <w:rFonts w:ascii="Century Gothic" w:eastAsia="微軟正黑體" w:hAnsi="Century Gothic" w:hint="eastAsia"/>
                <w:color w:val="BFBFBF" w:themeColor="background1" w:themeShade="BF"/>
                <w:sz w:val="22"/>
              </w:rPr>
              <w:t>卡片狀態區</w:t>
            </w:r>
            <w:r w:rsidRPr="00E84C5E">
              <w:rPr>
                <w:rFonts w:ascii="Century Gothic" w:eastAsia="微軟正黑體" w:hAnsi="Century Gothic"/>
                <w:color w:val="BFBFBF" w:themeColor="background1" w:themeShade="BF"/>
                <w:sz w:val="22"/>
              </w:rPr>
              <w:t>_</w:t>
            </w:r>
            <w:r w:rsidRPr="00E84C5E">
              <w:rPr>
                <w:rFonts w:ascii="Century Gothic" w:eastAsia="微軟正黑體" w:hAnsi="Century Gothic" w:hint="eastAsia"/>
                <w:color w:val="BFBFBF" w:themeColor="background1" w:themeShade="BF"/>
                <w:sz w:val="22"/>
              </w:rPr>
              <w:t>辛</w:t>
            </w:r>
          </w:p>
        </w:tc>
        <w:tc>
          <w:tcPr>
            <w:tcW w:w="1141" w:type="dxa"/>
            <w:tcBorders>
              <w:bottom w:val="single" w:sz="4" w:space="0" w:color="BFBFBF" w:themeColor="background1" w:themeShade="BF"/>
            </w:tcBorders>
            <w:shd w:val="clear" w:color="auto" w:fill="D9D9D9" w:themeFill="background1" w:themeFillShade="D9"/>
          </w:tcPr>
          <w:p w14:paraId="2247C515" w14:textId="77777777" w:rsidR="00FE6340" w:rsidRPr="00E84C5E" w:rsidRDefault="00FE6340" w:rsidP="00454EBE">
            <w:pPr>
              <w:spacing w:line="0" w:lineRule="atLeast"/>
              <w:jc w:val="center"/>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項目</w:t>
            </w:r>
          </w:p>
        </w:tc>
        <w:tc>
          <w:tcPr>
            <w:tcW w:w="6345" w:type="dxa"/>
            <w:tcBorders>
              <w:bottom w:val="single" w:sz="4" w:space="0" w:color="BFBFBF" w:themeColor="background1" w:themeShade="BF"/>
            </w:tcBorders>
            <w:shd w:val="clear" w:color="auto" w:fill="D9D9D9" w:themeFill="background1" w:themeFillShade="D9"/>
          </w:tcPr>
          <w:p w14:paraId="36608BD3" w14:textId="77777777" w:rsidR="00FE6340" w:rsidRPr="00E84C5E" w:rsidRDefault="00FE6340" w:rsidP="00454EBE">
            <w:pPr>
              <w:spacing w:line="0" w:lineRule="atLeast"/>
              <w:jc w:val="center"/>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說明</w:t>
            </w:r>
          </w:p>
        </w:tc>
      </w:tr>
      <w:tr w:rsidR="00C93C1D" w14:paraId="3FA59FE6" w14:textId="77777777" w:rsidTr="00454EBE">
        <w:tblPrEx>
          <w:tblCellMar>
            <w:left w:w="28" w:type="dxa"/>
            <w:right w:w="28" w:type="dxa"/>
          </w:tblCellMar>
        </w:tblPrEx>
        <w:trPr>
          <w:trHeight w:val="311"/>
        </w:trPr>
        <w:tc>
          <w:tcPr>
            <w:tcW w:w="2710" w:type="dxa"/>
            <w:vMerge w:val="restart"/>
          </w:tcPr>
          <w:p w14:paraId="3EC8EDDF"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BFBFBF" w:themeColor="background1" w:themeShade="BF"/>
            </w:tcBorders>
          </w:tcPr>
          <w:p w14:paraId="3D5A615F"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狀態</w:t>
            </w:r>
          </w:p>
        </w:tc>
        <w:tc>
          <w:tcPr>
            <w:tcW w:w="6345" w:type="dxa"/>
            <w:tcBorders>
              <w:bottom w:val="single" w:sz="4" w:space="0" w:color="BFBFBF" w:themeColor="background1" w:themeShade="BF"/>
            </w:tcBorders>
          </w:tcPr>
          <w:p w14:paraId="4F565FCA" w14:textId="01AB3205"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已掛失</w:t>
            </w:r>
            <w:r w:rsidRPr="00E84C5E">
              <w:rPr>
                <w:rFonts w:ascii="Century Gothic" w:eastAsia="微軟正黑體" w:hAnsi="Century Gothic"/>
                <w:color w:val="BFBFBF" w:themeColor="background1" w:themeShade="BF"/>
                <w:sz w:val="22"/>
              </w:rPr>
              <w:t>/</w:t>
            </w:r>
            <w:r w:rsidR="00B07EA7" w:rsidRPr="00E84C5E">
              <w:rPr>
                <w:rFonts w:ascii="Century Gothic" w:eastAsia="微軟正黑體" w:hAnsi="Century Gothic" w:hint="eastAsia"/>
                <w:color w:val="BFBFBF" w:themeColor="background1" w:themeShade="BF"/>
                <w:sz w:val="22"/>
              </w:rPr>
              <w:t>已</w:t>
            </w:r>
            <w:r w:rsidRPr="00E84C5E">
              <w:rPr>
                <w:rFonts w:ascii="Century Gothic" w:eastAsia="微軟正黑體" w:hAnsi="Century Gothic" w:hint="eastAsia"/>
                <w:color w:val="BFBFBF" w:themeColor="background1" w:themeShade="BF"/>
                <w:sz w:val="22"/>
              </w:rPr>
              <w:t>換發</w:t>
            </w:r>
          </w:p>
        </w:tc>
      </w:tr>
      <w:tr w:rsidR="00C93C1D" w14:paraId="28F899CC" w14:textId="77777777" w:rsidTr="00454EBE">
        <w:tblPrEx>
          <w:tblCellMar>
            <w:left w:w="28" w:type="dxa"/>
            <w:right w:w="28" w:type="dxa"/>
          </w:tblCellMar>
        </w:tblPrEx>
        <w:trPr>
          <w:trHeight w:val="311"/>
        </w:trPr>
        <w:tc>
          <w:tcPr>
            <w:tcW w:w="2710" w:type="dxa"/>
            <w:vMerge/>
          </w:tcPr>
          <w:p w14:paraId="4FF41A63"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BFBFBF" w:themeColor="background1" w:themeShade="BF"/>
            </w:tcBorders>
          </w:tcPr>
          <w:p w14:paraId="62A52E04"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sym w:font="Wingdings" w:char="F08D"/>
            </w:r>
            <w:r w:rsidRPr="00E84C5E">
              <w:rPr>
                <w:rFonts w:ascii="Century Gothic" w:eastAsia="微軟正黑體" w:hAnsi="Century Gothic" w:hint="eastAsia"/>
                <w:color w:val="BFBFBF" w:themeColor="background1" w:themeShade="BF"/>
                <w:sz w:val="22"/>
              </w:rPr>
              <w:t>狀態</w:t>
            </w:r>
            <w:proofErr w:type="gramStart"/>
            <w:r w:rsidRPr="00E84C5E">
              <w:rPr>
                <w:rFonts w:ascii="Century Gothic" w:eastAsia="微軟正黑體" w:hAnsi="Century Gothic" w:hint="eastAsia"/>
                <w:color w:val="BFBFBF" w:themeColor="background1" w:themeShade="BF"/>
                <w:sz w:val="22"/>
              </w:rPr>
              <w:t>一</w:t>
            </w:r>
            <w:proofErr w:type="gramEnd"/>
          </w:p>
        </w:tc>
        <w:tc>
          <w:tcPr>
            <w:tcW w:w="6345" w:type="dxa"/>
            <w:tcBorders>
              <w:bottom w:val="single" w:sz="4" w:space="0" w:color="BFBFBF" w:themeColor="background1" w:themeShade="BF"/>
            </w:tcBorders>
          </w:tcPr>
          <w:p w14:paraId="76EB3C16" w14:textId="5F458F7B" w:rsidR="00A66354" w:rsidRPr="00E84C5E" w:rsidRDefault="00A66354" w:rsidP="000C3000">
            <w:pPr>
              <w:pStyle w:val="af5"/>
              <w:numPr>
                <w:ilvl w:val="0"/>
                <w:numId w:val="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查詢：若此卡片已掛失，且為</w:t>
            </w:r>
            <w:r w:rsidR="005D204D" w:rsidRPr="00E84C5E">
              <w:rPr>
                <w:rFonts w:ascii="Century Gothic" w:eastAsia="微軟正黑體" w:hAnsi="Century Gothic"/>
                <w:color w:val="BFBFBF" w:themeColor="background1" w:themeShade="BF"/>
                <w:sz w:val="22"/>
              </w:rPr>
              <w:t>30</w:t>
            </w:r>
            <w:r w:rsidR="005D204D" w:rsidRPr="00E84C5E">
              <w:rPr>
                <w:rFonts w:ascii="Century Gothic" w:eastAsia="微軟正黑體" w:hAnsi="Century Gothic" w:hint="eastAsia"/>
                <w:color w:val="BFBFBF" w:themeColor="background1" w:themeShade="BF"/>
                <w:sz w:val="22"/>
              </w:rPr>
              <w:t>天</w:t>
            </w:r>
            <w:r w:rsidRPr="00E84C5E">
              <w:rPr>
                <w:rFonts w:ascii="Century Gothic" w:eastAsia="微軟正黑體" w:hAnsi="Century Gothic" w:hint="eastAsia"/>
                <w:color w:val="BFBFBF" w:themeColor="background1" w:themeShade="BF"/>
                <w:sz w:val="22"/>
              </w:rPr>
              <w:t>內</w:t>
            </w:r>
            <w:r w:rsidR="005D204D" w:rsidRPr="00E84C5E">
              <w:rPr>
                <w:rFonts w:ascii="Century Gothic" w:eastAsia="微軟正黑體" w:hAnsi="Century Gothic"/>
                <w:color w:val="BFBFBF" w:themeColor="background1" w:themeShade="BF"/>
                <w:sz w:val="22"/>
              </w:rPr>
              <w:t>(WB62)</w:t>
            </w:r>
          </w:p>
          <w:p w14:paraId="75E3386D" w14:textId="3E8F321F" w:rsidR="00FE6340" w:rsidRPr="00E84C5E" w:rsidRDefault="00FE6340" w:rsidP="000C3000">
            <w:pPr>
              <w:pStyle w:val="af5"/>
              <w:numPr>
                <w:ilvl w:val="0"/>
                <w:numId w:val="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顯示：已掛失</w:t>
            </w:r>
            <w:r w:rsidR="00B07EA7" w:rsidRPr="00E84C5E">
              <w:rPr>
                <w:rFonts w:ascii="Century Gothic" w:eastAsia="微軟正黑體" w:hAnsi="Century Gothic"/>
                <w:color w:val="BFBFBF" w:themeColor="background1" w:themeShade="BF"/>
                <w:sz w:val="22"/>
              </w:rPr>
              <w:t xml:space="preserve">  </w:t>
            </w:r>
          </w:p>
        </w:tc>
      </w:tr>
      <w:tr w:rsidR="00C93C1D" w14:paraId="0FA70E8B" w14:textId="77777777" w:rsidTr="00454EBE">
        <w:tblPrEx>
          <w:tblCellMar>
            <w:left w:w="28" w:type="dxa"/>
            <w:right w:w="28" w:type="dxa"/>
          </w:tblCellMar>
        </w:tblPrEx>
        <w:trPr>
          <w:trHeight w:val="311"/>
        </w:trPr>
        <w:tc>
          <w:tcPr>
            <w:tcW w:w="2710" w:type="dxa"/>
            <w:vMerge/>
            <w:tcBorders>
              <w:bottom w:val="single" w:sz="4" w:space="0" w:color="auto"/>
            </w:tcBorders>
          </w:tcPr>
          <w:p w14:paraId="6430E5AC"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auto"/>
            </w:tcBorders>
          </w:tcPr>
          <w:p w14:paraId="42E7EB06"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sym w:font="Wingdings" w:char="F08E"/>
            </w:r>
            <w:r w:rsidRPr="00E84C5E">
              <w:rPr>
                <w:rFonts w:ascii="Century Gothic" w:eastAsia="微軟正黑體" w:hAnsi="Century Gothic" w:hint="eastAsia"/>
                <w:color w:val="BFBFBF" w:themeColor="background1" w:themeShade="BF"/>
                <w:sz w:val="22"/>
              </w:rPr>
              <w:t>狀態二</w:t>
            </w:r>
          </w:p>
        </w:tc>
        <w:tc>
          <w:tcPr>
            <w:tcW w:w="6345" w:type="dxa"/>
            <w:tcBorders>
              <w:bottom w:val="single" w:sz="4" w:space="0" w:color="auto"/>
            </w:tcBorders>
          </w:tcPr>
          <w:p w14:paraId="2B5F35FC" w14:textId="635ADCFF" w:rsidR="00A66354" w:rsidRPr="00E84C5E" w:rsidRDefault="00A66354" w:rsidP="000C3000">
            <w:pPr>
              <w:pStyle w:val="af5"/>
              <w:numPr>
                <w:ilvl w:val="0"/>
                <w:numId w:val="1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查詢：若此卡片已換發，且為兩個月內</w:t>
            </w:r>
          </w:p>
          <w:p w14:paraId="56302277" w14:textId="7EDF2E6C" w:rsidR="00FE6340" w:rsidRPr="00E84C5E" w:rsidRDefault="00FE6340" w:rsidP="000C3000">
            <w:pPr>
              <w:pStyle w:val="af5"/>
              <w:numPr>
                <w:ilvl w:val="0"/>
                <w:numId w:val="1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顯示：已於</w:t>
            </w:r>
            <w:r w:rsidRPr="00E84C5E">
              <w:rPr>
                <w:rFonts w:ascii="Century Gothic" w:eastAsia="微軟正黑體" w:hAnsi="Century Gothic"/>
                <w:color w:val="BFBFBF" w:themeColor="background1" w:themeShade="BF"/>
                <w:sz w:val="22"/>
              </w:rPr>
              <w:t>MM/DD</w:t>
            </w:r>
            <w:r w:rsidRPr="00E84C5E">
              <w:rPr>
                <w:rFonts w:ascii="Century Gothic" w:eastAsia="微軟正黑體" w:hAnsi="Century Gothic" w:hint="eastAsia"/>
                <w:color w:val="BFBFBF" w:themeColor="background1" w:themeShade="BF"/>
                <w:sz w:val="22"/>
              </w:rPr>
              <w:t>申請換發</w:t>
            </w:r>
            <w:r w:rsidR="00A66354" w:rsidRPr="00E84C5E">
              <w:rPr>
                <w:rFonts w:ascii="Century Gothic" w:eastAsia="微軟正黑體" w:hAnsi="Century Gothic" w:hint="eastAsia"/>
                <w:color w:val="BFBFBF" w:themeColor="background1" w:themeShade="BF"/>
                <w:sz w:val="22"/>
              </w:rPr>
              <w:t>卡</w:t>
            </w:r>
          </w:p>
        </w:tc>
      </w:tr>
      <w:tr w:rsidR="00C93C1D" w14:paraId="5B765E55" w14:textId="77777777" w:rsidTr="00454EBE">
        <w:tblPrEx>
          <w:tblCellMar>
            <w:left w:w="28" w:type="dxa"/>
            <w:right w:w="28" w:type="dxa"/>
          </w:tblCellMar>
        </w:tblPrEx>
        <w:trPr>
          <w:trHeight w:val="311"/>
        </w:trPr>
        <w:tc>
          <w:tcPr>
            <w:tcW w:w="2710" w:type="dxa"/>
            <w:tcBorders>
              <w:bottom w:val="single" w:sz="4" w:space="0" w:color="auto"/>
            </w:tcBorders>
            <w:shd w:val="clear" w:color="auto" w:fill="D9D9D9" w:themeFill="background1" w:themeFillShade="D9"/>
          </w:tcPr>
          <w:p w14:paraId="16E59FC6" w14:textId="77777777" w:rsidR="00FE6340" w:rsidRPr="00E84C5E" w:rsidRDefault="00FE6340" w:rsidP="00454EBE">
            <w:pPr>
              <w:spacing w:line="0" w:lineRule="atLeast"/>
              <w:jc w:val="center"/>
              <w:rPr>
                <w:noProof/>
                <w:color w:val="BFBFBF" w:themeColor="background1" w:themeShade="BF"/>
              </w:rPr>
            </w:pPr>
            <w:r w:rsidRPr="00E84C5E">
              <w:rPr>
                <w:rFonts w:ascii="Century Gothic" w:eastAsia="微軟正黑體" w:hAnsi="Century Gothic" w:hint="eastAsia"/>
                <w:color w:val="BFBFBF" w:themeColor="background1" w:themeShade="BF"/>
                <w:sz w:val="22"/>
              </w:rPr>
              <w:t>卡片狀態區</w:t>
            </w:r>
            <w:r w:rsidRPr="00E84C5E">
              <w:rPr>
                <w:rFonts w:ascii="Century Gothic" w:eastAsia="微軟正黑體" w:hAnsi="Century Gothic"/>
                <w:color w:val="BFBFBF" w:themeColor="background1" w:themeShade="BF"/>
                <w:sz w:val="22"/>
              </w:rPr>
              <w:t>_</w:t>
            </w:r>
            <w:r w:rsidRPr="00E84C5E">
              <w:rPr>
                <w:rFonts w:ascii="Century Gothic" w:eastAsia="微軟正黑體" w:hAnsi="Century Gothic" w:hint="eastAsia"/>
                <w:color w:val="BFBFBF" w:themeColor="background1" w:themeShade="BF"/>
                <w:sz w:val="22"/>
              </w:rPr>
              <w:t>壬</w:t>
            </w:r>
          </w:p>
        </w:tc>
        <w:tc>
          <w:tcPr>
            <w:tcW w:w="1141" w:type="dxa"/>
            <w:tcBorders>
              <w:bottom w:val="single" w:sz="4" w:space="0" w:color="auto"/>
            </w:tcBorders>
            <w:shd w:val="clear" w:color="auto" w:fill="D9D9D9" w:themeFill="background1" w:themeFillShade="D9"/>
          </w:tcPr>
          <w:p w14:paraId="022F2807" w14:textId="77777777" w:rsidR="00FE6340" w:rsidRPr="00E84C5E" w:rsidRDefault="00FE6340" w:rsidP="00454EBE">
            <w:pPr>
              <w:spacing w:line="0" w:lineRule="atLeast"/>
              <w:jc w:val="center"/>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項目</w:t>
            </w:r>
          </w:p>
        </w:tc>
        <w:tc>
          <w:tcPr>
            <w:tcW w:w="6345" w:type="dxa"/>
            <w:tcBorders>
              <w:bottom w:val="single" w:sz="4" w:space="0" w:color="auto"/>
            </w:tcBorders>
            <w:shd w:val="clear" w:color="auto" w:fill="D9D9D9" w:themeFill="background1" w:themeFillShade="D9"/>
          </w:tcPr>
          <w:p w14:paraId="661F57C0" w14:textId="77777777" w:rsidR="00FE6340" w:rsidRPr="00E84C5E" w:rsidRDefault="00FE6340" w:rsidP="00454EBE">
            <w:pPr>
              <w:spacing w:line="0" w:lineRule="atLeast"/>
              <w:jc w:val="center"/>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說明</w:t>
            </w:r>
          </w:p>
        </w:tc>
      </w:tr>
      <w:tr w:rsidR="00C93C1D" w14:paraId="72025E3C" w14:textId="77777777" w:rsidTr="00454EBE">
        <w:tblPrEx>
          <w:tblCellMar>
            <w:left w:w="28" w:type="dxa"/>
            <w:right w:w="28" w:type="dxa"/>
          </w:tblCellMar>
        </w:tblPrEx>
        <w:trPr>
          <w:trHeight w:val="311"/>
        </w:trPr>
        <w:tc>
          <w:tcPr>
            <w:tcW w:w="2710" w:type="dxa"/>
            <w:vMerge w:val="restart"/>
            <w:tcBorders>
              <w:bottom w:val="single" w:sz="4" w:space="0" w:color="auto"/>
            </w:tcBorders>
          </w:tcPr>
          <w:p w14:paraId="670DBDD7"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auto"/>
            </w:tcBorders>
          </w:tcPr>
          <w:p w14:paraId="1538CE94"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狀態</w:t>
            </w:r>
          </w:p>
        </w:tc>
        <w:tc>
          <w:tcPr>
            <w:tcW w:w="6345" w:type="dxa"/>
            <w:tcBorders>
              <w:bottom w:val="single" w:sz="4" w:space="0" w:color="auto"/>
            </w:tcBorders>
          </w:tcPr>
          <w:p w14:paraId="3F59C5B4"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未掛失</w:t>
            </w:r>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已補發</w:t>
            </w:r>
          </w:p>
        </w:tc>
      </w:tr>
      <w:tr w:rsidR="00C93C1D" w14:paraId="21C56621" w14:textId="77777777" w:rsidTr="00454EBE">
        <w:tblPrEx>
          <w:tblCellMar>
            <w:left w:w="28" w:type="dxa"/>
            <w:right w:w="28" w:type="dxa"/>
          </w:tblCellMar>
        </w:tblPrEx>
        <w:trPr>
          <w:trHeight w:val="311"/>
        </w:trPr>
        <w:tc>
          <w:tcPr>
            <w:tcW w:w="2710" w:type="dxa"/>
            <w:vMerge/>
            <w:tcBorders>
              <w:bottom w:val="single" w:sz="4" w:space="0" w:color="auto"/>
            </w:tcBorders>
          </w:tcPr>
          <w:p w14:paraId="5FE60773"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auto"/>
            </w:tcBorders>
          </w:tcPr>
          <w:p w14:paraId="16B8B719"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sym w:font="Wingdings" w:char="F08D"/>
            </w:r>
            <w:r w:rsidRPr="00E84C5E">
              <w:rPr>
                <w:rFonts w:ascii="Century Gothic" w:eastAsia="微軟正黑體" w:hAnsi="Century Gothic" w:hint="eastAsia"/>
                <w:color w:val="BFBFBF" w:themeColor="background1" w:themeShade="BF"/>
                <w:sz w:val="22"/>
              </w:rPr>
              <w:t>狀態</w:t>
            </w:r>
            <w:proofErr w:type="gramStart"/>
            <w:r w:rsidRPr="00E84C5E">
              <w:rPr>
                <w:rFonts w:ascii="Century Gothic" w:eastAsia="微軟正黑體" w:hAnsi="Century Gothic" w:hint="eastAsia"/>
                <w:color w:val="BFBFBF" w:themeColor="background1" w:themeShade="BF"/>
                <w:sz w:val="22"/>
              </w:rPr>
              <w:t>一</w:t>
            </w:r>
            <w:proofErr w:type="gramEnd"/>
          </w:p>
        </w:tc>
        <w:tc>
          <w:tcPr>
            <w:tcW w:w="6345" w:type="dxa"/>
            <w:tcBorders>
              <w:bottom w:val="single" w:sz="4" w:space="0" w:color="auto"/>
            </w:tcBorders>
          </w:tcPr>
          <w:p w14:paraId="7BE60266" w14:textId="737AF686" w:rsidR="00A66354" w:rsidRPr="00E84C5E" w:rsidRDefault="00A66354" w:rsidP="000C3000">
            <w:pPr>
              <w:pStyle w:val="af5"/>
              <w:numPr>
                <w:ilvl w:val="0"/>
                <w:numId w:val="11"/>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查詢：若此卡片未掛失</w:t>
            </w:r>
          </w:p>
          <w:p w14:paraId="4754F846" w14:textId="0BADC19D" w:rsidR="00FE6340" w:rsidRPr="00E84C5E" w:rsidRDefault="00FE6340" w:rsidP="000C3000">
            <w:pPr>
              <w:pStyle w:val="af5"/>
              <w:numPr>
                <w:ilvl w:val="0"/>
                <w:numId w:val="11"/>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顯示：無</w:t>
            </w:r>
            <w:r w:rsidR="00B07EA7" w:rsidRPr="00E84C5E">
              <w:rPr>
                <w:rFonts w:ascii="Century Gothic" w:eastAsia="微軟正黑體" w:hAnsi="Century Gothic"/>
                <w:color w:val="BFBFBF" w:themeColor="background1" w:themeShade="BF"/>
                <w:sz w:val="22"/>
              </w:rPr>
              <w:t xml:space="preserve"> </w:t>
            </w:r>
          </w:p>
        </w:tc>
      </w:tr>
      <w:tr w:rsidR="00C93C1D" w14:paraId="7CC24629" w14:textId="77777777" w:rsidTr="00454EBE">
        <w:tblPrEx>
          <w:tblCellMar>
            <w:left w:w="28" w:type="dxa"/>
            <w:right w:w="28" w:type="dxa"/>
          </w:tblCellMar>
        </w:tblPrEx>
        <w:trPr>
          <w:trHeight w:val="311"/>
        </w:trPr>
        <w:tc>
          <w:tcPr>
            <w:tcW w:w="2710" w:type="dxa"/>
            <w:vMerge/>
            <w:tcBorders>
              <w:bottom w:val="single" w:sz="4" w:space="0" w:color="auto"/>
            </w:tcBorders>
          </w:tcPr>
          <w:p w14:paraId="2CEBCB84" w14:textId="77777777" w:rsidR="00FE6340" w:rsidRPr="00E84C5E" w:rsidRDefault="00FE6340" w:rsidP="00454EBE">
            <w:pPr>
              <w:spacing w:line="0" w:lineRule="atLeast"/>
              <w:jc w:val="center"/>
              <w:rPr>
                <w:noProof/>
                <w:color w:val="BFBFBF" w:themeColor="background1" w:themeShade="BF"/>
              </w:rPr>
            </w:pPr>
          </w:p>
        </w:tc>
        <w:tc>
          <w:tcPr>
            <w:tcW w:w="1141" w:type="dxa"/>
            <w:tcBorders>
              <w:bottom w:val="single" w:sz="4" w:space="0" w:color="auto"/>
            </w:tcBorders>
          </w:tcPr>
          <w:p w14:paraId="6CEB6463" w14:textId="77777777" w:rsidR="00FE6340" w:rsidRPr="00E84C5E" w:rsidRDefault="00FE6340" w:rsidP="00454EBE">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sym w:font="Wingdings" w:char="F08E"/>
            </w:r>
            <w:r w:rsidRPr="00E84C5E">
              <w:rPr>
                <w:rFonts w:ascii="Century Gothic" w:eastAsia="微軟正黑體" w:hAnsi="Century Gothic" w:hint="eastAsia"/>
                <w:color w:val="BFBFBF" w:themeColor="background1" w:themeShade="BF"/>
                <w:sz w:val="22"/>
              </w:rPr>
              <w:t>狀態二</w:t>
            </w:r>
          </w:p>
        </w:tc>
        <w:tc>
          <w:tcPr>
            <w:tcW w:w="6345" w:type="dxa"/>
            <w:tcBorders>
              <w:bottom w:val="single" w:sz="4" w:space="0" w:color="auto"/>
            </w:tcBorders>
          </w:tcPr>
          <w:p w14:paraId="4A254A62" w14:textId="2D83AFAD" w:rsidR="00A66354" w:rsidRPr="00E84C5E" w:rsidRDefault="00A66354" w:rsidP="000C3000">
            <w:pPr>
              <w:pStyle w:val="af5"/>
              <w:numPr>
                <w:ilvl w:val="0"/>
                <w:numId w:val="12"/>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查詢：若此卡片已補發，且為兩個月內</w:t>
            </w:r>
          </w:p>
          <w:p w14:paraId="1D771736" w14:textId="739EAE0F" w:rsidR="00FE6340" w:rsidRPr="00E84C5E" w:rsidRDefault="00FE6340" w:rsidP="000C3000">
            <w:pPr>
              <w:pStyle w:val="af5"/>
              <w:numPr>
                <w:ilvl w:val="0"/>
                <w:numId w:val="12"/>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顯示：已於</w:t>
            </w:r>
            <w:r w:rsidRPr="00E84C5E">
              <w:rPr>
                <w:rFonts w:ascii="Century Gothic" w:eastAsia="微軟正黑體" w:hAnsi="Century Gothic"/>
                <w:color w:val="BFBFBF" w:themeColor="background1" w:themeShade="BF"/>
                <w:sz w:val="22"/>
              </w:rPr>
              <w:t>MM/DD</w:t>
            </w:r>
            <w:r w:rsidRPr="00E84C5E">
              <w:rPr>
                <w:rFonts w:ascii="Century Gothic" w:eastAsia="微軟正黑體" w:hAnsi="Century Gothic" w:hint="eastAsia"/>
                <w:color w:val="BFBFBF" w:themeColor="background1" w:themeShade="BF"/>
                <w:sz w:val="22"/>
              </w:rPr>
              <w:t>申請補發卡</w:t>
            </w:r>
            <w:r w:rsidR="00B07EA7" w:rsidRPr="00E84C5E">
              <w:rPr>
                <w:rFonts w:ascii="Century Gothic" w:eastAsia="微軟正黑體" w:hAnsi="Century Gothic"/>
                <w:color w:val="BFBFBF" w:themeColor="background1" w:themeShade="BF"/>
                <w:sz w:val="22"/>
              </w:rPr>
              <w:t xml:space="preserve"> </w:t>
            </w:r>
          </w:p>
        </w:tc>
      </w:tr>
    </w:tbl>
    <w:p w14:paraId="77D68221" w14:textId="7B4B2EBC" w:rsidR="00FE6340" w:rsidRPr="00FE6340" w:rsidRDefault="00FE6340" w:rsidP="002C2DC7">
      <w:pPr>
        <w:spacing w:line="0" w:lineRule="atLeast"/>
        <w:jc w:val="center"/>
        <w:rPr>
          <w:rFonts w:ascii="Century Gothic" w:eastAsia="微軟正黑體" w:hAnsi="Century Gothic"/>
          <w:b/>
          <w:sz w:val="22"/>
        </w:rPr>
      </w:pPr>
    </w:p>
    <w:p w14:paraId="302526BA" w14:textId="4ABEE5A1" w:rsidR="00565400" w:rsidRDefault="00FE6340" w:rsidP="00907B2F">
      <w:pPr>
        <w:widowControl/>
        <w:rPr>
          <w:rFonts w:ascii="Century Gothic" w:eastAsia="微軟正黑體" w:hAnsi="Century Gothic"/>
          <w:b/>
          <w:sz w:val="22"/>
        </w:rPr>
      </w:pPr>
      <w:r>
        <w:rPr>
          <w:rFonts w:ascii="Century Gothic" w:eastAsia="微軟正黑體" w:hAnsi="Century Gothic"/>
          <w:b/>
          <w:sz w:val="22"/>
        </w:rPr>
        <w:br w:type="page"/>
      </w:r>
    </w:p>
    <w:p w14:paraId="421F5625" w14:textId="3D2DC0FB" w:rsidR="00563F33" w:rsidRDefault="00563F33" w:rsidP="00563F33">
      <w:pPr>
        <w:pStyle w:val="af5"/>
        <w:numPr>
          <w:ilvl w:val="0"/>
          <w:numId w:val="3"/>
        </w:numPr>
        <w:spacing w:line="0" w:lineRule="atLeast"/>
        <w:ind w:leftChars="0" w:left="425" w:hanging="425"/>
        <w:outlineLvl w:val="2"/>
        <w:rPr>
          <w:rFonts w:ascii="Century Gothic" w:eastAsia="微軟正黑體" w:hAnsi="Century Gothic"/>
          <w:b/>
          <w:sz w:val="22"/>
        </w:rPr>
      </w:pPr>
      <w:bookmarkStart w:id="45" w:name="_Toc81575393"/>
      <w:bookmarkStart w:id="46" w:name="_Toc97914208"/>
      <w:r>
        <w:rPr>
          <w:rFonts w:ascii="Century Gothic" w:eastAsia="微軟正黑體" w:hAnsi="Century Gothic" w:hint="eastAsia"/>
          <w:b/>
          <w:sz w:val="22"/>
        </w:rPr>
        <w:lastRenderedPageBreak/>
        <w:t>卡片資訊</w:t>
      </w:r>
      <w:r w:rsidRPr="00BC3D87">
        <w:rPr>
          <w:rFonts w:ascii="Century Gothic" w:eastAsia="微軟正黑體" w:hAnsi="Century Gothic" w:hint="eastAsia"/>
          <w:b/>
          <w:sz w:val="22"/>
        </w:rPr>
        <w:t>：</w:t>
      </w:r>
      <w:bookmarkEnd w:id="45"/>
      <w:bookmarkEnd w:id="46"/>
    </w:p>
    <w:p w14:paraId="6E961649" w14:textId="77777777" w:rsidR="0038223E" w:rsidRPr="003D70C5" w:rsidRDefault="0038223E" w:rsidP="003D70C5">
      <w:pPr>
        <w:spacing w:line="0" w:lineRule="atLeast"/>
        <w:rPr>
          <w:rFonts w:ascii="Century Gothic" w:eastAsia="微軟正黑體" w:hAnsi="Century Gothic"/>
          <w:sz w:val="22"/>
          <w:szCs w:val="22"/>
        </w:rPr>
      </w:pPr>
      <w:bookmarkStart w:id="47" w:name="_Toc81575394"/>
      <w:r w:rsidRPr="003D70C5">
        <w:rPr>
          <w:rFonts w:ascii="Century Gothic" w:eastAsia="微軟正黑體" w:hAnsi="Century Gothic" w:hint="eastAsia"/>
          <w:sz w:val="22"/>
          <w:szCs w:val="22"/>
        </w:rPr>
        <w:t>信用卡頁之卡片狀態共有</w:t>
      </w:r>
      <w:r w:rsidRPr="003D70C5">
        <w:rPr>
          <w:rFonts w:ascii="Century Gothic" w:eastAsia="微軟正黑體" w:hAnsi="Century Gothic"/>
          <w:sz w:val="22"/>
          <w:szCs w:val="22"/>
        </w:rPr>
        <w:t>9</w:t>
      </w:r>
      <w:r w:rsidRPr="003D70C5">
        <w:rPr>
          <w:rFonts w:ascii="Century Gothic" w:eastAsia="微軟正黑體" w:hAnsi="Century Gothic" w:hint="eastAsia"/>
          <w:sz w:val="22"/>
          <w:szCs w:val="22"/>
        </w:rPr>
        <w:t>種狀態顯示，畫面呈現及規格如以下說明。</w:t>
      </w:r>
    </w:p>
    <w:p w14:paraId="0EE1F133" w14:textId="5345E896" w:rsidR="0038223E" w:rsidRDefault="0038223E" w:rsidP="00FE6340">
      <w:pPr>
        <w:pStyle w:val="af5"/>
        <w:spacing w:line="0" w:lineRule="atLeast"/>
        <w:ind w:leftChars="0" w:left="960"/>
        <w:rPr>
          <w:rFonts w:ascii="Century Gothic" w:eastAsia="微軟正黑體" w:hAnsi="Century Gothic"/>
          <w:b/>
          <w:sz w:val="22"/>
        </w:rPr>
      </w:pPr>
      <w:r w:rsidRPr="00E11D3C">
        <w:rPr>
          <w:noProof/>
        </w:rPr>
        <w:drawing>
          <wp:inline distT="0" distB="0" distL="0" distR="0" wp14:anchorId="50AD6123" wp14:editId="26745C99">
            <wp:extent cx="3784209" cy="1592141"/>
            <wp:effectExtent l="0" t="0" r="6985" b="8255"/>
            <wp:docPr id="1" name="圖片 4">
              <a:extLst xmlns:a="http://schemas.openxmlformats.org/drawingml/2006/main">
                <a:ext uri="{FF2B5EF4-FFF2-40B4-BE49-F238E27FC236}">
                  <a16:creationId xmlns:a16="http://schemas.microsoft.com/office/drawing/2014/main" id="{770F33A4-8590-4573-89A0-AD5B642C8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70F33A4-8590-4573-89A0-AD5B642C8BC8}"/>
                        </a:ext>
                      </a:extLst>
                    </pic:cNvPr>
                    <pic:cNvPicPr>
                      <a:picLocks noChangeAspect="1"/>
                    </pic:cNvPicPr>
                  </pic:nvPicPr>
                  <pic:blipFill>
                    <a:blip r:embed="rId9"/>
                    <a:stretch>
                      <a:fillRect/>
                    </a:stretch>
                  </pic:blipFill>
                  <pic:spPr>
                    <a:xfrm>
                      <a:off x="0" y="0"/>
                      <a:ext cx="3832466" cy="1612444"/>
                    </a:xfrm>
                    <a:prstGeom prst="rect">
                      <a:avLst/>
                    </a:prstGeom>
                  </pic:spPr>
                </pic:pic>
              </a:graphicData>
            </a:graphic>
          </wp:inline>
        </w:drawing>
      </w:r>
    </w:p>
    <w:tbl>
      <w:tblPr>
        <w:tblStyle w:val="aa"/>
        <w:tblpPr w:leftFromText="180" w:rightFromText="180" w:vertAnchor="text" w:horzAnchor="margin" w:tblpY="164"/>
        <w:tblW w:w="5000" w:type="pct"/>
        <w:tblCellMar>
          <w:left w:w="28" w:type="dxa"/>
          <w:right w:w="28" w:type="dxa"/>
        </w:tblCellMar>
        <w:tblLook w:val="04A0" w:firstRow="1" w:lastRow="0" w:firstColumn="1" w:lastColumn="0" w:noHBand="0" w:noVBand="1"/>
      </w:tblPr>
      <w:tblGrid>
        <w:gridCol w:w="437"/>
        <w:gridCol w:w="795"/>
        <w:gridCol w:w="1000"/>
        <w:gridCol w:w="1000"/>
        <w:gridCol w:w="1000"/>
        <w:gridCol w:w="1000"/>
        <w:gridCol w:w="1000"/>
        <w:gridCol w:w="998"/>
        <w:gridCol w:w="988"/>
        <w:gridCol w:w="988"/>
        <w:gridCol w:w="980"/>
      </w:tblGrid>
      <w:tr w:rsidR="00FE6340" w:rsidRPr="00776ABA" w14:paraId="6A2E0769" w14:textId="77777777" w:rsidTr="00FE6340">
        <w:trPr>
          <w:trHeight w:val="326"/>
        </w:trPr>
        <w:tc>
          <w:tcPr>
            <w:tcW w:w="604" w:type="pct"/>
            <w:gridSpan w:val="2"/>
            <w:shd w:val="clear" w:color="auto" w:fill="D9D9D9" w:themeFill="background1" w:themeFillShade="D9"/>
          </w:tcPr>
          <w:p w14:paraId="594B7282" w14:textId="77777777" w:rsidR="00FE6340" w:rsidRDefault="00FE6340" w:rsidP="00FE6340">
            <w:pPr>
              <w:spacing w:line="0" w:lineRule="atLeast"/>
              <w:rPr>
                <w:rFonts w:ascii="Century Gothic" w:eastAsia="微軟正黑體" w:hAnsi="Century Gothic"/>
                <w:sz w:val="16"/>
                <w:szCs w:val="16"/>
              </w:rPr>
            </w:pPr>
          </w:p>
        </w:tc>
        <w:tc>
          <w:tcPr>
            <w:tcW w:w="491" w:type="pct"/>
            <w:shd w:val="clear" w:color="auto" w:fill="D9D9D9" w:themeFill="background1" w:themeFillShade="D9"/>
          </w:tcPr>
          <w:p w14:paraId="3E74C4B0" w14:textId="77777777" w:rsidR="00FE6340" w:rsidRPr="00294FA5" w:rsidRDefault="00FE6340" w:rsidP="00FE6340">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未核卡</w:t>
            </w:r>
          </w:p>
        </w:tc>
        <w:tc>
          <w:tcPr>
            <w:tcW w:w="2453" w:type="pct"/>
            <w:gridSpan w:val="5"/>
            <w:tcBorders>
              <w:right w:val="single" w:sz="12" w:space="0" w:color="00FFFF"/>
            </w:tcBorders>
            <w:shd w:val="clear" w:color="auto" w:fill="D9D9D9" w:themeFill="background1" w:themeFillShade="D9"/>
          </w:tcPr>
          <w:p w14:paraId="20AA629D" w14:textId="77777777" w:rsidR="00FE6340" w:rsidRPr="00294FA5" w:rsidRDefault="00FE6340" w:rsidP="00FE6340">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有效卡</w:t>
            </w:r>
          </w:p>
        </w:tc>
        <w:tc>
          <w:tcPr>
            <w:tcW w:w="1452" w:type="pct"/>
            <w:gridSpan w:val="3"/>
            <w:tcBorders>
              <w:top w:val="single" w:sz="12" w:space="0" w:color="00FFFF"/>
              <w:left w:val="single" w:sz="12" w:space="0" w:color="00FFFF"/>
              <w:right w:val="single" w:sz="12" w:space="0" w:color="00FFFF"/>
            </w:tcBorders>
            <w:shd w:val="clear" w:color="auto" w:fill="D9D9D9" w:themeFill="background1" w:themeFillShade="D9"/>
          </w:tcPr>
          <w:p w14:paraId="4395F03C" w14:textId="77777777" w:rsidR="00FE6340" w:rsidRPr="00294FA5" w:rsidRDefault="00FE6340" w:rsidP="00FE6340">
            <w:pPr>
              <w:spacing w:line="0" w:lineRule="atLeast"/>
              <w:jc w:val="center"/>
              <w:rPr>
                <w:rFonts w:ascii="Century Gothic" w:eastAsia="微軟正黑體" w:hAnsi="Century Gothic"/>
                <w:b/>
                <w:bCs/>
                <w:sz w:val="16"/>
                <w:szCs w:val="16"/>
              </w:rPr>
            </w:pPr>
            <w:r w:rsidRPr="00294FA5">
              <w:rPr>
                <w:rFonts w:ascii="Century Gothic" w:eastAsia="微軟正黑體" w:hAnsi="Century Gothic" w:hint="eastAsia"/>
                <w:b/>
                <w:bCs/>
                <w:sz w:val="16"/>
                <w:szCs w:val="16"/>
              </w:rPr>
              <w:t>掛失換補</w:t>
            </w:r>
          </w:p>
        </w:tc>
      </w:tr>
      <w:tr w:rsidR="00FE6340" w:rsidRPr="00776ABA" w14:paraId="10C2825A" w14:textId="77777777" w:rsidTr="00FE6340">
        <w:trPr>
          <w:trHeight w:val="451"/>
        </w:trPr>
        <w:tc>
          <w:tcPr>
            <w:tcW w:w="604" w:type="pct"/>
            <w:gridSpan w:val="2"/>
            <w:shd w:val="clear" w:color="auto" w:fill="D9D9D9" w:themeFill="background1" w:themeFillShade="D9"/>
          </w:tcPr>
          <w:p w14:paraId="02DF2A47" w14:textId="77777777" w:rsidR="00FE6340" w:rsidRDefault="00FE6340" w:rsidP="00FE6340">
            <w:pPr>
              <w:spacing w:line="0" w:lineRule="atLeast"/>
              <w:rPr>
                <w:rFonts w:ascii="Century Gothic" w:eastAsia="微軟正黑體" w:hAnsi="Century Gothic"/>
                <w:sz w:val="16"/>
                <w:szCs w:val="16"/>
              </w:rPr>
            </w:pPr>
          </w:p>
        </w:tc>
        <w:tc>
          <w:tcPr>
            <w:tcW w:w="491" w:type="pct"/>
            <w:shd w:val="clear" w:color="auto" w:fill="D9D9D9" w:themeFill="background1" w:themeFillShade="D9"/>
          </w:tcPr>
          <w:p w14:paraId="4665A52F"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甲</w:t>
            </w:r>
          </w:p>
        </w:tc>
        <w:tc>
          <w:tcPr>
            <w:tcW w:w="491" w:type="pct"/>
            <w:shd w:val="clear" w:color="auto" w:fill="D9D9D9" w:themeFill="background1" w:themeFillShade="D9"/>
          </w:tcPr>
          <w:p w14:paraId="447EC92E"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乙</w:t>
            </w:r>
          </w:p>
        </w:tc>
        <w:tc>
          <w:tcPr>
            <w:tcW w:w="491" w:type="pct"/>
            <w:shd w:val="clear" w:color="auto" w:fill="D9D9D9" w:themeFill="background1" w:themeFillShade="D9"/>
          </w:tcPr>
          <w:p w14:paraId="4EF8B0AB"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丙</w:t>
            </w:r>
          </w:p>
        </w:tc>
        <w:tc>
          <w:tcPr>
            <w:tcW w:w="491" w:type="pct"/>
            <w:shd w:val="clear" w:color="auto" w:fill="D9D9D9" w:themeFill="background1" w:themeFillShade="D9"/>
          </w:tcPr>
          <w:p w14:paraId="359E6A7C"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丁</w:t>
            </w:r>
          </w:p>
        </w:tc>
        <w:tc>
          <w:tcPr>
            <w:tcW w:w="491" w:type="pct"/>
            <w:shd w:val="clear" w:color="auto" w:fill="D9D9D9" w:themeFill="background1" w:themeFillShade="D9"/>
          </w:tcPr>
          <w:p w14:paraId="1967F323"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戊</w:t>
            </w:r>
          </w:p>
        </w:tc>
        <w:tc>
          <w:tcPr>
            <w:tcW w:w="490" w:type="pct"/>
            <w:tcBorders>
              <w:right w:val="single" w:sz="12" w:space="0" w:color="00FFFF"/>
            </w:tcBorders>
            <w:shd w:val="clear" w:color="auto" w:fill="D9D9D9" w:themeFill="background1" w:themeFillShade="D9"/>
          </w:tcPr>
          <w:p w14:paraId="43E74242"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己</w:t>
            </w:r>
          </w:p>
        </w:tc>
        <w:tc>
          <w:tcPr>
            <w:tcW w:w="485" w:type="pct"/>
            <w:tcBorders>
              <w:left w:val="single" w:sz="12" w:space="0" w:color="00FFFF"/>
            </w:tcBorders>
            <w:shd w:val="clear" w:color="auto" w:fill="D9D9D9" w:themeFill="background1" w:themeFillShade="D9"/>
          </w:tcPr>
          <w:p w14:paraId="19E5AED4"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庚</w:t>
            </w:r>
          </w:p>
        </w:tc>
        <w:tc>
          <w:tcPr>
            <w:tcW w:w="485" w:type="pct"/>
            <w:shd w:val="clear" w:color="auto" w:fill="D9D9D9" w:themeFill="background1" w:themeFillShade="D9"/>
          </w:tcPr>
          <w:p w14:paraId="1B70AE1F"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辛</w:t>
            </w:r>
          </w:p>
        </w:tc>
        <w:tc>
          <w:tcPr>
            <w:tcW w:w="482" w:type="pct"/>
            <w:tcBorders>
              <w:right w:val="single" w:sz="12" w:space="0" w:color="00FFFF"/>
            </w:tcBorders>
            <w:shd w:val="clear" w:color="auto" w:fill="D9D9D9" w:themeFill="background1" w:themeFillShade="D9"/>
          </w:tcPr>
          <w:p w14:paraId="4CD48A17"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壬</w:t>
            </w:r>
          </w:p>
        </w:tc>
      </w:tr>
      <w:tr w:rsidR="00FE6340" w:rsidRPr="00776ABA" w14:paraId="473037C6" w14:textId="77777777" w:rsidTr="00FE6340">
        <w:trPr>
          <w:trHeight w:val="977"/>
        </w:trPr>
        <w:tc>
          <w:tcPr>
            <w:tcW w:w="214" w:type="pct"/>
            <w:vMerge w:val="restart"/>
            <w:shd w:val="clear" w:color="auto" w:fill="D9D9D9" w:themeFill="background1" w:themeFillShade="D9"/>
          </w:tcPr>
          <w:p w14:paraId="110F830D"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卡片狀態</w:t>
            </w:r>
          </w:p>
        </w:tc>
        <w:tc>
          <w:tcPr>
            <w:tcW w:w="390" w:type="pct"/>
            <w:shd w:val="clear" w:color="auto" w:fill="D9D9D9" w:themeFill="background1" w:themeFillShade="D9"/>
          </w:tcPr>
          <w:p w14:paraId="1B2340B9"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狀態</w:t>
            </w:r>
          </w:p>
        </w:tc>
        <w:tc>
          <w:tcPr>
            <w:tcW w:w="491" w:type="pct"/>
            <w:shd w:val="clear" w:color="auto" w:fill="D9D9D9" w:themeFill="background1" w:themeFillShade="D9"/>
          </w:tcPr>
          <w:p w14:paraId="3276B91F"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491" w:type="pct"/>
            <w:shd w:val="clear" w:color="auto" w:fill="D9D9D9" w:themeFill="background1" w:themeFillShade="D9"/>
          </w:tcPr>
          <w:p w14:paraId="0FA8B1C8"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55B8FF20"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未啟用</w:t>
            </w:r>
          </w:p>
          <w:p w14:paraId="352054AE"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tc>
        <w:tc>
          <w:tcPr>
            <w:tcW w:w="491" w:type="pct"/>
            <w:shd w:val="clear" w:color="auto" w:fill="D9D9D9" w:themeFill="background1" w:themeFillShade="D9"/>
          </w:tcPr>
          <w:p w14:paraId="345D59D3"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7C4BB97B"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0017AEFB"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27A07A13" w14:textId="77777777" w:rsidR="00FE6340" w:rsidRPr="00776ABA" w:rsidRDefault="00FE6340" w:rsidP="00FE6340">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491" w:type="pct"/>
            <w:shd w:val="clear" w:color="auto" w:fill="D9D9D9" w:themeFill="background1" w:themeFillShade="D9"/>
          </w:tcPr>
          <w:p w14:paraId="5277E8CB"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5D2A9C92"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46C56B4C"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未開卡</w:t>
            </w:r>
          </w:p>
          <w:p w14:paraId="1EB22FC8" w14:textId="77777777" w:rsidR="00FE6340" w:rsidRPr="00776ABA" w:rsidRDefault="00FE6340" w:rsidP="00FE6340">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491" w:type="pct"/>
            <w:shd w:val="clear" w:color="auto" w:fill="D9D9D9" w:themeFill="background1" w:themeFillShade="D9"/>
          </w:tcPr>
          <w:p w14:paraId="34DFD816"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0A7181F6"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3F937629"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1728DACA" w14:textId="77777777" w:rsidR="00FE6340" w:rsidRPr="00776ABA" w:rsidRDefault="00FE6340" w:rsidP="00FE6340">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未加卡</w:t>
            </w:r>
            <w:proofErr w:type="gramEnd"/>
          </w:p>
        </w:tc>
        <w:tc>
          <w:tcPr>
            <w:tcW w:w="490" w:type="pct"/>
            <w:tcBorders>
              <w:right w:val="single" w:sz="12" w:space="0" w:color="00FFFF"/>
            </w:tcBorders>
            <w:shd w:val="clear" w:color="auto" w:fill="D9D9D9" w:themeFill="background1" w:themeFillShade="D9"/>
          </w:tcPr>
          <w:p w14:paraId="155E2D56"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已核卡</w:t>
            </w:r>
          </w:p>
          <w:p w14:paraId="58FDE753"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r>
              <w:rPr>
                <w:rFonts w:ascii="Century Gothic" w:eastAsia="微軟正黑體" w:hAnsi="Century Gothic" w:hint="eastAsia"/>
                <w:sz w:val="16"/>
                <w:szCs w:val="16"/>
              </w:rPr>
              <w:t>啟用</w:t>
            </w:r>
            <w:r>
              <w:rPr>
                <w:rFonts w:ascii="Century Gothic" w:eastAsia="微軟正黑體" w:hAnsi="Century Gothic" w:hint="eastAsia"/>
                <w:sz w:val="16"/>
                <w:szCs w:val="16"/>
              </w:rPr>
              <w:t>)</w:t>
            </w:r>
          </w:p>
          <w:p w14:paraId="1FA04601"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已開卡</w:t>
            </w:r>
          </w:p>
          <w:p w14:paraId="62AA4896" w14:textId="77777777" w:rsidR="00FE6340" w:rsidRPr="00776ABA" w:rsidRDefault="00FE6340" w:rsidP="00FE6340">
            <w:pPr>
              <w:spacing w:line="0" w:lineRule="atLeast"/>
              <w:rPr>
                <w:rFonts w:ascii="Century Gothic" w:eastAsia="微軟正黑體" w:hAnsi="Century Gothic"/>
                <w:sz w:val="16"/>
                <w:szCs w:val="16"/>
              </w:rPr>
            </w:pPr>
            <w:proofErr w:type="gramStart"/>
            <w:r>
              <w:rPr>
                <w:rFonts w:ascii="Century Gothic" w:eastAsia="微軟正黑體" w:hAnsi="Century Gothic" w:hint="eastAsia"/>
                <w:sz w:val="16"/>
                <w:szCs w:val="16"/>
              </w:rPr>
              <w:t>已加卡</w:t>
            </w:r>
            <w:proofErr w:type="gramEnd"/>
          </w:p>
        </w:tc>
        <w:tc>
          <w:tcPr>
            <w:tcW w:w="485" w:type="pct"/>
            <w:tcBorders>
              <w:left w:val="single" w:sz="12" w:space="0" w:color="00FFFF"/>
            </w:tcBorders>
            <w:shd w:val="clear" w:color="auto" w:fill="D9D9D9" w:themeFill="background1" w:themeFillShade="D9"/>
          </w:tcPr>
          <w:p w14:paraId="39AF937C" w14:textId="6238810F"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r w:rsidR="00413A17">
              <w:rPr>
                <w:rFonts w:ascii="Century Gothic" w:eastAsia="微軟正黑體" w:hAnsi="Century Gothic" w:hint="eastAsia"/>
                <w:sz w:val="16"/>
                <w:szCs w:val="16"/>
              </w:rPr>
              <w:t>3</w:t>
            </w:r>
            <w:r w:rsidR="00413A17">
              <w:rPr>
                <w:rFonts w:ascii="Century Gothic" w:eastAsia="微軟正黑體" w:hAnsi="Century Gothic"/>
                <w:sz w:val="16"/>
                <w:szCs w:val="16"/>
              </w:rPr>
              <w:t>0</w:t>
            </w:r>
            <w:r w:rsidR="00413A17">
              <w:rPr>
                <w:rFonts w:ascii="Century Gothic" w:eastAsia="微軟正黑體" w:hAnsi="Century Gothic" w:hint="eastAsia"/>
                <w:sz w:val="16"/>
                <w:szCs w:val="16"/>
              </w:rPr>
              <w:t>天內</w:t>
            </w:r>
          </w:p>
          <w:p w14:paraId="1FB9D297"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未換發</w:t>
            </w:r>
          </w:p>
        </w:tc>
        <w:tc>
          <w:tcPr>
            <w:tcW w:w="485" w:type="pct"/>
            <w:shd w:val="clear" w:color="auto" w:fill="D9D9D9" w:themeFill="background1" w:themeFillShade="D9"/>
          </w:tcPr>
          <w:p w14:paraId="36D0BCD4"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已掛失</w:t>
            </w:r>
          </w:p>
          <w:p w14:paraId="00E8DFEB"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已換發</w:t>
            </w:r>
          </w:p>
        </w:tc>
        <w:tc>
          <w:tcPr>
            <w:tcW w:w="482" w:type="pct"/>
            <w:tcBorders>
              <w:right w:val="single" w:sz="12" w:space="0" w:color="00FFFF"/>
            </w:tcBorders>
            <w:shd w:val="clear" w:color="auto" w:fill="D9D9D9" w:themeFill="background1" w:themeFillShade="D9"/>
          </w:tcPr>
          <w:p w14:paraId="00E2F81E"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未掛失</w:t>
            </w:r>
          </w:p>
          <w:p w14:paraId="1E553DCA"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已補發</w:t>
            </w:r>
          </w:p>
        </w:tc>
      </w:tr>
      <w:tr w:rsidR="00FE6340" w:rsidRPr="00776ABA" w14:paraId="726FF54B" w14:textId="77777777" w:rsidTr="00FE6340">
        <w:trPr>
          <w:trHeight w:val="51"/>
        </w:trPr>
        <w:tc>
          <w:tcPr>
            <w:tcW w:w="214" w:type="pct"/>
            <w:vMerge/>
            <w:shd w:val="clear" w:color="auto" w:fill="D9D9D9" w:themeFill="background1" w:themeFillShade="D9"/>
          </w:tcPr>
          <w:p w14:paraId="1FD879C4" w14:textId="77777777" w:rsidR="00FE6340" w:rsidRPr="00776ABA" w:rsidRDefault="00FE6340" w:rsidP="00FE6340">
            <w:pPr>
              <w:spacing w:line="0" w:lineRule="atLeast"/>
              <w:rPr>
                <w:rFonts w:ascii="Century Gothic" w:eastAsia="微軟正黑體" w:hAnsi="Century Gothic"/>
                <w:sz w:val="16"/>
                <w:szCs w:val="16"/>
              </w:rPr>
            </w:pPr>
          </w:p>
        </w:tc>
        <w:tc>
          <w:tcPr>
            <w:tcW w:w="390" w:type="pct"/>
            <w:shd w:val="clear" w:color="auto" w:fill="D9D9D9" w:themeFill="background1" w:themeFillShade="D9"/>
          </w:tcPr>
          <w:p w14:paraId="4EC4134B"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顯示</w:t>
            </w:r>
            <w:r>
              <w:rPr>
                <w:rFonts w:ascii="Century Gothic" w:eastAsia="微軟正黑體" w:hAnsi="Century Gothic" w:hint="eastAsia"/>
                <w:sz w:val="16"/>
                <w:szCs w:val="16"/>
              </w:rPr>
              <w:t>(</w:t>
            </w:r>
            <w:proofErr w:type="gramStart"/>
            <w:r w:rsidRPr="00776ABA">
              <w:rPr>
                <w:rFonts w:ascii="Century Gothic" w:eastAsia="微軟正黑體" w:hAnsi="Century Gothic" w:hint="eastAsia"/>
                <w:sz w:val="16"/>
                <w:szCs w:val="16"/>
              </w:rPr>
              <w:t>一</w:t>
            </w:r>
            <w:proofErr w:type="gramEnd"/>
            <w:r>
              <w:rPr>
                <w:rFonts w:ascii="Century Gothic" w:eastAsia="微軟正黑體" w:hAnsi="Century Gothic" w:hint="eastAsia"/>
                <w:sz w:val="16"/>
                <w:szCs w:val="16"/>
              </w:rPr>
              <w:t>)</w:t>
            </w:r>
          </w:p>
        </w:tc>
        <w:tc>
          <w:tcPr>
            <w:tcW w:w="491" w:type="pct"/>
          </w:tcPr>
          <w:p w14:paraId="5324FBD6"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未核卡</w:t>
            </w:r>
          </w:p>
        </w:tc>
        <w:tc>
          <w:tcPr>
            <w:tcW w:w="491" w:type="pct"/>
          </w:tcPr>
          <w:p w14:paraId="4CDE278B" w14:textId="77777777" w:rsidR="00FE6340" w:rsidRPr="00437278"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019FE16E" w14:textId="77777777" w:rsidR="00FE6340" w:rsidRPr="00437278"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6D97FBF2" w14:textId="77777777" w:rsidR="00FE6340" w:rsidRPr="00437278" w:rsidRDefault="00FE6340" w:rsidP="00FE6340">
            <w:pPr>
              <w:spacing w:line="0" w:lineRule="atLeast"/>
              <w:rPr>
                <w:rFonts w:ascii="Century Gothic" w:eastAsia="微軟正黑體" w:hAnsi="Century Gothic"/>
                <w:sz w:val="16"/>
                <w:szCs w:val="16"/>
                <w:u w:val="single"/>
              </w:rPr>
            </w:pPr>
            <w:r>
              <w:rPr>
                <w:rFonts w:ascii="Century Gothic" w:eastAsia="微軟正黑體" w:hAnsi="Century Gothic" w:hint="eastAsia"/>
                <w:sz w:val="16"/>
                <w:szCs w:val="16"/>
              </w:rPr>
              <w:t>立即</w:t>
            </w:r>
            <w:r w:rsidRPr="00437278">
              <w:rPr>
                <w:rFonts w:ascii="Century Gothic" w:eastAsia="微軟正黑體" w:hAnsi="Century Gothic" w:hint="eastAsia"/>
                <w:sz w:val="16"/>
                <w:szCs w:val="16"/>
              </w:rPr>
              <w:t>開卡</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7AA95B96"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490" w:type="pct"/>
            <w:tcBorders>
              <w:right w:val="single" w:sz="12" w:space="0" w:color="00FFFF"/>
            </w:tcBorders>
          </w:tcPr>
          <w:p w14:paraId="4E2B8BCB"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無</w:t>
            </w:r>
          </w:p>
        </w:tc>
        <w:tc>
          <w:tcPr>
            <w:tcW w:w="485" w:type="pct"/>
            <w:tcBorders>
              <w:left w:val="single" w:sz="12" w:space="0" w:color="00FFFF"/>
            </w:tcBorders>
          </w:tcPr>
          <w:p w14:paraId="779EBFC9"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已掛失</w:t>
            </w:r>
          </w:p>
        </w:tc>
        <w:tc>
          <w:tcPr>
            <w:tcW w:w="485" w:type="pct"/>
          </w:tcPr>
          <w:p w14:paraId="20308871"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已掛失</w:t>
            </w:r>
          </w:p>
        </w:tc>
        <w:tc>
          <w:tcPr>
            <w:tcW w:w="482" w:type="pct"/>
            <w:tcBorders>
              <w:right w:val="single" w:sz="12" w:space="0" w:color="00FFFF"/>
            </w:tcBorders>
          </w:tcPr>
          <w:p w14:paraId="00EF2BCD"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無</w:t>
            </w:r>
          </w:p>
        </w:tc>
      </w:tr>
      <w:tr w:rsidR="00FE6340" w:rsidRPr="00776ABA" w14:paraId="17C654CA" w14:textId="77777777" w:rsidTr="00FE6340">
        <w:trPr>
          <w:trHeight w:val="51"/>
        </w:trPr>
        <w:tc>
          <w:tcPr>
            <w:tcW w:w="214" w:type="pct"/>
            <w:vMerge/>
            <w:shd w:val="clear" w:color="auto" w:fill="D9D9D9" w:themeFill="background1" w:themeFillShade="D9"/>
          </w:tcPr>
          <w:p w14:paraId="4C222353" w14:textId="77777777" w:rsidR="00FE6340" w:rsidRPr="00776ABA" w:rsidRDefault="00FE6340" w:rsidP="00FE6340">
            <w:pPr>
              <w:spacing w:line="0" w:lineRule="atLeast"/>
              <w:rPr>
                <w:rFonts w:ascii="Century Gothic" w:eastAsia="微軟正黑體" w:hAnsi="Century Gothic"/>
                <w:sz w:val="16"/>
                <w:szCs w:val="16"/>
              </w:rPr>
            </w:pPr>
          </w:p>
        </w:tc>
        <w:tc>
          <w:tcPr>
            <w:tcW w:w="390" w:type="pct"/>
            <w:shd w:val="clear" w:color="auto" w:fill="D9D9D9" w:themeFill="background1" w:themeFillShade="D9"/>
          </w:tcPr>
          <w:p w14:paraId="54B20DE1"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顯示</w:t>
            </w:r>
            <w:r>
              <w:rPr>
                <w:rFonts w:ascii="Century Gothic" w:eastAsia="微軟正黑體" w:hAnsi="Century Gothic" w:hint="eastAsia"/>
                <w:sz w:val="16"/>
                <w:szCs w:val="16"/>
              </w:rPr>
              <w:t>(</w:t>
            </w:r>
            <w:r w:rsidRPr="00776ABA">
              <w:rPr>
                <w:rFonts w:ascii="Century Gothic" w:eastAsia="微軟正黑體" w:hAnsi="Century Gothic" w:hint="eastAsia"/>
                <w:sz w:val="16"/>
                <w:szCs w:val="16"/>
              </w:rPr>
              <w:t>二</w:t>
            </w:r>
            <w:r>
              <w:rPr>
                <w:rFonts w:ascii="Century Gothic" w:eastAsia="微軟正黑體" w:hAnsi="Century Gothic" w:hint="eastAsia"/>
                <w:sz w:val="16"/>
                <w:szCs w:val="16"/>
              </w:rPr>
              <w:t>)</w:t>
            </w:r>
          </w:p>
        </w:tc>
        <w:tc>
          <w:tcPr>
            <w:tcW w:w="491" w:type="pct"/>
            <w:tcBorders>
              <w:bottom w:val="single" w:sz="12" w:space="0" w:color="00FFFF"/>
            </w:tcBorders>
          </w:tcPr>
          <w:p w14:paraId="4DCB4BB3" w14:textId="77777777" w:rsidR="00FE6340" w:rsidRPr="00437278" w:rsidRDefault="00FE6340" w:rsidP="00FE6340">
            <w:pPr>
              <w:spacing w:line="0" w:lineRule="atLeast"/>
              <w:rPr>
                <w:rFonts w:ascii="Century Gothic" w:eastAsia="微軟正黑體" w:hAnsi="Century Gothic"/>
                <w:sz w:val="16"/>
                <w:szCs w:val="16"/>
                <w:u w:val="single"/>
              </w:rPr>
            </w:pPr>
            <w:r w:rsidRPr="00302708">
              <w:rPr>
                <w:rFonts w:ascii="Century Gothic" w:eastAsia="微軟正黑體" w:hAnsi="Century Gothic" w:hint="eastAsia"/>
                <w:sz w:val="16"/>
                <w:szCs w:val="16"/>
              </w:rPr>
              <w:t>聯繫客服</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tcPr>
          <w:p w14:paraId="0B23FF80" w14:textId="77777777" w:rsidR="00FE6340" w:rsidRPr="00437278" w:rsidRDefault="00FE6340" w:rsidP="00FE6340">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啟用卡片</w:t>
            </w: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shd w:val="clear" w:color="auto" w:fill="92D050"/>
          </w:tcPr>
          <w:p w14:paraId="7F0D936F" w14:textId="77777777" w:rsidR="00FE6340" w:rsidRPr="00437278" w:rsidRDefault="00FE6340" w:rsidP="00FE6340">
            <w:pPr>
              <w:spacing w:line="0" w:lineRule="atLeast"/>
              <w:rPr>
                <w:rFonts w:ascii="Century Gothic" w:eastAsia="微軟正黑體" w:hAnsi="Century Gothic"/>
                <w:sz w:val="16"/>
                <w:szCs w:val="16"/>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1" w:type="pct"/>
            <w:shd w:val="clear" w:color="auto" w:fill="92D050"/>
          </w:tcPr>
          <w:p w14:paraId="46DE0388"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491" w:type="pct"/>
            <w:shd w:val="clear" w:color="auto" w:fill="92D050"/>
          </w:tcPr>
          <w:p w14:paraId="4E3A5C23" w14:textId="77777777" w:rsidR="00FE6340" w:rsidRPr="00437278" w:rsidRDefault="00FE6340" w:rsidP="00FE6340">
            <w:pPr>
              <w:spacing w:line="0" w:lineRule="atLeast"/>
              <w:rPr>
                <w:rFonts w:ascii="Century Gothic" w:eastAsia="微軟正黑體" w:hAnsi="Century Gothic"/>
                <w:sz w:val="16"/>
                <w:szCs w:val="16"/>
                <w:u w:val="single"/>
              </w:rPr>
            </w:pPr>
            <w:r w:rsidRPr="00437278">
              <w:rPr>
                <w:rFonts w:ascii="Century Gothic" w:eastAsia="微軟正黑體" w:hAnsi="Century Gothic" w:hint="eastAsia"/>
                <w:sz w:val="16"/>
                <w:szCs w:val="16"/>
              </w:rPr>
              <w:t>AP</w:t>
            </w:r>
            <w:proofErr w:type="gramStart"/>
            <w:r w:rsidRPr="00437278">
              <w:rPr>
                <w:rFonts w:ascii="Century Gothic" w:eastAsia="微軟正黑體" w:hAnsi="Century Gothic" w:hint="eastAsia"/>
                <w:sz w:val="16"/>
                <w:szCs w:val="16"/>
              </w:rPr>
              <w:t>加卡</w:t>
            </w:r>
            <w:proofErr w:type="gramEnd"/>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hint="eastAsia"/>
                <w:sz w:val="16"/>
                <w:szCs w:val="16"/>
              </w:rPr>
              <w:t>)</w:t>
            </w:r>
          </w:p>
        </w:tc>
        <w:tc>
          <w:tcPr>
            <w:tcW w:w="490" w:type="pct"/>
            <w:tcBorders>
              <w:right w:val="single" w:sz="12" w:space="0" w:color="00FFFF"/>
            </w:tcBorders>
            <w:shd w:val="clear" w:color="auto" w:fill="92D050"/>
          </w:tcPr>
          <w:p w14:paraId="2FED7B7D"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AP</w:t>
            </w:r>
            <w:proofErr w:type="gramStart"/>
            <w:r>
              <w:rPr>
                <w:rFonts w:ascii="Century Gothic" w:eastAsia="微軟正黑體" w:hAnsi="Century Gothic" w:hint="eastAsia"/>
                <w:sz w:val="16"/>
                <w:szCs w:val="16"/>
              </w:rPr>
              <w:t>加卡訊息</w:t>
            </w:r>
            <w:proofErr w:type="gramEnd"/>
          </w:p>
        </w:tc>
        <w:tc>
          <w:tcPr>
            <w:tcW w:w="485" w:type="pct"/>
            <w:tcBorders>
              <w:left w:val="single" w:sz="12" w:space="0" w:color="00FFFF"/>
            </w:tcBorders>
            <w:shd w:val="clear" w:color="auto" w:fill="auto"/>
          </w:tcPr>
          <w:p w14:paraId="44A73CE8"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換發卡片</w:t>
            </w:r>
          </w:p>
          <w:p w14:paraId="5ED86998"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w:t>
            </w:r>
            <w:proofErr w:type="spellStart"/>
            <w:r>
              <w:rPr>
                <w:rFonts w:ascii="Century Gothic" w:eastAsia="微軟正黑體" w:hAnsi="Century Gothic"/>
                <w:sz w:val="16"/>
                <w:szCs w:val="16"/>
              </w:rPr>
              <w:t>btn</w:t>
            </w:r>
            <w:proofErr w:type="spellEnd"/>
            <w:r>
              <w:rPr>
                <w:rFonts w:ascii="Century Gothic" w:eastAsia="微軟正黑體" w:hAnsi="Century Gothic"/>
                <w:sz w:val="16"/>
                <w:szCs w:val="16"/>
              </w:rPr>
              <w:t>)</w:t>
            </w:r>
          </w:p>
        </w:tc>
        <w:tc>
          <w:tcPr>
            <w:tcW w:w="485" w:type="pct"/>
            <w:shd w:val="clear" w:color="auto" w:fill="auto"/>
          </w:tcPr>
          <w:p w14:paraId="2F57D9D7"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換發訊息</w:t>
            </w:r>
          </w:p>
        </w:tc>
        <w:tc>
          <w:tcPr>
            <w:tcW w:w="482" w:type="pct"/>
            <w:tcBorders>
              <w:right w:val="single" w:sz="12" w:space="0" w:color="00FFFF"/>
            </w:tcBorders>
            <w:shd w:val="clear" w:color="auto" w:fill="auto"/>
          </w:tcPr>
          <w:p w14:paraId="584CDCFA"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補發訊息</w:t>
            </w:r>
          </w:p>
        </w:tc>
      </w:tr>
      <w:tr w:rsidR="00FE6340" w:rsidRPr="00776ABA" w14:paraId="548A9EE0" w14:textId="77777777" w:rsidTr="00FE6340">
        <w:trPr>
          <w:trHeight w:val="51"/>
        </w:trPr>
        <w:tc>
          <w:tcPr>
            <w:tcW w:w="214" w:type="pct"/>
            <w:shd w:val="clear" w:color="auto" w:fill="D9D9D9" w:themeFill="background1" w:themeFillShade="D9"/>
          </w:tcPr>
          <w:p w14:paraId="2EAF876D"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卡片資訊</w:t>
            </w:r>
          </w:p>
        </w:tc>
        <w:tc>
          <w:tcPr>
            <w:tcW w:w="390" w:type="pct"/>
            <w:tcBorders>
              <w:right w:val="single" w:sz="12" w:space="0" w:color="00FFFF"/>
            </w:tcBorders>
            <w:shd w:val="clear" w:color="auto" w:fill="D9D9D9" w:themeFill="background1" w:themeFillShade="D9"/>
          </w:tcPr>
          <w:p w14:paraId="1EEB235C"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卡片資訊</w:t>
            </w:r>
          </w:p>
        </w:tc>
        <w:tc>
          <w:tcPr>
            <w:tcW w:w="491" w:type="pct"/>
            <w:tcBorders>
              <w:top w:val="single" w:sz="12" w:space="0" w:color="00FFFF"/>
              <w:left w:val="single" w:sz="12" w:space="0" w:color="00FFFF"/>
              <w:bottom w:val="single" w:sz="12" w:space="0" w:color="00FFFF"/>
              <w:right w:val="single" w:sz="12" w:space="0" w:color="00FFFF"/>
            </w:tcBorders>
          </w:tcPr>
          <w:p w14:paraId="3DB85431" w14:textId="77777777" w:rsidR="00FE6340"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卡片進度</w:t>
            </w:r>
          </w:p>
          <w:p w14:paraId="6382B87C" w14:textId="77777777" w:rsidR="00FE6340" w:rsidRPr="00776ABA" w:rsidRDefault="00FE6340" w:rsidP="00FE6340">
            <w:pPr>
              <w:spacing w:line="0" w:lineRule="atLeast"/>
              <w:rPr>
                <w:rFonts w:ascii="Century Gothic" w:eastAsia="微軟正黑體" w:hAnsi="Century Gothic"/>
                <w:sz w:val="16"/>
                <w:szCs w:val="16"/>
              </w:rPr>
            </w:pPr>
            <w:r>
              <w:rPr>
                <w:rFonts w:ascii="Century Gothic" w:eastAsia="微軟正黑體" w:hAnsi="Century Gothic" w:hint="eastAsia"/>
                <w:sz w:val="16"/>
                <w:szCs w:val="16"/>
              </w:rPr>
              <w:t>導引按鍵</w:t>
            </w:r>
          </w:p>
        </w:tc>
        <w:tc>
          <w:tcPr>
            <w:tcW w:w="491" w:type="pct"/>
            <w:tcBorders>
              <w:left w:val="single" w:sz="12" w:space="0" w:color="00FFFF"/>
            </w:tcBorders>
          </w:tcPr>
          <w:p w14:paraId="28EC6156"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r>
              <w:rPr>
                <w:rFonts w:ascii="Century Gothic" w:eastAsia="微軟正黑體" w:hAnsi="Century Gothic" w:hint="eastAsia"/>
                <w:sz w:val="16"/>
                <w:szCs w:val="16"/>
              </w:rPr>
              <w:t>(</w:t>
            </w:r>
            <w:r>
              <w:rPr>
                <w:rFonts w:ascii="Century Gothic" w:eastAsia="微軟正黑體" w:hAnsi="Century Gothic" w:hint="eastAsia"/>
                <w:sz w:val="16"/>
                <w:szCs w:val="16"/>
              </w:rPr>
              <w:t>無</w:t>
            </w:r>
            <w:r>
              <w:rPr>
                <w:rFonts w:ascii="Century Gothic" w:eastAsia="微軟正黑體" w:hAnsi="Century Gothic" w:hint="eastAsia"/>
                <w:sz w:val="16"/>
                <w:szCs w:val="16"/>
              </w:rPr>
              <w:t>)</w:t>
            </w:r>
          </w:p>
          <w:p w14:paraId="0F5EF67D"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r>
              <w:rPr>
                <w:rFonts w:ascii="Century Gothic" w:eastAsia="微軟正黑體" w:hAnsi="Century Gothic" w:hint="eastAsia"/>
                <w:sz w:val="16"/>
                <w:szCs w:val="16"/>
              </w:rPr>
              <w:t>(</w:t>
            </w:r>
            <w:r>
              <w:rPr>
                <w:rFonts w:ascii="Century Gothic" w:eastAsia="微軟正黑體" w:hAnsi="Century Gothic" w:hint="eastAsia"/>
                <w:sz w:val="16"/>
                <w:szCs w:val="16"/>
              </w:rPr>
              <w:t>無</w:t>
            </w:r>
            <w:r>
              <w:rPr>
                <w:rFonts w:ascii="Century Gothic" w:eastAsia="微軟正黑體" w:hAnsi="Century Gothic" w:hint="eastAsia"/>
                <w:sz w:val="16"/>
                <w:szCs w:val="16"/>
              </w:rPr>
              <w:t>)</w:t>
            </w:r>
          </w:p>
          <w:p w14:paraId="4922CF82"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hint="eastAsia"/>
                <w:sz w:val="16"/>
                <w:szCs w:val="16"/>
              </w:rPr>
              <w:t>灰</w:t>
            </w:r>
            <w:r>
              <w:rPr>
                <w:rFonts w:ascii="Century Gothic" w:eastAsia="微軟正黑體" w:hAnsi="Century Gothic" w:hint="eastAsia"/>
                <w:sz w:val="16"/>
                <w:szCs w:val="16"/>
              </w:rPr>
              <w:t>)</w:t>
            </w:r>
          </w:p>
        </w:tc>
        <w:tc>
          <w:tcPr>
            <w:tcW w:w="491" w:type="pct"/>
          </w:tcPr>
          <w:p w14:paraId="577F8D9C"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r>
              <w:rPr>
                <w:rFonts w:ascii="Century Gothic" w:eastAsia="微軟正黑體" w:hAnsi="Century Gothic" w:hint="eastAsia"/>
                <w:sz w:val="16"/>
                <w:szCs w:val="16"/>
              </w:rPr>
              <w:t>(</w:t>
            </w:r>
            <w:r>
              <w:rPr>
                <w:rFonts w:ascii="Century Gothic" w:eastAsia="微軟正黑體" w:hAnsi="Century Gothic"/>
                <w:sz w:val="16"/>
                <w:szCs w:val="16"/>
              </w:rPr>
              <w:t>/)</w:t>
            </w:r>
          </w:p>
          <w:p w14:paraId="53687C47"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r>
              <w:rPr>
                <w:rFonts w:ascii="Century Gothic" w:eastAsia="微軟正黑體" w:hAnsi="Century Gothic" w:hint="eastAsia"/>
                <w:sz w:val="16"/>
                <w:szCs w:val="16"/>
              </w:rPr>
              <w:t>(</w:t>
            </w:r>
            <w:r>
              <w:rPr>
                <w:rFonts w:ascii="Century Gothic" w:eastAsia="微軟正黑體" w:hAnsi="Century Gothic"/>
                <w:sz w:val="16"/>
                <w:szCs w:val="16"/>
              </w:rPr>
              <w:t>/)</w:t>
            </w:r>
          </w:p>
          <w:p w14:paraId="6A748B21"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sz w:val="16"/>
                <w:szCs w:val="16"/>
              </w:rPr>
              <w:t>/)</w:t>
            </w:r>
          </w:p>
        </w:tc>
        <w:tc>
          <w:tcPr>
            <w:tcW w:w="491" w:type="pct"/>
          </w:tcPr>
          <w:p w14:paraId="140A5AF1"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6C4F7CE1"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4076BFD2"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91" w:type="pct"/>
          </w:tcPr>
          <w:p w14:paraId="26A9AD56"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566B921C"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77D11C27"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90" w:type="pct"/>
            <w:tcBorders>
              <w:right w:val="single" w:sz="12" w:space="0" w:color="00FFFF"/>
            </w:tcBorders>
          </w:tcPr>
          <w:p w14:paraId="2C31F829"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1409F744"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5D5FB249"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p>
        </w:tc>
        <w:tc>
          <w:tcPr>
            <w:tcW w:w="485" w:type="pct"/>
            <w:tcBorders>
              <w:left w:val="single" w:sz="12" w:space="0" w:color="00FFFF"/>
              <w:bottom w:val="single" w:sz="12" w:space="0" w:color="00FFFF"/>
            </w:tcBorders>
          </w:tcPr>
          <w:p w14:paraId="3B477868"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消費紀錄</w:t>
            </w:r>
          </w:p>
          <w:p w14:paraId="3FE2F81C"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回饋報告</w:t>
            </w:r>
          </w:p>
          <w:p w14:paraId="01552B35" w14:textId="77777777" w:rsidR="00FE6340" w:rsidRPr="00776ABA" w:rsidRDefault="00FE6340" w:rsidP="00FE6340">
            <w:pPr>
              <w:spacing w:line="0" w:lineRule="atLeast"/>
              <w:rPr>
                <w:rFonts w:ascii="Century Gothic" w:eastAsia="微軟正黑體" w:hAnsi="Century Gothic"/>
                <w:sz w:val="16"/>
                <w:szCs w:val="16"/>
              </w:rPr>
            </w:pPr>
            <w:r w:rsidRPr="00776ABA">
              <w:rPr>
                <w:rFonts w:ascii="Century Gothic" w:eastAsia="微軟正黑體" w:hAnsi="Century Gothic" w:hint="eastAsia"/>
                <w:sz w:val="16"/>
                <w:szCs w:val="16"/>
              </w:rPr>
              <w:t>卡片管理</w:t>
            </w:r>
            <w:r>
              <w:rPr>
                <w:rFonts w:ascii="Century Gothic" w:eastAsia="微軟正黑體" w:hAnsi="Century Gothic" w:hint="eastAsia"/>
                <w:sz w:val="16"/>
                <w:szCs w:val="16"/>
              </w:rPr>
              <w:t>(</w:t>
            </w:r>
            <w:r>
              <w:rPr>
                <w:rFonts w:ascii="Century Gothic" w:eastAsia="微軟正黑體" w:hAnsi="Century Gothic" w:hint="eastAsia"/>
                <w:sz w:val="16"/>
                <w:szCs w:val="16"/>
              </w:rPr>
              <w:t>灰</w:t>
            </w:r>
            <w:r>
              <w:rPr>
                <w:rFonts w:ascii="Century Gothic" w:eastAsia="微軟正黑體" w:hAnsi="Century Gothic" w:hint="eastAsia"/>
                <w:sz w:val="16"/>
                <w:szCs w:val="16"/>
              </w:rPr>
              <w:t>)</w:t>
            </w:r>
          </w:p>
        </w:tc>
        <w:tc>
          <w:tcPr>
            <w:tcW w:w="485" w:type="pct"/>
            <w:tcBorders>
              <w:bottom w:val="single" w:sz="12" w:space="0" w:color="00FFFF"/>
            </w:tcBorders>
          </w:tcPr>
          <w:p w14:paraId="3B674C59"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消費紀錄</w:t>
            </w:r>
          </w:p>
          <w:p w14:paraId="04E8BFBD"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回饋報告</w:t>
            </w:r>
          </w:p>
          <w:p w14:paraId="70106696"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卡片管理</w:t>
            </w:r>
            <w:r w:rsidRPr="00E84C5E">
              <w:rPr>
                <w:rFonts w:ascii="Century Gothic" w:eastAsia="微軟正黑體" w:hAnsi="Century Gothic"/>
                <w:color w:val="BFBFBF" w:themeColor="background1" w:themeShade="BF"/>
                <w:sz w:val="16"/>
                <w:szCs w:val="16"/>
              </w:rPr>
              <w:t>(</w:t>
            </w:r>
            <w:r w:rsidRPr="00E84C5E">
              <w:rPr>
                <w:rFonts w:ascii="Century Gothic" w:eastAsia="微軟正黑體" w:hAnsi="Century Gothic" w:hint="eastAsia"/>
                <w:color w:val="BFBFBF" w:themeColor="background1" w:themeShade="BF"/>
                <w:sz w:val="16"/>
                <w:szCs w:val="16"/>
              </w:rPr>
              <w:t>灰</w:t>
            </w:r>
            <w:r w:rsidRPr="00E84C5E">
              <w:rPr>
                <w:rFonts w:ascii="Century Gothic" w:eastAsia="微軟正黑體" w:hAnsi="Century Gothic"/>
                <w:color w:val="BFBFBF" w:themeColor="background1" w:themeShade="BF"/>
                <w:sz w:val="16"/>
                <w:szCs w:val="16"/>
              </w:rPr>
              <w:t>)</w:t>
            </w:r>
          </w:p>
        </w:tc>
        <w:tc>
          <w:tcPr>
            <w:tcW w:w="482" w:type="pct"/>
            <w:tcBorders>
              <w:bottom w:val="single" w:sz="12" w:space="0" w:color="00FFFF"/>
              <w:right w:val="single" w:sz="12" w:space="0" w:color="00FFFF"/>
            </w:tcBorders>
          </w:tcPr>
          <w:p w14:paraId="403C79C9"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消費紀錄</w:t>
            </w:r>
          </w:p>
          <w:p w14:paraId="6B18E012"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回饋報告</w:t>
            </w:r>
          </w:p>
          <w:p w14:paraId="3458FA64" w14:textId="77777777" w:rsidR="00FE6340" w:rsidRPr="00E84C5E" w:rsidRDefault="00FE6340" w:rsidP="00FE6340">
            <w:pPr>
              <w:spacing w:line="0" w:lineRule="atLeast"/>
              <w:rPr>
                <w:rFonts w:ascii="Century Gothic" w:eastAsia="微軟正黑體" w:hAnsi="Century Gothic"/>
                <w:color w:val="BFBFBF" w:themeColor="background1" w:themeShade="BF"/>
                <w:sz w:val="16"/>
                <w:szCs w:val="16"/>
              </w:rPr>
            </w:pPr>
            <w:r w:rsidRPr="00E84C5E">
              <w:rPr>
                <w:rFonts w:ascii="Century Gothic" w:eastAsia="微軟正黑體" w:hAnsi="Century Gothic" w:hint="eastAsia"/>
                <w:color w:val="BFBFBF" w:themeColor="background1" w:themeShade="BF"/>
                <w:sz w:val="16"/>
                <w:szCs w:val="16"/>
              </w:rPr>
              <w:t>卡片管理</w:t>
            </w:r>
            <w:r w:rsidRPr="00E84C5E">
              <w:rPr>
                <w:rFonts w:ascii="Century Gothic" w:eastAsia="微軟正黑體" w:hAnsi="Century Gothic"/>
                <w:color w:val="BFBFBF" w:themeColor="background1" w:themeShade="BF"/>
                <w:sz w:val="16"/>
                <w:szCs w:val="16"/>
              </w:rPr>
              <w:t>(</w:t>
            </w:r>
            <w:r w:rsidRPr="00E84C5E">
              <w:rPr>
                <w:rFonts w:ascii="Century Gothic" w:eastAsia="微軟正黑體" w:hAnsi="Century Gothic" w:hint="eastAsia"/>
                <w:color w:val="BFBFBF" w:themeColor="background1" w:themeShade="BF"/>
                <w:sz w:val="16"/>
                <w:szCs w:val="16"/>
              </w:rPr>
              <w:t>灰</w:t>
            </w:r>
            <w:r w:rsidRPr="00E84C5E">
              <w:rPr>
                <w:rFonts w:ascii="Century Gothic" w:eastAsia="微軟正黑體" w:hAnsi="Century Gothic"/>
                <w:color w:val="BFBFBF" w:themeColor="background1" w:themeShade="BF"/>
                <w:sz w:val="16"/>
                <w:szCs w:val="16"/>
              </w:rPr>
              <w:t>)</w:t>
            </w:r>
          </w:p>
        </w:tc>
      </w:tr>
    </w:tbl>
    <w:p w14:paraId="3BF8B5CF" w14:textId="4F638E94" w:rsidR="00FE6340" w:rsidRDefault="00FE6340" w:rsidP="00FE6340">
      <w:pPr>
        <w:pStyle w:val="af5"/>
        <w:spacing w:line="0" w:lineRule="atLeast"/>
        <w:ind w:leftChars="0" w:left="960"/>
        <w:rPr>
          <w:rFonts w:ascii="Century Gothic" w:eastAsia="微軟正黑體" w:hAnsi="Century Gothic"/>
          <w:b/>
          <w:sz w:val="22"/>
        </w:rPr>
      </w:pP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FE6340" w14:paraId="482F00F2" w14:textId="77777777" w:rsidTr="00454EBE">
        <w:trPr>
          <w:trHeight w:val="80"/>
        </w:trPr>
        <w:tc>
          <w:tcPr>
            <w:tcW w:w="2710" w:type="dxa"/>
            <w:tcBorders>
              <w:bottom w:val="single" w:sz="4" w:space="0" w:color="auto"/>
            </w:tcBorders>
            <w:shd w:val="clear" w:color="auto" w:fill="D9D9D9" w:themeFill="background1" w:themeFillShade="D9"/>
          </w:tcPr>
          <w:p w14:paraId="0078132E"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卡片資訊區</w:t>
            </w:r>
            <w:r>
              <w:rPr>
                <w:rFonts w:ascii="Century Gothic" w:eastAsia="微軟正黑體" w:hAnsi="Century Gothic" w:hint="eastAsia"/>
                <w:sz w:val="22"/>
              </w:rPr>
              <w:t>_</w:t>
            </w:r>
            <w:r>
              <w:rPr>
                <w:rFonts w:ascii="Century Gothic" w:eastAsia="微軟正黑體" w:hAnsi="Century Gothic" w:hint="eastAsia"/>
                <w:sz w:val="22"/>
              </w:rPr>
              <w:t>甲</w:t>
            </w:r>
          </w:p>
        </w:tc>
        <w:tc>
          <w:tcPr>
            <w:tcW w:w="1141" w:type="dxa"/>
            <w:tcBorders>
              <w:bottom w:val="single" w:sz="4" w:space="0" w:color="auto"/>
            </w:tcBorders>
            <w:shd w:val="clear" w:color="auto" w:fill="D9D9D9" w:themeFill="background1" w:themeFillShade="D9"/>
          </w:tcPr>
          <w:p w14:paraId="19848CFA"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0D210E51"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E6340" w14:paraId="37FDAC3C" w14:textId="77777777" w:rsidTr="00454EBE">
        <w:tblPrEx>
          <w:tblCellMar>
            <w:left w:w="28" w:type="dxa"/>
            <w:right w:w="28" w:type="dxa"/>
          </w:tblCellMar>
        </w:tblPrEx>
        <w:trPr>
          <w:trHeight w:val="227"/>
        </w:trPr>
        <w:tc>
          <w:tcPr>
            <w:tcW w:w="2710" w:type="dxa"/>
            <w:vMerge w:val="restart"/>
            <w:tcBorders>
              <w:bottom w:val="single" w:sz="4" w:space="0" w:color="auto"/>
            </w:tcBorders>
          </w:tcPr>
          <w:p w14:paraId="4E4418FF" w14:textId="77777777" w:rsidR="00FE6340" w:rsidRDefault="00FE6340" w:rsidP="00454EBE">
            <w:pPr>
              <w:spacing w:line="0" w:lineRule="atLeast"/>
              <w:rPr>
                <w:noProof/>
              </w:rPr>
            </w:pPr>
          </w:p>
        </w:tc>
        <w:tc>
          <w:tcPr>
            <w:tcW w:w="1141" w:type="dxa"/>
            <w:tcBorders>
              <w:bottom w:val="single" w:sz="4" w:space="0" w:color="auto"/>
            </w:tcBorders>
          </w:tcPr>
          <w:p w14:paraId="257FBEF6"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顯示</w:t>
            </w:r>
          </w:p>
        </w:tc>
        <w:tc>
          <w:tcPr>
            <w:tcW w:w="6345" w:type="dxa"/>
            <w:tcBorders>
              <w:bottom w:val="single" w:sz="4" w:space="0" w:color="auto"/>
            </w:tcBorders>
          </w:tcPr>
          <w:p w14:paraId="30CDB26B" w14:textId="77777777" w:rsidR="00FE6340" w:rsidRPr="000722F2" w:rsidRDefault="00FE6340" w:rsidP="000C3000">
            <w:pPr>
              <w:pStyle w:val="af5"/>
              <w:numPr>
                <w:ilvl w:val="0"/>
                <w:numId w:val="1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檢核：「表示結果」若為取消、拒絕，則無需顯示此卡片</w:t>
            </w:r>
          </w:p>
          <w:p w14:paraId="5E427E8C" w14:textId="77777777" w:rsidR="00FE6340" w:rsidRPr="000722F2" w:rsidRDefault="00FE6340" w:rsidP="000C3000">
            <w:pPr>
              <w:pStyle w:val="af5"/>
              <w:numPr>
                <w:ilvl w:val="0"/>
                <w:numId w:val="1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卡片名稱：完整卡片名稱最多</w:t>
            </w:r>
            <w:r w:rsidRPr="000722F2">
              <w:rPr>
                <w:rFonts w:ascii="Century Gothic" w:eastAsia="微軟正黑體" w:hAnsi="Century Gothic" w:hint="eastAsia"/>
                <w:sz w:val="22"/>
              </w:rPr>
              <w:t>2</w:t>
            </w:r>
            <w:r w:rsidRPr="000722F2">
              <w:rPr>
                <w:rFonts w:ascii="Century Gothic" w:eastAsia="微軟正黑體" w:hAnsi="Century Gothic"/>
                <w:sz w:val="22"/>
              </w:rPr>
              <w:t>0</w:t>
            </w:r>
            <w:r w:rsidRPr="000722F2">
              <w:rPr>
                <w:rFonts w:ascii="Century Gothic" w:eastAsia="微軟正黑體" w:hAnsi="Century Gothic" w:hint="eastAsia"/>
                <w:sz w:val="22"/>
              </w:rPr>
              <w:t>字元</w:t>
            </w:r>
          </w:p>
        </w:tc>
      </w:tr>
      <w:tr w:rsidR="00FE6340" w14:paraId="354217BE" w14:textId="77777777" w:rsidTr="00454EBE">
        <w:tblPrEx>
          <w:tblCellMar>
            <w:left w:w="28" w:type="dxa"/>
            <w:right w:w="28" w:type="dxa"/>
          </w:tblCellMar>
        </w:tblPrEx>
        <w:trPr>
          <w:trHeight w:val="227"/>
        </w:trPr>
        <w:tc>
          <w:tcPr>
            <w:tcW w:w="2710" w:type="dxa"/>
            <w:vMerge/>
            <w:tcBorders>
              <w:bottom w:val="single" w:sz="4" w:space="0" w:color="auto"/>
            </w:tcBorders>
          </w:tcPr>
          <w:p w14:paraId="19C53871"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3E12F4D5"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進度說明</w:t>
            </w:r>
          </w:p>
        </w:tc>
        <w:tc>
          <w:tcPr>
            <w:tcW w:w="6345" w:type="dxa"/>
            <w:tcBorders>
              <w:bottom w:val="single" w:sz="4" w:space="0" w:color="auto"/>
            </w:tcBorders>
          </w:tcPr>
          <w:p w14:paraId="7847688A" w14:textId="77777777" w:rsidR="00FE6340" w:rsidRPr="000722F2" w:rsidRDefault="00FE6340" w:rsidP="000C3000">
            <w:pPr>
              <w:pStyle w:val="af5"/>
              <w:numPr>
                <w:ilvl w:val="0"/>
                <w:numId w:val="14"/>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顯示：查詢此卡片進度說明，將依照後台回覆「申請狀態」及「說明」資訊合併顯示。</w:t>
            </w:r>
          </w:p>
          <w:p w14:paraId="66827C2D" w14:textId="77777777" w:rsidR="00FE6340" w:rsidRPr="000722F2" w:rsidRDefault="00FE6340" w:rsidP="000C3000">
            <w:pPr>
              <w:pStyle w:val="af5"/>
              <w:numPr>
                <w:ilvl w:val="0"/>
                <w:numId w:val="14"/>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C</w:t>
            </w:r>
            <w:r w:rsidRPr="000722F2">
              <w:rPr>
                <w:rFonts w:ascii="Century Gothic" w:eastAsia="微軟正黑體" w:hAnsi="Century Gothic"/>
                <w:sz w:val="22"/>
              </w:rPr>
              <w:t>ache</w:t>
            </w:r>
            <w:r w:rsidRPr="000722F2">
              <w:rPr>
                <w:rFonts w:ascii="Century Gothic" w:eastAsia="微軟正黑體" w:hAnsi="Century Gothic" w:hint="eastAsia"/>
                <w:sz w:val="22"/>
              </w:rPr>
              <w:t>：</w:t>
            </w:r>
          </w:p>
          <w:p w14:paraId="36E2C8E7" w14:textId="77777777" w:rsidR="00FE6340" w:rsidRPr="000722F2" w:rsidRDefault="00FE6340" w:rsidP="000C3000">
            <w:pPr>
              <w:pStyle w:val="af5"/>
              <w:numPr>
                <w:ilvl w:val="0"/>
                <w:numId w:val="15"/>
              </w:numPr>
              <w:spacing w:line="0" w:lineRule="atLeast"/>
              <w:ind w:leftChars="0"/>
              <w:rPr>
                <w:rFonts w:ascii="Century Gothic" w:eastAsia="微軟正黑體" w:hAnsi="Century Gothic"/>
                <w:sz w:val="22"/>
              </w:rPr>
            </w:pPr>
            <w:r w:rsidRPr="000722F2">
              <w:rPr>
                <w:rFonts w:ascii="Century Gothic" w:eastAsia="微軟正黑體" w:hAnsi="Century Gothic"/>
                <w:sz w:val="22"/>
              </w:rPr>
              <w:t>Expired time</w:t>
            </w:r>
            <w:r w:rsidRPr="000722F2">
              <w:rPr>
                <w:rFonts w:ascii="Century Gothic" w:eastAsia="微軟正黑體" w:hAnsi="Century Gothic" w:hint="eastAsia"/>
                <w:sz w:val="22"/>
              </w:rPr>
              <w:t>：</w:t>
            </w:r>
            <w:r w:rsidRPr="000722F2">
              <w:rPr>
                <w:rFonts w:ascii="Century Gothic" w:eastAsia="微軟正黑體" w:hAnsi="Century Gothic" w:hint="eastAsia"/>
                <w:sz w:val="22"/>
              </w:rPr>
              <w:t>10 mins</w:t>
            </w:r>
          </w:p>
        </w:tc>
      </w:tr>
      <w:tr w:rsidR="00FE6340" w14:paraId="4D225765" w14:textId="77777777" w:rsidTr="00454EBE">
        <w:tblPrEx>
          <w:tblCellMar>
            <w:left w:w="28" w:type="dxa"/>
            <w:right w:w="28" w:type="dxa"/>
          </w:tblCellMar>
        </w:tblPrEx>
        <w:trPr>
          <w:trHeight w:val="227"/>
        </w:trPr>
        <w:tc>
          <w:tcPr>
            <w:tcW w:w="2710" w:type="dxa"/>
            <w:vMerge/>
            <w:tcBorders>
              <w:bottom w:val="single" w:sz="4" w:space="0" w:color="auto"/>
            </w:tcBorders>
          </w:tcPr>
          <w:p w14:paraId="028CD61E"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6FFEF1F2"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導引按鍵</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6345" w:type="dxa"/>
            <w:tcBorders>
              <w:bottom w:val="single" w:sz="4" w:space="0" w:color="auto"/>
            </w:tcBorders>
          </w:tcPr>
          <w:p w14:paraId="2294C1D6" w14:textId="77777777" w:rsidR="00FE6340" w:rsidRPr="000722F2" w:rsidRDefault="00FE6340" w:rsidP="000C3000">
            <w:pPr>
              <w:pStyle w:val="af5"/>
              <w:numPr>
                <w:ilvl w:val="0"/>
                <w:numId w:val="72"/>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點擊</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r w:rsidRPr="000722F2">
              <w:rPr>
                <w:rFonts w:ascii="Century Gothic" w:eastAsia="微軟正黑體" w:hAnsi="Century Gothic" w:hint="eastAsia"/>
                <w:sz w:val="22"/>
              </w:rPr>
              <w:t>：前往導引頁面</w:t>
            </w:r>
          </w:p>
          <w:tbl>
            <w:tblPr>
              <w:tblStyle w:val="aa"/>
              <w:tblW w:w="6627" w:type="dxa"/>
              <w:tblLayout w:type="fixed"/>
              <w:tblLook w:val="04A0" w:firstRow="1" w:lastRow="0" w:firstColumn="1" w:lastColumn="0" w:noHBand="0" w:noVBand="1"/>
            </w:tblPr>
            <w:tblGrid>
              <w:gridCol w:w="1639"/>
              <w:gridCol w:w="4988"/>
            </w:tblGrid>
            <w:tr w:rsidR="00FE6340" w:rsidRPr="000722F2" w14:paraId="27CFD442" w14:textId="77777777" w:rsidTr="008A35BB">
              <w:trPr>
                <w:trHeight w:val="397"/>
              </w:trPr>
              <w:tc>
                <w:tcPr>
                  <w:tcW w:w="1639" w:type="dxa"/>
                  <w:shd w:val="clear" w:color="auto" w:fill="D9D9D9" w:themeFill="background1" w:themeFillShade="D9"/>
                  <w:vAlign w:val="center"/>
                </w:tcPr>
                <w:p w14:paraId="3FDCEEF5"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導引按鍵</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4988" w:type="dxa"/>
                  <w:shd w:val="clear" w:color="auto" w:fill="D9D9D9" w:themeFill="background1" w:themeFillShade="D9"/>
                </w:tcPr>
                <w:p w14:paraId="19C7FA08"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前往</w:t>
                  </w:r>
                </w:p>
              </w:tc>
            </w:tr>
            <w:tr w:rsidR="00FE6340" w:rsidRPr="000722F2" w14:paraId="4076A8B3" w14:textId="77777777" w:rsidTr="008A35BB">
              <w:trPr>
                <w:trHeight w:val="397"/>
              </w:trPr>
              <w:tc>
                <w:tcPr>
                  <w:tcW w:w="1639" w:type="dxa"/>
                  <w:vAlign w:val="center"/>
                </w:tcPr>
                <w:p w14:paraId="6B0EA929"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急需用卡</w:t>
                  </w:r>
                </w:p>
              </w:tc>
              <w:tc>
                <w:tcPr>
                  <w:tcW w:w="4988" w:type="dxa"/>
                </w:tcPr>
                <w:p w14:paraId="3C73C5C3" w14:textId="1069B281" w:rsidR="00FE6340" w:rsidRPr="000722F2" w:rsidRDefault="00A26E1E"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前往「申請進度查詢」流程</w:t>
                  </w:r>
                </w:p>
              </w:tc>
            </w:tr>
            <w:tr w:rsidR="00FE6340" w:rsidRPr="000722F2" w14:paraId="35C15B96" w14:textId="77777777" w:rsidTr="008A35BB">
              <w:trPr>
                <w:trHeight w:val="397"/>
              </w:trPr>
              <w:tc>
                <w:tcPr>
                  <w:tcW w:w="1639" w:type="dxa"/>
                  <w:vAlign w:val="center"/>
                </w:tcPr>
                <w:p w14:paraId="2332B338" w14:textId="77777777" w:rsidR="00FE6340" w:rsidRPr="000722F2" w:rsidRDefault="00FE6340" w:rsidP="00454EBE">
                  <w:pPr>
                    <w:spacing w:line="0" w:lineRule="atLeast"/>
                    <w:rPr>
                      <w:rFonts w:ascii="Century Gothic" w:eastAsia="微軟正黑體" w:hAnsi="Century Gothic"/>
                      <w:sz w:val="22"/>
                    </w:rPr>
                  </w:pPr>
                  <w:proofErr w:type="gramStart"/>
                  <w:r w:rsidRPr="000722F2">
                    <w:rPr>
                      <w:rFonts w:ascii="Century Gothic" w:eastAsia="微軟正黑體" w:hAnsi="Century Gothic" w:hint="eastAsia"/>
                      <w:sz w:val="22"/>
                    </w:rPr>
                    <w:t>上傳缺補</w:t>
                  </w:r>
                  <w:proofErr w:type="gramEnd"/>
                  <w:r w:rsidRPr="000722F2">
                    <w:rPr>
                      <w:rFonts w:ascii="Century Gothic" w:eastAsia="微軟正黑體" w:hAnsi="Century Gothic" w:hint="eastAsia"/>
                      <w:sz w:val="22"/>
                    </w:rPr>
                    <w:t>文件</w:t>
                  </w:r>
                </w:p>
              </w:tc>
              <w:tc>
                <w:tcPr>
                  <w:tcW w:w="4988" w:type="dxa"/>
                </w:tcPr>
                <w:p w14:paraId="6B123D2A"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前往「</w:t>
                  </w:r>
                  <w:proofErr w:type="gramStart"/>
                  <w:r w:rsidRPr="000722F2">
                    <w:rPr>
                      <w:rFonts w:ascii="Century Gothic" w:eastAsia="微軟正黑體" w:hAnsi="Century Gothic" w:hint="eastAsia"/>
                      <w:sz w:val="22"/>
                    </w:rPr>
                    <w:t>線上補件</w:t>
                  </w:r>
                  <w:proofErr w:type="gramEnd"/>
                  <w:r w:rsidRPr="000722F2">
                    <w:rPr>
                      <w:rFonts w:ascii="Century Gothic" w:eastAsia="微軟正黑體" w:hAnsi="Century Gothic" w:hint="eastAsia"/>
                      <w:sz w:val="22"/>
                    </w:rPr>
                    <w:t>(</w:t>
                  </w:r>
                  <w:r w:rsidRPr="000722F2">
                    <w:rPr>
                      <w:rFonts w:ascii="Century Gothic" w:eastAsia="微軟正黑體" w:hAnsi="Century Gothic" w:hint="eastAsia"/>
                      <w:sz w:val="22"/>
                    </w:rPr>
                    <w:t>已登</w:t>
                  </w:r>
                  <w:r w:rsidRPr="000722F2">
                    <w:rPr>
                      <w:rFonts w:ascii="Century Gothic" w:eastAsia="微軟正黑體" w:hAnsi="Century Gothic" w:hint="eastAsia"/>
                      <w:sz w:val="22"/>
                    </w:rPr>
                    <w:t>)</w:t>
                  </w:r>
                  <w:r w:rsidRPr="000722F2">
                    <w:rPr>
                      <w:rFonts w:ascii="Century Gothic" w:eastAsia="微軟正黑體" w:hAnsi="Century Gothic" w:hint="eastAsia"/>
                      <w:sz w:val="22"/>
                    </w:rPr>
                    <w:t>」流程</w:t>
                  </w:r>
                </w:p>
              </w:tc>
            </w:tr>
            <w:tr w:rsidR="00FE6340" w:rsidRPr="000722F2" w14:paraId="1D94DEBB" w14:textId="77777777" w:rsidTr="008A35BB">
              <w:trPr>
                <w:trHeight w:val="397"/>
              </w:trPr>
              <w:tc>
                <w:tcPr>
                  <w:tcW w:w="1639" w:type="dxa"/>
                  <w:vAlign w:val="center"/>
                </w:tcPr>
                <w:p w14:paraId="55E34F8D"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下載聲明書</w:t>
                  </w:r>
                </w:p>
              </w:tc>
              <w:tc>
                <w:tcPr>
                  <w:tcW w:w="4988" w:type="dxa"/>
                </w:tcPr>
                <w:p w14:paraId="0C6FA7B2"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外開</w:t>
                  </w:r>
                </w:p>
                <w:p w14:paraId="3281187A" w14:textId="77777777" w:rsidR="00FE6340" w:rsidRPr="000722F2" w:rsidRDefault="00BE660D" w:rsidP="00454EBE">
                  <w:pPr>
                    <w:spacing w:line="0" w:lineRule="atLeast"/>
                    <w:jc w:val="both"/>
                    <w:rPr>
                      <w:rFonts w:ascii="Century Gothic" w:eastAsia="微軟正黑體" w:hAnsi="Century Gothic"/>
                      <w:sz w:val="22"/>
                    </w:rPr>
                  </w:pPr>
                  <w:hyperlink r:id="rId13" w:history="1">
                    <w:r w:rsidR="00FE6340" w:rsidRPr="000722F2">
                      <w:rPr>
                        <w:rStyle w:val="ac"/>
                      </w:rPr>
                      <w:t>https://bank.sinopac.com/GCSDsp/DspDocDownload.aspx</w:t>
                    </w:r>
                  </w:hyperlink>
                </w:p>
              </w:tc>
            </w:tr>
          </w:tbl>
          <w:p w14:paraId="733180AD" w14:textId="77777777" w:rsidR="00FE6340" w:rsidRPr="000722F2" w:rsidRDefault="00FE6340" w:rsidP="000C3000">
            <w:pPr>
              <w:pStyle w:val="af5"/>
              <w:numPr>
                <w:ilvl w:val="0"/>
                <w:numId w:val="74"/>
              </w:numPr>
              <w:spacing w:line="0" w:lineRule="atLeast"/>
              <w:ind w:leftChars="0"/>
              <w:rPr>
                <w:rFonts w:ascii="Century Gothic" w:eastAsia="微軟正黑體" w:hAnsi="Century Gothic"/>
                <w:sz w:val="22"/>
              </w:rPr>
            </w:pPr>
          </w:p>
        </w:tc>
      </w:tr>
      <w:tr w:rsidR="00FE6340" w14:paraId="4BF97CB0" w14:textId="77777777" w:rsidTr="00454EBE">
        <w:tblPrEx>
          <w:tblCellMar>
            <w:left w:w="28" w:type="dxa"/>
            <w:right w:w="28" w:type="dxa"/>
          </w:tblCellMar>
        </w:tblPrEx>
        <w:trPr>
          <w:trHeight w:val="227"/>
        </w:trPr>
        <w:tc>
          <w:tcPr>
            <w:tcW w:w="2710" w:type="dxa"/>
            <w:vMerge/>
          </w:tcPr>
          <w:p w14:paraId="397FA2EC" w14:textId="77777777" w:rsidR="00FE6340" w:rsidRDefault="00FE6340" w:rsidP="00454EBE">
            <w:pPr>
              <w:spacing w:line="0" w:lineRule="atLeast"/>
              <w:jc w:val="center"/>
              <w:rPr>
                <w:rFonts w:ascii="Century Gothic" w:eastAsia="微軟正黑體" w:hAnsi="Century Gothic"/>
                <w:noProof/>
                <w:sz w:val="22"/>
              </w:rPr>
            </w:pPr>
          </w:p>
        </w:tc>
        <w:tc>
          <w:tcPr>
            <w:tcW w:w="1141" w:type="dxa"/>
          </w:tcPr>
          <w:p w14:paraId="7099FA6B"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查看申請進度</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6345" w:type="dxa"/>
          </w:tcPr>
          <w:p w14:paraId="5E28CE09" w14:textId="77777777" w:rsidR="00FE6340" w:rsidRPr="000722F2" w:rsidRDefault="00FE6340" w:rsidP="000C3000">
            <w:pPr>
              <w:pStyle w:val="af5"/>
              <w:numPr>
                <w:ilvl w:val="0"/>
                <w:numId w:val="13"/>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點擊</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r w:rsidRPr="000722F2">
              <w:rPr>
                <w:rFonts w:ascii="Century Gothic" w:eastAsia="微軟正黑體" w:hAnsi="Century Gothic" w:hint="eastAsia"/>
                <w:sz w:val="22"/>
              </w:rPr>
              <w:t>：前往「申請進度查詢」流程</w:t>
            </w:r>
          </w:p>
          <w:p w14:paraId="6CE1FD8C" w14:textId="77777777" w:rsidR="00FE6340" w:rsidRPr="000722F2" w:rsidRDefault="00FE6340" w:rsidP="00454EBE">
            <w:pPr>
              <w:spacing w:line="0" w:lineRule="atLeast"/>
              <w:rPr>
                <w:rFonts w:ascii="Century Gothic" w:eastAsia="微軟正黑體" w:hAnsi="Century Gothic"/>
                <w:sz w:val="22"/>
              </w:rPr>
            </w:pPr>
          </w:p>
          <w:p w14:paraId="5E751026" w14:textId="64821163" w:rsidR="008A35BB" w:rsidRPr="000722F2" w:rsidRDefault="008A35BB" w:rsidP="00454EBE">
            <w:pPr>
              <w:spacing w:line="0" w:lineRule="atLeast"/>
              <w:rPr>
                <w:rFonts w:ascii="Century Gothic" w:eastAsia="微軟正黑體" w:hAnsi="Century Gothic"/>
                <w:sz w:val="22"/>
              </w:rPr>
            </w:pPr>
          </w:p>
        </w:tc>
      </w:tr>
      <w:tr w:rsidR="00FE6340" w14:paraId="39D23A80" w14:textId="77777777" w:rsidTr="00454EBE">
        <w:tblPrEx>
          <w:tblCellMar>
            <w:left w:w="28" w:type="dxa"/>
            <w:right w:w="28" w:type="dxa"/>
          </w:tblCellMar>
        </w:tblPrEx>
        <w:trPr>
          <w:trHeight w:val="227"/>
        </w:trPr>
        <w:tc>
          <w:tcPr>
            <w:tcW w:w="2710" w:type="dxa"/>
            <w:shd w:val="clear" w:color="auto" w:fill="D9D9D9" w:themeFill="background1" w:themeFillShade="D9"/>
          </w:tcPr>
          <w:p w14:paraId="3D314195"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lastRenderedPageBreak/>
              <w:t>卡片資訊區</w:t>
            </w:r>
            <w:r>
              <w:rPr>
                <w:rFonts w:ascii="Century Gothic" w:eastAsia="微軟正黑體" w:hAnsi="Century Gothic" w:hint="eastAsia"/>
                <w:sz w:val="22"/>
              </w:rPr>
              <w:t>_</w:t>
            </w:r>
          </w:p>
          <w:p w14:paraId="25ADBC36" w14:textId="77777777" w:rsidR="00FE6340" w:rsidRDefault="00FE6340" w:rsidP="00454EBE">
            <w:pPr>
              <w:spacing w:line="0" w:lineRule="atLeast"/>
              <w:jc w:val="center"/>
              <w:rPr>
                <w:rFonts w:ascii="Century Gothic" w:eastAsia="微軟正黑體" w:hAnsi="Century Gothic"/>
                <w:noProof/>
                <w:sz w:val="22"/>
              </w:rPr>
            </w:pPr>
            <w:r>
              <w:rPr>
                <w:rFonts w:ascii="Century Gothic" w:eastAsia="微軟正黑體" w:hAnsi="Century Gothic" w:hint="eastAsia"/>
                <w:sz w:val="22"/>
              </w:rPr>
              <w:t>乙丙</w:t>
            </w:r>
            <w:proofErr w:type="gramStart"/>
            <w:r>
              <w:rPr>
                <w:rFonts w:ascii="Century Gothic" w:eastAsia="微軟正黑體" w:hAnsi="Century Gothic" w:hint="eastAsia"/>
                <w:sz w:val="22"/>
              </w:rPr>
              <w:t>丁戊己庚辛壬</w:t>
            </w:r>
            <w:proofErr w:type="gramEnd"/>
          </w:p>
        </w:tc>
        <w:tc>
          <w:tcPr>
            <w:tcW w:w="1141" w:type="dxa"/>
            <w:shd w:val="clear" w:color="auto" w:fill="D9D9D9" w:themeFill="background1" w:themeFillShade="D9"/>
          </w:tcPr>
          <w:p w14:paraId="151A173F"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shd w:val="clear" w:color="auto" w:fill="D9D9D9" w:themeFill="background1" w:themeFillShade="D9"/>
          </w:tcPr>
          <w:p w14:paraId="24FA8522" w14:textId="77777777" w:rsidR="00FE6340" w:rsidRPr="00005AB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021EA" w14:paraId="7C6DDF30" w14:textId="77777777" w:rsidTr="00454EBE">
        <w:tblPrEx>
          <w:tblCellMar>
            <w:left w:w="28" w:type="dxa"/>
            <w:right w:w="28" w:type="dxa"/>
          </w:tblCellMar>
        </w:tblPrEx>
        <w:trPr>
          <w:trHeight w:val="227"/>
        </w:trPr>
        <w:tc>
          <w:tcPr>
            <w:tcW w:w="2710" w:type="dxa"/>
            <w:vMerge w:val="restart"/>
          </w:tcPr>
          <w:p w14:paraId="2F113BB1" w14:textId="796BE430" w:rsidR="005021EA" w:rsidRDefault="005021EA" w:rsidP="00FE6340">
            <w:pPr>
              <w:spacing w:line="0" w:lineRule="atLeast"/>
              <w:jc w:val="center"/>
              <w:rPr>
                <w:rFonts w:ascii="Century Gothic" w:eastAsia="微軟正黑體" w:hAnsi="Century Gothic"/>
                <w:noProof/>
                <w:sz w:val="22"/>
              </w:rPr>
            </w:pPr>
            <w:r w:rsidRPr="005E66C9">
              <w:rPr>
                <w:rFonts w:ascii="Century Gothic" w:eastAsia="微軟正黑體" w:hAnsi="Century Gothic"/>
                <w:noProof/>
                <w:sz w:val="22"/>
                <w:highlight w:val="yellow"/>
              </w:rPr>
              <w:drawing>
                <wp:inline distT="0" distB="0" distL="0" distR="0" wp14:anchorId="74D01D6F" wp14:editId="6F062D3F">
                  <wp:extent cx="1685290" cy="2994660"/>
                  <wp:effectExtent l="0" t="0" r="0" b="0"/>
                  <wp:docPr id="47" name="圖片 13">
                    <a:extLst xmlns:a="http://schemas.openxmlformats.org/drawingml/2006/main">
                      <a:ext uri="{FF2B5EF4-FFF2-40B4-BE49-F238E27FC236}">
                        <a16:creationId xmlns:a16="http://schemas.microsoft.com/office/drawing/2014/main" id="{ABD6A4D1-D1C6-47E3-82E9-2681DD30E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a:extLst>
                              <a:ext uri="{FF2B5EF4-FFF2-40B4-BE49-F238E27FC236}">
                                <a16:creationId xmlns:a16="http://schemas.microsoft.com/office/drawing/2014/main" id="{ABD6A4D1-D1C6-47E3-82E9-2681DD30E55D}"/>
                              </a:ext>
                            </a:extLst>
                          </pic:cNvPr>
                          <pic:cNvPicPr>
                            <a:picLocks noChangeAspect="1"/>
                          </pic:cNvPicPr>
                        </pic:nvPicPr>
                        <pic:blipFill>
                          <a:blip r:embed="rId14"/>
                          <a:stretch>
                            <a:fillRect/>
                          </a:stretch>
                        </pic:blipFill>
                        <pic:spPr>
                          <a:xfrm>
                            <a:off x="0" y="0"/>
                            <a:ext cx="1685290" cy="2994660"/>
                          </a:xfrm>
                          <a:prstGeom prst="rect">
                            <a:avLst/>
                          </a:prstGeom>
                        </pic:spPr>
                      </pic:pic>
                    </a:graphicData>
                  </a:graphic>
                </wp:inline>
              </w:drawing>
            </w:r>
          </w:p>
          <w:p w14:paraId="02A80A67" w14:textId="77777777" w:rsidR="005021EA" w:rsidRDefault="005021EA" w:rsidP="00FE6340">
            <w:pPr>
              <w:spacing w:line="0" w:lineRule="atLeast"/>
              <w:jc w:val="center"/>
              <w:rPr>
                <w:rFonts w:ascii="Century Gothic" w:eastAsia="微軟正黑體" w:hAnsi="Century Gothic"/>
                <w:noProof/>
                <w:sz w:val="22"/>
              </w:rPr>
            </w:pPr>
          </w:p>
          <w:p w14:paraId="3169192D" w14:textId="432BCEC4" w:rsidR="005021EA" w:rsidRDefault="005021EA" w:rsidP="00FE6340">
            <w:pPr>
              <w:spacing w:line="0" w:lineRule="atLeast"/>
              <w:jc w:val="center"/>
              <w:rPr>
                <w:rFonts w:ascii="Century Gothic" w:eastAsia="微軟正黑體" w:hAnsi="Century Gothic"/>
                <w:noProof/>
                <w:sz w:val="22"/>
              </w:rPr>
            </w:pPr>
          </w:p>
        </w:tc>
        <w:tc>
          <w:tcPr>
            <w:tcW w:w="1141" w:type="dxa"/>
          </w:tcPr>
          <w:p w14:paraId="27F798E2" w14:textId="6AD826FC" w:rsidR="005021EA" w:rsidRDefault="005021EA" w:rsidP="00FE6340">
            <w:pPr>
              <w:spacing w:line="0" w:lineRule="atLeast"/>
              <w:rPr>
                <w:rFonts w:ascii="Century Gothic" w:eastAsia="微軟正黑體" w:hAnsi="Century Gothic"/>
                <w:sz w:val="22"/>
              </w:rPr>
            </w:pPr>
            <w:r w:rsidRPr="00514593">
              <w:rPr>
                <w:rFonts w:ascii="Century Gothic" w:eastAsia="微軟正黑體" w:hAnsi="Century Gothic" w:hint="eastAsia"/>
                <w:sz w:val="22"/>
              </w:rPr>
              <w:t>卡片資訊</w:t>
            </w:r>
          </w:p>
        </w:tc>
        <w:tc>
          <w:tcPr>
            <w:tcW w:w="6345" w:type="dxa"/>
          </w:tcPr>
          <w:p w14:paraId="17F757C3" w14:textId="77777777" w:rsidR="005021EA" w:rsidRDefault="005021EA" w:rsidP="000C3000">
            <w:pPr>
              <w:pStyle w:val="af5"/>
              <w:numPr>
                <w:ilvl w:val="0"/>
                <w:numId w:val="17"/>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顯示：</w:t>
            </w:r>
          </w:p>
          <w:p w14:paraId="06EE8AC4" w14:textId="77777777" w:rsidR="005021EA" w:rsidRDefault="005021EA" w:rsidP="000C3000">
            <w:pPr>
              <w:pStyle w:val="af5"/>
              <w:numPr>
                <w:ilvl w:val="0"/>
                <w:numId w:val="18"/>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卡片名稱</w:t>
            </w:r>
          </w:p>
          <w:p w14:paraId="084E3A27" w14:textId="77777777" w:rsidR="005021EA" w:rsidRDefault="005021EA" w:rsidP="000C3000">
            <w:pPr>
              <w:pStyle w:val="af5"/>
              <w:numPr>
                <w:ilvl w:val="0"/>
                <w:numId w:val="18"/>
              </w:numPr>
              <w:spacing w:line="0" w:lineRule="atLeast"/>
              <w:ind w:leftChars="0"/>
              <w:rPr>
                <w:rFonts w:ascii="Century Gothic" w:eastAsia="微軟正黑體" w:hAnsi="Century Gothic"/>
                <w:sz w:val="22"/>
              </w:rPr>
            </w:pPr>
            <w:r>
              <w:rPr>
                <w:rFonts w:ascii="Century Gothic" w:eastAsia="微軟正黑體" w:hAnsi="Century Gothic" w:hint="eastAsia"/>
                <w:sz w:val="22"/>
              </w:rPr>
              <w:t>國際組織</w:t>
            </w:r>
          </w:p>
          <w:p w14:paraId="60B0DF28" w14:textId="0660E2B8" w:rsidR="005021EA" w:rsidRPr="000C3000" w:rsidRDefault="005021EA" w:rsidP="000C3000">
            <w:pPr>
              <w:pStyle w:val="af5"/>
              <w:numPr>
                <w:ilvl w:val="0"/>
                <w:numId w:val="17"/>
              </w:numPr>
              <w:spacing w:line="0" w:lineRule="atLeast"/>
              <w:ind w:leftChars="0"/>
              <w:rPr>
                <w:rFonts w:ascii="Century Gothic" w:eastAsia="微軟正黑體" w:hAnsi="Century Gothic"/>
                <w:sz w:val="22"/>
              </w:rPr>
            </w:pPr>
            <w:r>
              <w:rPr>
                <w:rFonts w:ascii="Century Gothic" w:eastAsia="微軟正黑體" w:hAnsi="Century Gothic" w:hint="eastAsia"/>
                <w:sz w:val="22"/>
              </w:rPr>
              <w:t>卡號：</w:t>
            </w:r>
            <w:proofErr w:type="gramStart"/>
            <w:r>
              <w:rPr>
                <w:rFonts w:ascii="Century Gothic" w:eastAsia="微軟正黑體" w:hAnsi="Century Gothic" w:hint="eastAsia"/>
                <w:sz w:val="22"/>
              </w:rPr>
              <w:t>隱碼前</w:t>
            </w:r>
            <w:proofErr w:type="gramEnd"/>
            <w:r>
              <w:rPr>
                <w:rFonts w:ascii="Century Gothic" w:eastAsia="微軟正黑體" w:hAnsi="Century Gothic" w:hint="eastAsia"/>
                <w:sz w:val="22"/>
              </w:rPr>
              <w:t>6</w:t>
            </w:r>
            <w:r>
              <w:rPr>
                <w:rFonts w:ascii="Century Gothic" w:eastAsia="微軟正黑體" w:hAnsi="Century Gothic" w:hint="eastAsia"/>
                <w:sz w:val="22"/>
              </w:rPr>
              <w:t>後</w:t>
            </w:r>
            <w:r>
              <w:rPr>
                <w:rFonts w:ascii="Century Gothic" w:eastAsia="微軟正黑體" w:hAnsi="Century Gothic" w:hint="eastAsia"/>
                <w:sz w:val="22"/>
              </w:rPr>
              <w:t>4</w:t>
            </w:r>
          </w:p>
        </w:tc>
      </w:tr>
      <w:tr w:rsidR="005021EA" w14:paraId="58B157E3" w14:textId="77777777" w:rsidTr="005021EA">
        <w:tblPrEx>
          <w:tblCellMar>
            <w:left w:w="28" w:type="dxa"/>
            <w:right w:w="28" w:type="dxa"/>
          </w:tblCellMar>
        </w:tblPrEx>
        <w:trPr>
          <w:trHeight w:val="227"/>
        </w:trPr>
        <w:tc>
          <w:tcPr>
            <w:tcW w:w="2710" w:type="dxa"/>
            <w:vMerge/>
          </w:tcPr>
          <w:p w14:paraId="21EA3A09" w14:textId="77777777" w:rsidR="005021EA" w:rsidRDefault="005021EA" w:rsidP="00FE6340">
            <w:pPr>
              <w:spacing w:line="0" w:lineRule="atLeast"/>
              <w:jc w:val="center"/>
              <w:rPr>
                <w:rFonts w:ascii="Century Gothic" w:eastAsia="微軟正黑體" w:hAnsi="Century Gothic"/>
                <w:noProof/>
                <w:sz w:val="22"/>
              </w:rPr>
            </w:pPr>
          </w:p>
        </w:tc>
        <w:tc>
          <w:tcPr>
            <w:tcW w:w="1141" w:type="dxa"/>
            <w:shd w:val="clear" w:color="auto" w:fill="auto"/>
          </w:tcPr>
          <w:p w14:paraId="31C12591" w14:textId="3B1DFEE6" w:rsidR="005021EA" w:rsidRPr="00514593" w:rsidRDefault="005021EA" w:rsidP="00FE6340">
            <w:pPr>
              <w:spacing w:line="0" w:lineRule="atLeast"/>
              <w:rPr>
                <w:rFonts w:ascii="Century Gothic" w:eastAsia="微軟正黑體" w:hAnsi="Century Gothic"/>
                <w:sz w:val="22"/>
              </w:rPr>
            </w:pPr>
            <w:r w:rsidRPr="00514593">
              <w:rPr>
                <w:rFonts w:ascii="Century Gothic" w:eastAsia="微軟正黑體" w:hAnsi="Century Gothic" w:hint="eastAsia"/>
                <w:sz w:val="22"/>
                <w:highlight w:val="cyan"/>
              </w:rPr>
              <w:t>卡</w:t>
            </w:r>
            <w:r>
              <w:rPr>
                <w:rFonts w:ascii="Century Gothic" w:eastAsia="微軟正黑體" w:hAnsi="Century Gothic" w:hint="eastAsia"/>
                <w:sz w:val="22"/>
                <w:highlight w:val="cyan"/>
              </w:rPr>
              <w:t>片資訊</w:t>
            </w:r>
            <w:r w:rsidRPr="00514593">
              <w:rPr>
                <w:rFonts w:ascii="Century Gothic" w:eastAsia="微軟正黑體" w:hAnsi="Century Gothic" w:hint="eastAsia"/>
                <w:sz w:val="22"/>
                <w:highlight w:val="cyan"/>
              </w:rPr>
              <w:t>(</w:t>
            </w:r>
            <w:proofErr w:type="spellStart"/>
            <w:r w:rsidRPr="00514593">
              <w:rPr>
                <w:rFonts w:ascii="Century Gothic" w:eastAsia="微軟正黑體" w:hAnsi="Century Gothic"/>
                <w:sz w:val="22"/>
                <w:highlight w:val="cyan"/>
              </w:rPr>
              <w:t>btn</w:t>
            </w:r>
            <w:proofErr w:type="spellEnd"/>
            <w:r w:rsidRPr="00514593">
              <w:rPr>
                <w:rFonts w:ascii="Century Gothic" w:eastAsia="微軟正黑體" w:hAnsi="Century Gothic"/>
                <w:sz w:val="22"/>
                <w:highlight w:val="cyan"/>
              </w:rPr>
              <w:t>)</w:t>
            </w:r>
          </w:p>
        </w:tc>
        <w:tc>
          <w:tcPr>
            <w:tcW w:w="6345" w:type="dxa"/>
          </w:tcPr>
          <w:p w14:paraId="62103741" w14:textId="77777777" w:rsidR="000A3C50" w:rsidRDefault="000A3C50" w:rsidP="00531BCA">
            <w:pPr>
              <w:pStyle w:val="af5"/>
              <w:numPr>
                <w:ilvl w:val="0"/>
                <w:numId w:val="8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Pr="000C3000">
              <w:rPr>
                <w:rFonts w:ascii="Century Gothic" w:eastAsia="微軟正黑體" w:hAnsi="Century Gothic" w:hint="eastAsia"/>
                <w:sz w:val="22"/>
              </w:rPr>
              <w:t>：</w:t>
            </w:r>
          </w:p>
          <w:tbl>
            <w:tblPr>
              <w:tblStyle w:val="aa"/>
              <w:tblW w:w="0" w:type="auto"/>
              <w:tblLayout w:type="fixed"/>
              <w:tblLook w:val="04A0" w:firstRow="1" w:lastRow="0" w:firstColumn="1" w:lastColumn="0" w:noHBand="0" w:noVBand="1"/>
            </w:tblPr>
            <w:tblGrid>
              <w:gridCol w:w="2917"/>
              <w:gridCol w:w="3258"/>
            </w:tblGrid>
            <w:tr w:rsidR="000A3C50" w14:paraId="56538FA5" w14:textId="77777777" w:rsidTr="00A90D2C">
              <w:trPr>
                <w:trHeight w:val="397"/>
              </w:trPr>
              <w:tc>
                <w:tcPr>
                  <w:tcW w:w="2917" w:type="dxa"/>
                  <w:shd w:val="clear" w:color="auto" w:fill="D9D9D9" w:themeFill="background1" w:themeFillShade="D9"/>
                  <w:vAlign w:val="center"/>
                </w:tcPr>
                <w:p w14:paraId="2324A1BD" w14:textId="77777777" w:rsidR="000A3C50" w:rsidRDefault="000A3C50" w:rsidP="000A3C50">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3258" w:type="dxa"/>
                  <w:shd w:val="clear" w:color="auto" w:fill="D9D9D9" w:themeFill="background1" w:themeFillShade="D9"/>
                  <w:vAlign w:val="center"/>
                </w:tcPr>
                <w:p w14:paraId="4F5DA36E" w14:textId="77777777" w:rsidR="000A3C50" w:rsidRDefault="000A3C50" w:rsidP="000A3C50">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0A3C50" w14:paraId="721A0B4E" w14:textId="77777777" w:rsidTr="00A90D2C">
              <w:trPr>
                <w:trHeight w:val="397"/>
              </w:trPr>
              <w:tc>
                <w:tcPr>
                  <w:tcW w:w="2917" w:type="dxa"/>
                  <w:vAlign w:val="center"/>
                </w:tcPr>
                <w:p w14:paraId="5EBAA13B" w14:textId="26802683" w:rsidR="000A3C50" w:rsidRDefault="000A3C50" w:rsidP="000A3C50">
                  <w:pPr>
                    <w:spacing w:line="0" w:lineRule="atLeast"/>
                    <w:jc w:val="both"/>
                    <w:rPr>
                      <w:rFonts w:ascii="Century Gothic" w:eastAsia="微軟正黑體" w:hAnsi="Century Gothic"/>
                      <w:sz w:val="22"/>
                    </w:rPr>
                  </w:pPr>
                  <w:r>
                    <w:rPr>
                      <w:rFonts w:ascii="Century Gothic" w:eastAsia="微軟正黑體" w:hAnsi="Century Gothic" w:hint="eastAsia"/>
                      <w:color w:val="FF0000"/>
                      <w:sz w:val="22"/>
                    </w:rPr>
                    <w:t>3</w:t>
                  </w:r>
                  <w:r>
                    <w:rPr>
                      <w:rFonts w:ascii="Century Gothic" w:eastAsia="微軟正黑體" w:hAnsi="Century Gothic"/>
                      <w:color w:val="FF0000"/>
                      <w:sz w:val="22"/>
                    </w:rPr>
                    <w:t>0</w:t>
                  </w:r>
                  <w:r>
                    <w:rPr>
                      <w:rFonts w:ascii="Century Gothic" w:eastAsia="微軟正黑體" w:hAnsi="Century Gothic" w:hint="eastAsia"/>
                      <w:color w:val="FF0000"/>
                      <w:sz w:val="22"/>
                    </w:rPr>
                    <w:t>天</w:t>
                  </w:r>
                  <w:r w:rsidRPr="00DF158A">
                    <w:rPr>
                      <w:rFonts w:ascii="Century Gothic" w:eastAsia="微軟正黑體" w:hAnsi="Century Gothic" w:hint="eastAsia"/>
                      <w:color w:val="FF0000"/>
                      <w:sz w:val="22"/>
                    </w:rPr>
                    <w:t>內未</w:t>
                  </w:r>
                  <w:r w:rsidRPr="00DF158A">
                    <w:rPr>
                      <w:rFonts w:ascii="Century Gothic" w:eastAsia="微軟正黑體" w:hAnsi="Century Gothic" w:hint="eastAsia"/>
                      <w:color w:val="FF0000"/>
                      <w:sz w:val="22"/>
                      <w:u w:val="single"/>
                    </w:rPr>
                    <w:t>變更</w:t>
                  </w:r>
                  <w:r w:rsidRPr="00DF158A">
                    <w:rPr>
                      <w:rFonts w:ascii="Century Gothic" w:eastAsia="微軟正黑體" w:hAnsi="Century Gothic" w:hint="eastAsia"/>
                      <w:color w:val="FF0000"/>
                      <w:sz w:val="22"/>
                    </w:rPr>
                    <w:t>過</w:t>
                  </w:r>
                  <w:r>
                    <w:rPr>
                      <w:rFonts w:ascii="Century Gothic" w:eastAsia="微軟正黑體" w:hAnsi="Century Gothic" w:hint="eastAsia"/>
                      <w:color w:val="FF0000"/>
                      <w:sz w:val="22"/>
                    </w:rPr>
                    <w:t>卡戶手機</w:t>
                  </w:r>
                  <w:r w:rsidRPr="00DF158A">
                    <w:rPr>
                      <w:rFonts w:ascii="Century Gothic" w:eastAsia="微軟正黑體" w:hAnsi="Century Gothic" w:hint="eastAsia"/>
                      <w:color w:val="FF0000"/>
                      <w:sz w:val="22"/>
                    </w:rPr>
                    <w:t>號碼</w:t>
                  </w:r>
                  <w:r>
                    <w:rPr>
                      <w:rFonts w:ascii="Century Gothic" w:eastAsia="微軟正黑體" w:hAnsi="Century Gothic" w:hint="eastAsia"/>
                      <w:color w:val="FF0000"/>
                      <w:sz w:val="22"/>
                    </w:rPr>
                    <w:t>(</w:t>
                  </w:r>
                  <w:r>
                    <w:rPr>
                      <w:rFonts w:ascii="Century Gothic" w:eastAsia="微軟正黑體" w:hAnsi="Century Gothic" w:hint="eastAsia"/>
                      <w:color w:val="FF0000"/>
                      <w:sz w:val="22"/>
                    </w:rPr>
                    <w:t>新戶新申辦非變更電話號碼</w:t>
                  </w:r>
                  <w:r>
                    <w:rPr>
                      <w:rFonts w:ascii="Century Gothic" w:eastAsia="微軟正黑體" w:hAnsi="Century Gothic" w:hint="eastAsia"/>
                      <w:color w:val="FF0000"/>
                      <w:sz w:val="22"/>
                    </w:rPr>
                    <w:t>)</w:t>
                  </w:r>
                  <w:r w:rsidR="00084863">
                    <w:rPr>
                      <w:rFonts w:ascii="Century Gothic" w:eastAsia="微軟正黑體" w:hAnsi="Century Gothic"/>
                      <w:color w:val="FF0000"/>
                      <w:sz w:val="22"/>
                    </w:rPr>
                    <w:t xml:space="preserve"> </w:t>
                  </w:r>
                  <w:r w:rsidR="00084863">
                    <w:rPr>
                      <w:rFonts w:ascii="Century Gothic" w:eastAsia="微軟正黑體" w:hAnsi="Century Gothic" w:hint="eastAsia"/>
                      <w:color w:val="FF0000"/>
                      <w:sz w:val="22"/>
                    </w:rPr>
                    <w:t>W</w:t>
                  </w:r>
                  <w:r w:rsidR="00084863">
                    <w:rPr>
                      <w:rFonts w:ascii="Century Gothic" w:eastAsia="微軟正黑體" w:hAnsi="Century Gothic"/>
                      <w:color w:val="FF0000"/>
                      <w:sz w:val="22"/>
                    </w:rPr>
                    <w:t>B62</w:t>
                  </w:r>
                </w:p>
              </w:tc>
              <w:tc>
                <w:tcPr>
                  <w:tcW w:w="3258" w:type="dxa"/>
                  <w:vAlign w:val="center"/>
                </w:tcPr>
                <w:p w14:paraId="38C82AAD" w14:textId="77777777" w:rsidR="000A3C50" w:rsidRPr="00D04599" w:rsidRDefault="000A3C50" w:rsidP="000A3C50">
                  <w:pPr>
                    <w:spacing w:line="0" w:lineRule="atLeast"/>
                    <w:rPr>
                      <w:rFonts w:ascii="Century Gothic" w:eastAsia="微軟正黑體" w:hAnsi="Century Gothic"/>
                      <w:sz w:val="22"/>
                    </w:rPr>
                  </w:pPr>
                  <w:r>
                    <w:rPr>
                      <w:rFonts w:ascii="Century Gothic" w:eastAsia="微軟正黑體" w:hAnsi="Century Gothic" w:hint="eastAsia"/>
                      <w:sz w:val="22"/>
                    </w:rPr>
                    <w:t>顯示按鍵</w:t>
                  </w:r>
                </w:p>
              </w:tc>
            </w:tr>
            <w:tr w:rsidR="000A3C50" w14:paraId="43FABE15" w14:textId="77777777" w:rsidTr="00A90D2C">
              <w:trPr>
                <w:trHeight w:val="397"/>
              </w:trPr>
              <w:tc>
                <w:tcPr>
                  <w:tcW w:w="2917" w:type="dxa"/>
                  <w:vAlign w:val="center"/>
                </w:tcPr>
                <w:p w14:paraId="6C30B515" w14:textId="77777777" w:rsidR="000A3C50" w:rsidRDefault="000A3C50" w:rsidP="000A3C50">
                  <w:pPr>
                    <w:spacing w:line="0" w:lineRule="atLeast"/>
                    <w:jc w:val="both"/>
                    <w:rPr>
                      <w:rFonts w:ascii="Century Gothic" w:eastAsia="微軟正黑體" w:hAnsi="Century Gothic"/>
                      <w:sz w:val="22"/>
                    </w:rPr>
                  </w:pPr>
                  <w:r>
                    <w:rPr>
                      <w:rFonts w:ascii="Century Gothic" w:eastAsia="微軟正黑體" w:hAnsi="Century Gothic" w:hint="eastAsia"/>
                      <w:sz w:val="22"/>
                    </w:rPr>
                    <w:t>其餘</w:t>
                  </w:r>
                </w:p>
              </w:tc>
              <w:tc>
                <w:tcPr>
                  <w:tcW w:w="3258" w:type="dxa"/>
                  <w:vAlign w:val="center"/>
                </w:tcPr>
                <w:p w14:paraId="239FC950" w14:textId="77777777" w:rsidR="000A3C50" w:rsidRPr="004F5A91" w:rsidRDefault="000A3C50" w:rsidP="000A3C50">
                  <w:pPr>
                    <w:spacing w:line="0" w:lineRule="atLeast"/>
                    <w:rPr>
                      <w:rFonts w:ascii="Century Gothic" w:eastAsia="微軟正黑體" w:hAnsi="Century Gothic"/>
                      <w:sz w:val="22"/>
                      <w:highlight w:val="green"/>
                    </w:rPr>
                  </w:pPr>
                  <w:r w:rsidRPr="00DF158A">
                    <w:rPr>
                      <w:rFonts w:ascii="Century Gothic" w:eastAsia="微軟正黑體" w:hAnsi="Century Gothic" w:hint="eastAsia"/>
                      <w:sz w:val="22"/>
                    </w:rPr>
                    <w:t>不顯示</w:t>
                  </w:r>
                </w:p>
              </w:tc>
            </w:tr>
          </w:tbl>
          <w:p w14:paraId="0D051FC4" w14:textId="77777777" w:rsidR="000A3C50" w:rsidRDefault="000A3C50" w:rsidP="00531BCA">
            <w:pPr>
              <w:pStyle w:val="af5"/>
              <w:numPr>
                <w:ilvl w:val="0"/>
                <w:numId w:val="8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：前往查看卡片資訊</w:t>
            </w:r>
            <w:r>
              <w:rPr>
                <w:rFonts w:ascii="Century Gothic" w:eastAsia="微軟正黑體" w:hAnsi="Century Gothic"/>
                <w:sz w:val="22"/>
              </w:rPr>
              <w:t>Step1</w:t>
            </w:r>
          </w:p>
          <w:p w14:paraId="59CAEB4A" w14:textId="0D5C7E96" w:rsidR="005021EA" w:rsidRPr="00D10687" w:rsidRDefault="005021EA" w:rsidP="00A90D2C"/>
        </w:tc>
      </w:tr>
      <w:tr w:rsidR="005021EA" w14:paraId="1C1DAB7C" w14:textId="77777777" w:rsidTr="00454EBE">
        <w:tblPrEx>
          <w:tblCellMar>
            <w:left w:w="28" w:type="dxa"/>
            <w:right w:w="28" w:type="dxa"/>
          </w:tblCellMar>
        </w:tblPrEx>
        <w:trPr>
          <w:trHeight w:val="227"/>
        </w:trPr>
        <w:tc>
          <w:tcPr>
            <w:tcW w:w="2710" w:type="dxa"/>
            <w:vMerge/>
          </w:tcPr>
          <w:p w14:paraId="2CF8F1F8" w14:textId="77777777" w:rsidR="005021EA" w:rsidRDefault="005021EA" w:rsidP="00FE6340">
            <w:pPr>
              <w:spacing w:line="0" w:lineRule="atLeast"/>
              <w:jc w:val="center"/>
              <w:rPr>
                <w:rFonts w:ascii="Century Gothic" w:eastAsia="微軟正黑體" w:hAnsi="Century Gothic"/>
                <w:noProof/>
                <w:sz w:val="22"/>
              </w:rPr>
            </w:pPr>
          </w:p>
        </w:tc>
        <w:tc>
          <w:tcPr>
            <w:tcW w:w="1141" w:type="dxa"/>
          </w:tcPr>
          <w:p w14:paraId="65677463" w14:textId="3E069183"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最新消費紀錄</w:t>
            </w:r>
          </w:p>
        </w:tc>
        <w:tc>
          <w:tcPr>
            <w:tcW w:w="6345" w:type="dxa"/>
          </w:tcPr>
          <w:p w14:paraId="1D0911CE" w14:textId="77777777" w:rsidR="005021EA" w:rsidRPr="00F32FE2" w:rsidRDefault="005021EA" w:rsidP="000C3000">
            <w:pPr>
              <w:pStyle w:val="af5"/>
              <w:numPr>
                <w:ilvl w:val="0"/>
                <w:numId w:val="20"/>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來源：此卡片之最新消費紀錄，僅顯示成功紀錄</w:t>
            </w:r>
          </w:p>
          <w:p w14:paraId="7FFCBCB0" w14:textId="77777777" w:rsidR="005021EA" w:rsidRDefault="005021EA" w:rsidP="000C3000">
            <w:pPr>
              <w:pStyle w:val="af5"/>
              <w:numPr>
                <w:ilvl w:val="0"/>
                <w:numId w:val="2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顯示筆數：</w:t>
            </w:r>
            <w:r>
              <w:rPr>
                <w:rFonts w:ascii="Century Gothic" w:eastAsia="微軟正黑體" w:hAnsi="Century Gothic" w:hint="eastAsia"/>
                <w:sz w:val="22"/>
              </w:rPr>
              <w:t>2</w:t>
            </w:r>
            <w:r>
              <w:rPr>
                <w:rFonts w:ascii="Century Gothic" w:eastAsia="微軟正黑體" w:hAnsi="Century Gothic" w:hint="eastAsia"/>
                <w:sz w:val="22"/>
              </w:rPr>
              <w:t>筆</w:t>
            </w:r>
          </w:p>
          <w:p w14:paraId="1DDF9643" w14:textId="77777777" w:rsidR="005021EA" w:rsidRDefault="005021EA" w:rsidP="000C3000">
            <w:pPr>
              <w:pStyle w:val="af5"/>
              <w:numPr>
                <w:ilvl w:val="0"/>
                <w:numId w:val="2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ayout w:type="fixed"/>
              <w:tblLook w:val="04A0" w:firstRow="1" w:lastRow="0" w:firstColumn="1" w:lastColumn="0" w:noHBand="0" w:noVBand="1"/>
            </w:tblPr>
            <w:tblGrid>
              <w:gridCol w:w="609"/>
              <w:gridCol w:w="1881"/>
              <w:gridCol w:w="2692"/>
              <w:gridCol w:w="1097"/>
            </w:tblGrid>
            <w:tr w:rsidR="005021EA" w14:paraId="5E4D4905" w14:textId="77777777" w:rsidTr="00454EBE">
              <w:trPr>
                <w:trHeight w:val="397"/>
              </w:trPr>
              <w:tc>
                <w:tcPr>
                  <w:tcW w:w="609" w:type="dxa"/>
                  <w:shd w:val="clear" w:color="auto" w:fill="D9D9D9" w:themeFill="background1" w:themeFillShade="D9"/>
                </w:tcPr>
                <w:p w14:paraId="25945897"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筆數</w:t>
                  </w:r>
                </w:p>
              </w:tc>
              <w:tc>
                <w:tcPr>
                  <w:tcW w:w="1881" w:type="dxa"/>
                  <w:shd w:val="clear" w:color="auto" w:fill="D9D9D9" w:themeFill="background1" w:themeFillShade="D9"/>
                </w:tcPr>
                <w:p w14:paraId="471760F0"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2692" w:type="dxa"/>
                  <w:shd w:val="clear" w:color="auto" w:fill="D9D9D9" w:themeFill="background1" w:themeFillShade="D9"/>
                </w:tcPr>
                <w:p w14:paraId="66EEA6FC"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點擊</w:t>
                  </w:r>
                </w:p>
              </w:tc>
              <w:tc>
                <w:tcPr>
                  <w:tcW w:w="1097" w:type="dxa"/>
                  <w:shd w:val="clear" w:color="auto" w:fill="D9D9D9" w:themeFill="background1" w:themeFillShade="D9"/>
                </w:tcPr>
                <w:p w14:paraId="6C88FC8B" w14:textId="2FE5B6B8"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查看更多</w:t>
                  </w:r>
                  <w:r>
                    <w:rPr>
                      <w:rFonts w:ascii="Century Gothic" w:eastAsia="微軟正黑體" w:hAnsi="Century Gothic" w:hint="eastAsia"/>
                      <w:sz w:val="22"/>
                    </w:rPr>
                    <w:t>(</w:t>
                  </w:r>
                  <w:proofErr w:type="gramStart"/>
                  <w:r>
                    <w:rPr>
                      <w:rFonts w:ascii="Century Gothic" w:eastAsia="微軟正黑體" w:hAnsi="Century Gothic" w:hint="eastAsia"/>
                      <w:sz w:val="22"/>
                    </w:rPr>
                    <w:t>ˊ</w:t>
                  </w:r>
                  <w:proofErr w:type="gramEnd"/>
                  <w:r>
                    <w:rPr>
                      <w:rFonts w:ascii="Century Gothic" w:eastAsia="微軟正黑體" w:hAnsi="Century Gothic" w:hint="eastAsia"/>
                      <w:sz w:val="22"/>
                    </w:rPr>
                    <w:t>6)</w:t>
                  </w:r>
                </w:p>
              </w:tc>
            </w:tr>
            <w:tr w:rsidR="005021EA" w:rsidRPr="00FB7B83" w14:paraId="09EAA1E3" w14:textId="77777777" w:rsidTr="00454EBE">
              <w:trPr>
                <w:trHeight w:val="397"/>
              </w:trPr>
              <w:tc>
                <w:tcPr>
                  <w:tcW w:w="609" w:type="dxa"/>
                </w:tcPr>
                <w:p w14:paraId="55F72DA4"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~2</w:t>
                  </w:r>
                </w:p>
              </w:tc>
              <w:tc>
                <w:tcPr>
                  <w:tcW w:w="1881" w:type="dxa"/>
                </w:tcPr>
                <w:p w14:paraId="069ECAD7" w14:textId="77777777" w:rsidR="005021EA" w:rsidRPr="00FB7B83" w:rsidRDefault="005021EA" w:rsidP="00FE6340">
                  <w:pPr>
                    <w:spacing w:line="0" w:lineRule="atLeast"/>
                    <w:rPr>
                      <w:rFonts w:ascii="Century Gothic" w:eastAsia="微軟正黑體" w:hAnsi="Century Gothic"/>
                      <w:sz w:val="22"/>
                    </w:rPr>
                  </w:pPr>
                  <w:r w:rsidRPr="00FB7B83">
                    <w:rPr>
                      <w:rFonts w:ascii="Century Gothic" w:eastAsia="微軟正黑體" w:hAnsi="Century Gothic" w:hint="eastAsia"/>
                      <w:sz w:val="22"/>
                    </w:rPr>
                    <w:t>授權時間</w:t>
                  </w:r>
                  <w:r w:rsidRPr="00FB7B83">
                    <w:rPr>
                      <w:rFonts w:ascii="Century Gothic" w:eastAsia="微軟正黑體" w:hAnsi="Century Gothic" w:hint="eastAsia"/>
                      <w:sz w:val="22"/>
                    </w:rPr>
                    <w:t>YYYY/MM/DD</w:t>
                  </w:r>
                  <w:r w:rsidRPr="00FB7B83">
                    <w:rPr>
                      <w:rFonts w:ascii="Century Gothic" w:eastAsia="微軟正黑體" w:hAnsi="Century Gothic" w:hint="eastAsia"/>
                      <w:sz w:val="22"/>
                    </w:rPr>
                    <w:t>、類別、金額</w:t>
                  </w:r>
                </w:p>
              </w:tc>
              <w:tc>
                <w:tcPr>
                  <w:tcW w:w="2692" w:type="dxa"/>
                </w:tcPr>
                <w:p w14:paraId="14D860EA"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開啟最新消費紀錄</w:t>
                  </w:r>
                  <w:r w:rsidRPr="004F5A91">
                    <w:rPr>
                      <w:rFonts w:ascii="Century Gothic" w:eastAsia="微軟正黑體" w:hAnsi="Century Gothic" w:hint="eastAsia"/>
                      <w:sz w:val="22"/>
                      <w:highlight w:val="green"/>
                    </w:rPr>
                    <w:t>燈箱</w:t>
                  </w:r>
                  <w:r>
                    <w:rPr>
                      <w:rFonts w:ascii="Century Gothic" w:eastAsia="微軟正黑體" w:hAnsi="Century Gothic" w:hint="eastAsia"/>
                      <w:sz w:val="22"/>
                    </w:rPr>
                    <w:t>。</w:t>
                  </w:r>
                </w:p>
                <w:p w14:paraId="4C0ABD6F" w14:textId="77777777" w:rsidR="005021EA" w:rsidRDefault="005021EA" w:rsidP="000C3000">
                  <w:pPr>
                    <w:pStyle w:val="af5"/>
                    <w:numPr>
                      <w:ilvl w:val="0"/>
                      <w:numId w:val="21"/>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標題：最新消費紀錄內容</w:t>
                  </w:r>
                </w:p>
                <w:p w14:paraId="53122FA7" w14:textId="77777777" w:rsidR="005021EA" w:rsidRDefault="005021EA" w:rsidP="000C3000">
                  <w:pPr>
                    <w:pStyle w:val="af5"/>
                    <w:numPr>
                      <w:ilvl w:val="0"/>
                      <w:numId w:val="21"/>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內容：金額、類別、授權時間、</w:t>
                  </w:r>
                  <w:proofErr w:type="gramStart"/>
                  <w:r w:rsidRPr="00FB7B83">
                    <w:rPr>
                      <w:rFonts w:ascii="Century Gothic" w:eastAsia="微軟正黑體" w:hAnsi="Century Gothic" w:hint="eastAsia"/>
                      <w:sz w:val="22"/>
                    </w:rPr>
                    <w:t>卡別</w:t>
                  </w:r>
                  <w:proofErr w:type="gramEnd"/>
                  <w:r w:rsidRPr="00FB7B83">
                    <w:rPr>
                      <w:rFonts w:ascii="Century Gothic" w:eastAsia="微軟正黑體" w:hAnsi="Century Gothic" w:hint="eastAsia"/>
                      <w:sz w:val="22"/>
                    </w:rPr>
                    <w:t>、消費國家、授權結果</w:t>
                  </w:r>
                </w:p>
                <w:p w14:paraId="7BBAFBD2" w14:textId="77777777" w:rsidR="005021EA" w:rsidRPr="00FB7B83" w:rsidRDefault="005021EA" w:rsidP="000C3000">
                  <w:pPr>
                    <w:pStyle w:val="af5"/>
                    <w:numPr>
                      <w:ilvl w:val="0"/>
                      <w:numId w:val="21"/>
                    </w:numPr>
                    <w:spacing w:line="0" w:lineRule="atLeast"/>
                    <w:ind w:leftChars="0"/>
                    <w:rPr>
                      <w:rFonts w:ascii="Century Gothic" w:eastAsia="微軟正黑體" w:hAnsi="Century Gothic"/>
                      <w:sz w:val="22"/>
                    </w:rPr>
                  </w:pPr>
                  <w:r w:rsidRPr="00FB7B83">
                    <w:rPr>
                      <w:rFonts w:ascii="Century Gothic" w:eastAsia="微軟正黑體" w:hAnsi="Century Gothic" w:hint="eastAsia"/>
                      <w:sz w:val="22"/>
                    </w:rPr>
                    <w:t>關閉</w:t>
                  </w:r>
                  <w:r w:rsidRPr="00FB7B83">
                    <w:rPr>
                      <w:rFonts w:ascii="Century Gothic" w:eastAsia="微軟正黑體" w:hAnsi="Century Gothic" w:hint="eastAsia"/>
                      <w:sz w:val="22"/>
                    </w:rPr>
                    <w:t>(</w:t>
                  </w:r>
                  <w:proofErr w:type="spellStart"/>
                  <w:r w:rsidRPr="00FB7B83">
                    <w:rPr>
                      <w:rFonts w:ascii="Century Gothic" w:eastAsia="微軟正黑體" w:hAnsi="Century Gothic" w:hint="eastAsia"/>
                      <w:sz w:val="22"/>
                    </w:rPr>
                    <w:t>btn</w:t>
                  </w:r>
                  <w:proofErr w:type="spellEnd"/>
                  <w:r w:rsidRPr="00FB7B83">
                    <w:rPr>
                      <w:rFonts w:ascii="Century Gothic" w:eastAsia="微軟正黑體" w:hAnsi="Century Gothic" w:hint="eastAsia"/>
                      <w:sz w:val="22"/>
                    </w:rPr>
                    <w:t>)</w:t>
                  </w:r>
                  <w:r w:rsidRPr="00FB7B83">
                    <w:rPr>
                      <w:rFonts w:ascii="Century Gothic" w:eastAsia="微軟正黑體" w:hAnsi="Century Gothic" w:hint="eastAsia"/>
                      <w:sz w:val="22"/>
                    </w:rPr>
                    <w:t>：點擊關閉燈箱</w:t>
                  </w:r>
                </w:p>
              </w:tc>
              <w:tc>
                <w:tcPr>
                  <w:tcW w:w="1097" w:type="dxa"/>
                </w:tcPr>
                <w:p w14:paraId="4F5BA58B"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點擊前往</w:t>
                  </w:r>
                  <w:r w:rsidRPr="00FB7B83">
                    <w:rPr>
                      <w:rFonts w:ascii="Century Gothic" w:eastAsia="微軟正黑體" w:hAnsi="Century Gothic" w:hint="eastAsia"/>
                      <w:sz w:val="22"/>
                      <w:highlight w:val="green"/>
                    </w:rPr>
                    <w:t>「交易明細</w:t>
                  </w:r>
                  <w:r w:rsidRPr="00FB7B83">
                    <w:rPr>
                      <w:rFonts w:ascii="Century Gothic" w:eastAsia="微軟正黑體" w:hAnsi="Century Gothic" w:hint="eastAsia"/>
                      <w:sz w:val="22"/>
                      <w:highlight w:val="green"/>
                    </w:rPr>
                    <w:t>_</w:t>
                  </w:r>
                  <w:r w:rsidRPr="00FB7B83">
                    <w:rPr>
                      <w:rFonts w:ascii="Century Gothic" w:eastAsia="微軟正黑體" w:hAnsi="Century Gothic" w:hint="eastAsia"/>
                      <w:sz w:val="22"/>
                      <w:highlight w:val="green"/>
                    </w:rPr>
                    <w:t>信用卡頁」</w:t>
                  </w:r>
                </w:p>
              </w:tc>
            </w:tr>
            <w:tr w:rsidR="005021EA" w14:paraId="189D8272" w14:textId="77777777" w:rsidTr="00454EBE">
              <w:trPr>
                <w:trHeight w:val="397"/>
              </w:trPr>
              <w:tc>
                <w:tcPr>
                  <w:tcW w:w="609" w:type="dxa"/>
                </w:tcPr>
                <w:p w14:paraId="09513385"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0</w:t>
                  </w:r>
                </w:p>
              </w:tc>
              <w:tc>
                <w:tcPr>
                  <w:tcW w:w="1881" w:type="dxa"/>
                </w:tcPr>
                <w:p w14:paraId="0B3235AF"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當日無消費紀錄</w:t>
                  </w:r>
                </w:p>
              </w:tc>
              <w:tc>
                <w:tcPr>
                  <w:tcW w:w="2692" w:type="dxa"/>
                </w:tcPr>
                <w:p w14:paraId="20422F2D"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隱藏按鍵</w:t>
                  </w:r>
                </w:p>
              </w:tc>
              <w:tc>
                <w:tcPr>
                  <w:tcW w:w="1097" w:type="dxa"/>
                </w:tcPr>
                <w:p w14:paraId="26189875"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點擊前往</w:t>
                  </w:r>
                  <w:r w:rsidRPr="00FB7B83">
                    <w:rPr>
                      <w:rFonts w:ascii="Century Gothic" w:eastAsia="微軟正黑體" w:hAnsi="Century Gothic" w:hint="eastAsia"/>
                      <w:sz w:val="22"/>
                      <w:highlight w:val="green"/>
                    </w:rPr>
                    <w:t>「交易明細</w:t>
                  </w:r>
                  <w:r w:rsidRPr="00FB7B83">
                    <w:rPr>
                      <w:rFonts w:ascii="Century Gothic" w:eastAsia="微軟正黑體" w:hAnsi="Century Gothic" w:hint="eastAsia"/>
                      <w:sz w:val="22"/>
                      <w:highlight w:val="green"/>
                    </w:rPr>
                    <w:t>_</w:t>
                  </w:r>
                  <w:r w:rsidRPr="00FB7B83">
                    <w:rPr>
                      <w:rFonts w:ascii="Century Gothic" w:eastAsia="微軟正黑體" w:hAnsi="Century Gothic" w:hint="eastAsia"/>
                      <w:sz w:val="22"/>
                      <w:highlight w:val="green"/>
                    </w:rPr>
                    <w:t>信用卡頁」</w:t>
                  </w:r>
                </w:p>
              </w:tc>
            </w:tr>
            <w:tr w:rsidR="005021EA" w14:paraId="498ECCF8" w14:textId="77777777" w:rsidTr="00454EBE">
              <w:trPr>
                <w:trHeight w:val="397"/>
              </w:trPr>
              <w:tc>
                <w:tcPr>
                  <w:tcW w:w="609" w:type="dxa"/>
                </w:tcPr>
                <w:p w14:paraId="6DA1FCE5"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乙</w:t>
                  </w:r>
                </w:p>
              </w:tc>
              <w:tc>
                <w:tcPr>
                  <w:tcW w:w="1881" w:type="dxa"/>
                </w:tcPr>
                <w:p w14:paraId="7A6FC0D8"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立即啟用卡片輕鬆消費</w:t>
                  </w:r>
                </w:p>
              </w:tc>
              <w:tc>
                <w:tcPr>
                  <w:tcW w:w="2692" w:type="dxa"/>
                </w:tcPr>
                <w:p w14:paraId="2C460ECA"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點擊前往「啟用卡片</w:t>
                  </w:r>
                  <w:r>
                    <w:rPr>
                      <w:rFonts w:ascii="Century Gothic" w:eastAsia="微軟正黑體" w:hAnsi="Century Gothic" w:hint="eastAsia"/>
                      <w:sz w:val="22"/>
                    </w:rPr>
                    <w:t>(</w:t>
                  </w:r>
                  <w:r>
                    <w:rPr>
                      <w:rFonts w:ascii="Century Gothic" w:eastAsia="微軟正黑體" w:hAnsi="Century Gothic" w:hint="eastAsia"/>
                      <w:sz w:val="22"/>
                    </w:rPr>
                    <w:t>已登</w:t>
                  </w:r>
                  <w:r>
                    <w:rPr>
                      <w:rFonts w:ascii="Century Gothic" w:eastAsia="微軟正黑體" w:hAnsi="Century Gothic" w:hint="eastAsia"/>
                      <w:sz w:val="22"/>
                    </w:rPr>
                    <w:t>)</w:t>
                  </w:r>
                  <w:r>
                    <w:rPr>
                      <w:rFonts w:ascii="Century Gothic" w:eastAsia="微軟正黑體" w:hAnsi="Century Gothic"/>
                      <w:sz w:val="22"/>
                    </w:rPr>
                    <w:t>Step1</w:t>
                  </w:r>
                  <w:r>
                    <w:rPr>
                      <w:rFonts w:ascii="Century Gothic" w:eastAsia="微軟正黑體" w:hAnsi="Century Gothic" w:hint="eastAsia"/>
                      <w:sz w:val="22"/>
                    </w:rPr>
                    <w:t>」</w:t>
                  </w:r>
                </w:p>
              </w:tc>
              <w:tc>
                <w:tcPr>
                  <w:tcW w:w="1097" w:type="dxa"/>
                </w:tcPr>
                <w:p w14:paraId="16B219A7" w14:textId="77777777"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隱藏按鍵</w:t>
                  </w:r>
                </w:p>
              </w:tc>
            </w:tr>
          </w:tbl>
          <w:p w14:paraId="4CE8DAC6" w14:textId="77777777" w:rsidR="005021EA" w:rsidRDefault="005021EA" w:rsidP="00531BCA">
            <w:pPr>
              <w:pStyle w:val="af5"/>
              <w:numPr>
                <w:ilvl w:val="0"/>
                <w:numId w:val="89"/>
              </w:numPr>
              <w:spacing w:line="0" w:lineRule="atLeast"/>
              <w:ind w:leftChars="0"/>
              <w:rPr>
                <w:rFonts w:ascii="Century Gothic" w:eastAsia="微軟正黑體" w:hAnsi="Century Gothic"/>
                <w:sz w:val="22"/>
              </w:rPr>
            </w:pPr>
          </w:p>
        </w:tc>
      </w:tr>
      <w:tr w:rsidR="005021EA" w14:paraId="2D8B442E" w14:textId="77777777" w:rsidTr="00454EBE">
        <w:tblPrEx>
          <w:tblCellMar>
            <w:left w:w="28" w:type="dxa"/>
            <w:right w:w="28" w:type="dxa"/>
          </w:tblCellMar>
        </w:tblPrEx>
        <w:trPr>
          <w:trHeight w:val="227"/>
        </w:trPr>
        <w:tc>
          <w:tcPr>
            <w:tcW w:w="2710" w:type="dxa"/>
            <w:vMerge/>
          </w:tcPr>
          <w:p w14:paraId="1D9DA104" w14:textId="77777777" w:rsidR="005021EA" w:rsidRDefault="005021EA" w:rsidP="00FE6340">
            <w:pPr>
              <w:spacing w:line="0" w:lineRule="atLeast"/>
              <w:jc w:val="center"/>
              <w:rPr>
                <w:rFonts w:ascii="Century Gothic" w:eastAsia="微軟正黑體" w:hAnsi="Century Gothic"/>
                <w:noProof/>
                <w:sz w:val="22"/>
              </w:rPr>
            </w:pPr>
          </w:p>
        </w:tc>
        <w:tc>
          <w:tcPr>
            <w:tcW w:w="1141" w:type="dxa"/>
          </w:tcPr>
          <w:p w14:paraId="4336E5BA" w14:textId="1E5C7AE4"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消費回饋報告</w:t>
            </w:r>
          </w:p>
        </w:tc>
        <w:tc>
          <w:tcPr>
            <w:tcW w:w="6345" w:type="dxa"/>
          </w:tcPr>
          <w:p w14:paraId="5CE34F66" w14:textId="104B3F85" w:rsidR="005021EA" w:rsidRDefault="005021EA" w:rsidP="000C3000">
            <w:pPr>
              <w:pStyle w:val="af5"/>
              <w:numPr>
                <w:ilvl w:val="0"/>
                <w:numId w:val="22"/>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來源：此卡片之消費回饋，限幣</w:t>
            </w:r>
            <w:proofErr w:type="gramStart"/>
            <w:r>
              <w:rPr>
                <w:rFonts w:ascii="Century Gothic" w:eastAsia="微軟正黑體" w:hAnsi="Century Gothic" w:hint="eastAsia"/>
                <w:sz w:val="22"/>
              </w:rPr>
              <w:t>倍</w:t>
            </w:r>
            <w:proofErr w:type="gramEnd"/>
            <w:r>
              <w:rPr>
                <w:rFonts w:ascii="Century Gothic" w:eastAsia="微軟正黑體" w:hAnsi="Century Gothic" w:hint="eastAsia"/>
                <w:sz w:val="22"/>
              </w:rPr>
              <w:t>卡</w:t>
            </w:r>
            <w:r>
              <w:rPr>
                <w:rFonts w:ascii="Century Gothic" w:eastAsia="微軟正黑體" w:hAnsi="Century Gothic" w:hint="eastAsia"/>
                <w:sz w:val="22"/>
              </w:rPr>
              <w:t>(</w:t>
            </w:r>
            <w:r>
              <w:rPr>
                <w:rFonts w:ascii="Century Gothic" w:eastAsia="微軟正黑體" w:hAnsi="Century Gothic" w:hint="eastAsia"/>
                <w:sz w:val="22"/>
              </w:rPr>
              <w:t>台外幣</w:t>
            </w:r>
            <w:r>
              <w:rPr>
                <w:rFonts w:ascii="Century Gothic" w:eastAsia="微軟正黑體" w:hAnsi="Century Gothic" w:hint="eastAsia"/>
                <w:sz w:val="22"/>
              </w:rPr>
              <w:t>)</w:t>
            </w:r>
            <w:r>
              <w:rPr>
                <w:rFonts w:ascii="Century Gothic" w:eastAsia="微軟正黑體" w:hAnsi="Century Gothic" w:hint="eastAsia"/>
                <w:sz w:val="22"/>
              </w:rPr>
              <w:t>、大戶卡</w:t>
            </w:r>
            <w:r>
              <w:rPr>
                <w:rFonts w:ascii="Century Gothic" w:eastAsia="微軟正黑體" w:hAnsi="Century Gothic" w:hint="eastAsia"/>
                <w:sz w:val="22"/>
              </w:rPr>
              <w:t>(</w:t>
            </w:r>
            <w:r>
              <w:rPr>
                <w:rFonts w:ascii="Century Gothic" w:eastAsia="微軟正黑體" w:hAnsi="Century Gothic" w:hint="eastAsia"/>
                <w:sz w:val="22"/>
              </w:rPr>
              <w:t>台幣</w:t>
            </w:r>
            <w:r>
              <w:rPr>
                <w:rFonts w:ascii="Century Gothic" w:eastAsia="微軟正黑體" w:hAnsi="Century Gothic" w:hint="eastAsia"/>
                <w:sz w:val="22"/>
              </w:rPr>
              <w:t>)</w:t>
            </w:r>
            <w:r>
              <w:rPr>
                <w:rFonts w:ascii="Century Gothic" w:eastAsia="微軟正黑體" w:hAnsi="Century Gothic" w:hint="eastAsia"/>
                <w:sz w:val="22"/>
              </w:rPr>
              <w:t>、</w:t>
            </w:r>
            <w:r w:rsidRPr="00FB19CA">
              <w:rPr>
                <w:rFonts w:ascii="Century Gothic" w:eastAsia="微軟正黑體" w:hAnsi="Century Gothic" w:hint="eastAsia"/>
                <w:sz w:val="22"/>
                <w:highlight w:val="cyan"/>
              </w:rPr>
              <w:t>大戶</w:t>
            </w:r>
            <w:proofErr w:type="gramStart"/>
            <w:r w:rsidRPr="00FB19CA">
              <w:rPr>
                <w:rFonts w:ascii="Century Gothic" w:eastAsia="微軟正黑體" w:hAnsi="Century Gothic" w:hint="eastAsia"/>
                <w:sz w:val="22"/>
                <w:highlight w:val="cyan"/>
              </w:rPr>
              <w:t>東奧卡</w:t>
            </w:r>
            <w:proofErr w:type="gramEnd"/>
            <w:r w:rsidRPr="00FB19CA">
              <w:rPr>
                <w:rFonts w:ascii="Century Gothic" w:eastAsia="微軟正黑體" w:hAnsi="Century Gothic" w:hint="eastAsia"/>
                <w:sz w:val="22"/>
                <w:highlight w:val="cyan"/>
              </w:rPr>
              <w:t>(</w:t>
            </w:r>
            <w:r w:rsidRPr="00FB19CA">
              <w:rPr>
                <w:rFonts w:ascii="Century Gothic" w:eastAsia="微軟正黑體" w:hAnsi="Century Gothic" w:hint="eastAsia"/>
                <w:sz w:val="22"/>
                <w:highlight w:val="cyan"/>
              </w:rPr>
              <w:t>台幣</w:t>
            </w:r>
            <w:r w:rsidRPr="00FB19CA">
              <w:rPr>
                <w:rFonts w:ascii="Century Gothic" w:eastAsia="微軟正黑體" w:hAnsi="Century Gothic" w:hint="eastAsia"/>
                <w:sz w:val="22"/>
                <w:highlight w:val="cyan"/>
              </w:rPr>
              <w:t>)</w:t>
            </w:r>
            <w:r>
              <w:rPr>
                <w:rFonts w:ascii="Century Gothic" w:eastAsia="微軟正黑體" w:hAnsi="Century Gothic" w:hint="eastAsia"/>
                <w:sz w:val="22"/>
              </w:rPr>
              <w:t>、運動卡</w:t>
            </w:r>
            <w:r>
              <w:rPr>
                <w:rFonts w:ascii="Century Gothic" w:eastAsia="微軟正黑體" w:hAnsi="Century Gothic" w:hint="eastAsia"/>
                <w:sz w:val="22"/>
              </w:rPr>
              <w:t>(</w:t>
            </w:r>
            <w:r>
              <w:rPr>
                <w:rFonts w:ascii="Century Gothic" w:eastAsia="微軟正黑體" w:hAnsi="Century Gothic" w:hint="eastAsia"/>
                <w:sz w:val="22"/>
              </w:rPr>
              <w:t>豐點</w:t>
            </w:r>
            <w:r>
              <w:rPr>
                <w:rFonts w:ascii="Century Gothic" w:eastAsia="微軟正黑體" w:hAnsi="Century Gothic" w:hint="eastAsia"/>
                <w:sz w:val="22"/>
              </w:rPr>
              <w:t>)</w:t>
            </w:r>
            <w:r>
              <w:rPr>
                <w:rFonts w:ascii="Century Gothic" w:eastAsia="微軟正黑體" w:hAnsi="Century Gothic" w:hint="eastAsia"/>
                <w:sz w:val="22"/>
              </w:rPr>
              <w:t>、</w:t>
            </w:r>
            <w:r w:rsidRPr="00FB19CA">
              <w:rPr>
                <w:rFonts w:ascii="Century Gothic" w:eastAsia="微軟正黑體" w:hAnsi="Century Gothic" w:hint="eastAsia"/>
                <w:sz w:val="22"/>
                <w:highlight w:val="cyan"/>
              </w:rPr>
              <w:t>現金回饋卡</w:t>
            </w:r>
            <w:r w:rsidRPr="00FB19CA">
              <w:rPr>
                <w:rFonts w:ascii="Century Gothic" w:eastAsia="微軟正黑體" w:hAnsi="Century Gothic" w:hint="eastAsia"/>
                <w:sz w:val="22"/>
                <w:highlight w:val="cyan"/>
              </w:rPr>
              <w:t>(</w:t>
            </w:r>
            <w:r w:rsidRPr="00FB19CA">
              <w:rPr>
                <w:rFonts w:ascii="Century Gothic" w:eastAsia="微軟正黑體" w:hAnsi="Century Gothic" w:hint="eastAsia"/>
                <w:sz w:val="22"/>
                <w:highlight w:val="cyan"/>
              </w:rPr>
              <w:t>台幣</w:t>
            </w:r>
            <w:r w:rsidRPr="00FB19CA">
              <w:rPr>
                <w:rFonts w:ascii="Century Gothic" w:eastAsia="微軟正黑體" w:hAnsi="Century Gothic" w:hint="eastAsia"/>
                <w:sz w:val="22"/>
                <w:highlight w:val="cyan"/>
              </w:rPr>
              <w:t>)</w:t>
            </w:r>
            <w:r>
              <w:rPr>
                <w:rFonts w:ascii="Century Gothic" w:eastAsia="微軟正黑體" w:hAnsi="Century Gothic" w:hint="eastAsia"/>
                <w:sz w:val="22"/>
                <w:highlight w:val="cyan"/>
              </w:rPr>
              <w:t>、三井卡</w:t>
            </w:r>
          </w:p>
          <w:p w14:paraId="1769DC57" w14:textId="77777777" w:rsidR="005021EA" w:rsidRPr="00F32FE2" w:rsidRDefault="005021EA" w:rsidP="000C3000">
            <w:pPr>
              <w:pStyle w:val="af5"/>
              <w:numPr>
                <w:ilvl w:val="0"/>
                <w:numId w:val="22"/>
              </w:numPr>
              <w:spacing w:line="0" w:lineRule="atLeast"/>
              <w:ind w:leftChars="0"/>
              <w:rPr>
                <w:rFonts w:ascii="Century Gothic" w:eastAsia="微軟正黑體" w:hAnsi="Century Gothic"/>
                <w:sz w:val="22"/>
              </w:rPr>
            </w:pPr>
            <w:r>
              <w:rPr>
                <w:rFonts w:ascii="Century Gothic" w:eastAsia="微軟正黑體" w:hAnsi="Century Gothic" w:hint="eastAsia"/>
                <w:sz w:val="22"/>
              </w:rPr>
              <w:lastRenderedPageBreak/>
              <w:t>選擇月份</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：點擊選擇半年期月份</w:t>
            </w:r>
          </w:p>
          <w:p w14:paraId="5336B8BE" w14:textId="77777777" w:rsidR="005021EA" w:rsidRDefault="005021EA" w:rsidP="000C3000">
            <w:pPr>
              <w:pStyle w:val="af5"/>
              <w:numPr>
                <w:ilvl w:val="0"/>
                <w:numId w:val="2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0" w:type="auto"/>
              <w:tblLayout w:type="fixed"/>
              <w:tblLook w:val="04A0" w:firstRow="1" w:lastRow="0" w:firstColumn="1" w:lastColumn="0" w:noHBand="0" w:noVBand="1"/>
            </w:tblPr>
            <w:tblGrid>
              <w:gridCol w:w="668"/>
              <w:gridCol w:w="2669"/>
              <w:gridCol w:w="2942"/>
            </w:tblGrid>
            <w:tr w:rsidR="005021EA" w14:paraId="1C715FB5" w14:textId="77777777" w:rsidTr="00454EBE">
              <w:trPr>
                <w:trHeight w:val="397"/>
              </w:trPr>
              <w:tc>
                <w:tcPr>
                  <w:tcW w:w="668" w:type="dxa"/>
                  <w:shd w:val="clear" w:color="auto" w:fill="D9D9D9" w:themeFill="background1" w:themeFillShade="D9"/>
                  <w:vAlign w:val="center"/>
                </w:tcPr>
                <w:p w14:paraId="755A2145"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筆數</w:t>
                  </w:r>
                </w:p>
              </w:tc>
              <w:tc>
                <w:tcPr>
                  <w:tcW w:w="2669" w:type="dxa"/>
                  <w:shd w:val="clear" w:color="auto" w:fill="D9D9D9" w:themeFill="background1" w:themeFillShade="D9"/>
                  <w:vAlign w:val="center"/>
                </w:tcPr>
                <w:p w14:paraId="1DBB4283"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c>
                <w:tcPr>
                  <w:tcW w:w="2942" w:type="dxa"/>
                  <w:shd w:val="clear" w:color="auto" w:fill="D9D9D9" w:themeFill="background1" w:themeFillShade="D9"/>
                </w:tcPr>
                <w:p w14:paraId="33F36B8A"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點擊</w:t>
                  </w:r>
                </w:p>
              </w:tc>
            </w:tr>
            <w:tr w:rsidR="005021EA" w:rsidRPr="00FB7B83" w14:paraId="2A05F431" w14:textId="77777777" w:rsidTr="00454EBE">
              <w:trPr>
                <w:trHeight w:val="397"/>
              </w:trPr>
              <w:tc>
                <w:tcPr>
                  <w:tcW w:w="668" w:type="dxa"/>
                  <w:vAlign w:val="center"/>
                </w:tcPr>
                <w:p w14:paraId="44715CAC"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1</w:t>
                  </w:r>
                  <w:r>
                    <w:rPr>
                      <w:rFonts w:ascii="Century Gothic" w:eastAsia="微軟正黑體" w:hAnsi="Century Gothic"/>
                      <w:sz w:val="22"/>
                    </w:rPr>
                    <w:t>~</w:t>
                  </w:r>
                </w:p>
              </w:tc>
              <w:tc>
                <w:tcPr>
                  <w:tcW w:w="2669" w:type="dxa"/>
                  <w:vAlign w:val="center"/>
                </w:tcPr>
                <w:p w14:paraId="4BFD1BFC" w14:textId="77777777" w:rsidR="005021EA" w:rsidRPr="00FB7B83"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t>總回饋金額</w:t>
                  </w:r>
                  <w:r>
                    <w:rPr>
                      <w:rFonts w:ascii="Century Gothic" w:eastAsia="微軟正黑體" w:hAnsi="Century Gothic" w:hint="eastAsia"/>
                      <w:sz w:val="22"/>
                    </w:rPr>
                    <w:t>(</w:t>
                  </w:r>
                  <w:r>
                    <w:rPr>
                      <w:rFonts w:ascii="Century Gothic" w:eastAsia="微軟正黑體" w:hAnsi="Century Gothic" w:hint="eastAsia"/>
                      <w:sz w:val="22"/>
                    </w:rPr>
                    <w:t>於月份旁</w:t>
                  </w:r>
                  <w:r>
                    <w:rPr>
                      <w:rFonts w:ascii="Century Gothic" w:eastAsia="微軟正黑體" w:hAnsi="Century Gothic" w:hint="eastAsia"/>
                      <w:sz w:val="22"/>
                    </w:rPr>
                    <w:t>)</w:t>
                  </w:r>
                  <w:r>
                    <w:rPr>
                      <w:rFonts w:ascii="Century Gothic" w:eastAsia="微軟正黑體" w:hAnsi="Century Gothic" w:hint="eastAsia"/>
                      <w:sz w:val="22"/>
                    </w:rPr>
                    <w:t>、回饋項目、消費金額</w:t>
                  </w:r>
                  <w:r>
                    <w:rPr>
                      <w:rFonts w:ascii="Century Gothic" w:eastAsia="微軟正黑體" w:hAnsi="Century Gothic" w:hint="eastAsia"/>
                      <w:sz w:val="22"/>
                    </w:rPr>
                    <w:t>(</w:t>
                  </w:r>
                  <w:r>
                    <w:rPr>
                      <w:rFonts w:ascii="Century Gothic" w:eastAsia="微軟正黑體" w:hAnsi="Century Gothic" w:hint="eastAsia"/>
                      <w:sz w:val="22"/>
                    </w:rPr>
                    <w:t>灰</w:t>
                  </w:r>
                  <w:r>
                    <w:rPr>
                      <w:rFonts w:ascii="Century Gothic" w:eastAsia="微軟正黑體" w:hAnsi="Century Gothic" w:hint="eastAsia"/>
                      <w:sz w:val="22"/>
                    </w:rPr>
                    <w:t xml:space="preserve">) </w:t>
                  </w:r>
                  <w:r>
                    <w:rPr>
                      <w:rFonts w:ascii="Century Gothic" w:eastAsia="微軟正黑體" w:hAnsi="Century Gothic" w:hint="eastAsia"/>
                      <w:sz w:val="22"/>
                    </w:rPr>
                    <w:t>回饋金額</w:t>
                  </w:r>
                  <w:r>
                    <w:rPr>
                      <w:rFonts w:ascii="Century Gothic" w:eastAsia="微軟正黑體" w:hAnsi="Century Gothic" w:hint="eastAsia"/>
                      <w:sz w:val="22"/>
                    </w:rPr>
                    <w:t>(</w:t>
                  </w:r>
                  <w:r>
                    <w:rPr>
                      <w:rFonts w:ascii="Century Gothic" w:eastAsia="微軟正黑體" w:hAnsi="Century Gothic" w:hint="eastAsia"/>
                      <w:sz w:val="22"/>
                    </w:rPr>
                    <w:t>黃</w:t>
                  </w:r>
                  <w:r>
                    <w:rPr>
                      <w:rFonts w:ascii="Century Gothic" w:eastAsia="微軟正黑體" w:hAnsi="Century Gothic" w:hint="eastAsia"/>
                      <w:sz w:val="22"/>
                    </w:rPr>
                    <w:t>)</w:t>
                  </w:r>
                  <w:r w:rsidRPr="00FB7B83">
                    <w:rPr>
                      <w:rFonts w:ascii="Century Gothic" w:eastAsia="微軟正黑體" w:hAnsi="Century Gothic"/>
                      <w:sz w:val="22"/>
                    </w:rPr>
                    <w:t xml:space="preserve"> </w:t>
                  </w:r>
                </w:p>
              </w:tc>
              <w:tc>
                <w:tcPr>
                  <w:tcW w:w="2942" w:type="dxa"/>
                </w:tcPr>
                <w:p w14:paraId="482762CB" w14:textId="77777777" w:rsidR="005021EA" w:rsidRPr="004F5A91"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前往此回饋對應之「回饋消費明細」</w:t>
                  </w:r>
                </w:p>
              </w:tc>
            </w:tr>
            <w:tr w:rsidR="005021EA" w14:paraId="389C8CA2" w14:textId="77777777" w:rsidTr="00454EBE">
              <w:trPr>
                <w:trHeight w:val="397"/>
              </w:trPr>
              <w:tc>
                <w:tcPr>
                  <w:tcW w:w="668" w:type="dxa"/>
                  <w:vAlign w:val="center"/>
                </w:tcPr>
                <w:p w14:paraId="4175CB9A"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0</w:t>
                  </w:r>
                </w:p>
              </w:tc>
              <w:tc>
                <w:tcPr>
                  <w:tcW w:w="2669" w:type="dxa"/>
                  <w:vAlign w:val="center"/>
                </w:tcPr>
                <w:p w14:paraId="5F109794"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尚無回饋</w:t>
                  </w:r>
                </w:p>
              </w:tc>
              <w:tc>
                <w:tcPr>
                  <w:tcW w:w="2942" w:type="dxa"/>
                </w:tcPr>
                <w:p w14:paraId="1A93F14B"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隱藏按鍵</w:t>
                  </w:r>
                </w:p>
              </w:tc>
            </w:tr>
            <w:tr w:rsidR="005021EA" w14:paraId="6153CC3D" w14:textId="77777777" w:rsidTr="00454EBE">
              <w:trPr>
                <w:trHeight w:val="397"/>
              </w:trPr>
              <w:tc>
                <w:tcPr>
                  <w:tcW w:w="668" w:type="dxa"/>
                  <w:vAlign w:val="center"/>
                </w:tcPr>
                <w:p w14:paraId="68CBFA24"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乙</w:t>
                  </w:r>
                </w:p>
              </w:tc>
              <w:tc>
                <w:tcPr>
                  <w:tcW w:w="2669" w:type="dxa"/>
                  <w:vAlign w:val="center"/>
                </w:tcPr>
                <w:p w14:paraId="7448285E"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尚無回饋</w:t>
                  </w:r>
                </w:p>
              </w:tc>
              <w:tc>
                <w:tcPr>
                  <w:tcW w:w="2942" w:type="dxa"/>
                </w:tcPr>
                <w:p w14:paraId="0F419091"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隱藏按鍵</w:t>
                  </w:r>
                </w:p>
              </w:tc>
            </w:tr>
          </w:tbl>
          <w:p w14:paraId="2C17F128" w14:textId="77777777" w:rsidR="005021EA" w:rsidRDefault="005021EA" w:rsidP="00531BCA">
            <w:pPr>
              <w:pStyle w:val="af5"/>
              <w:numPr>
                <w:ilvl w:val="0"/>
                <w:numId w:val="89"/>
              </w:numPr>
              <w:spacing w:line="0" w:lineRule="atLeast"/>
              <w:ind w:leftChars="0"/>
              <w:rPr>
                <w:rFonts w:ascii="Century Gothic" w:eastAsia="微軟正黑體" w:hAnsi="Century Gothic"/>
                <w:sz w:val="22"/>
              </w:rPr>
            </w:pPr>
          </w:p>
        </w:tc>
      </w:tr>
      <w:tr w:rsidR="005021EA" w14:paraId="1D079244" w14:textId="77777777" w:rsidTr="00454EBE">
        <w:tblPrEx>
          <w:tblCellMar>
            <w:left w:w="28" w:type="dxa"/>
            <w:right w:w="28" w:type="dxa"/>
          </w:tblCellMar>
        </w:tblPrEx>
        <w:trPr>
          <w:trHeight w:val="227"/>
        </w:trPr>
        <w:tc>
          <w:tcPr>
            <w:tcW w:w="2710" w:type="dxa"/>
            <w:vMerge w:val="restart"/>
          </w:tcPr>
          <w:p w14:paraId="2709A75D" w14:textId="77777777" w:rsidR="005021EA" w:rsidRDefault="00C445A8" w:rsidP="00FE6340">
            <w:pPr>
              <w:spacing w:line="0" w:lineRule="atLeast"/>
              <w:jc w:val="center"/>
              <w:rPr>
                <w:rFonts w:ascii="Century Gothic" w:eastAsia="微軟正黑體" w:hAnsi="Century Gothic"/>
                <w:noProof/>
                <w:sz w:val="22"/>
              </w:rPr>
            </w:pPr>
            <w:r w:rsidRPr="00C445A8">
              <w:rPr>
                <w:rFonts w:ascii="Century Gothic" w:eastAsia="微軟正黑體" w:hAnsi="Century Gothic"/>
                <w:noProof/>
                <w:sz w:val="22"/>
              </w:rPr>
              <w:lastRenderedPageBreak/>
              <w:drawing>
                <wp:inline distT="0" distB="0" distL="0" distR="0" wp14:anchorId="1BCBF84D" wp14:editId="7B016F38">
                  <wp:extent cx="1685290" cy="4766945"/>
                  <wp:effectExtent l="0" t="0" r="0" b="0"/>
                  <wp:docPr id="52" name="圖片 7">
                    <a:extLst xmlns:a="http://schemas.openxmlformats.org/drawingml/2006/main">
                      <a:ext uri="{FF2B5EF4-FFF2-40B4-BE49-F238E27FC236}">
                        <a16:creationId xmlns:a16="http://schemas.microsoft.com/office/drawing/2014/main" id="{07F731E3-9B1A-48D2-8A98-300CF3140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07F731E3-9B1A-48D2-8A98-300CF31400BC}"/>
                              </a:ext>
                            </a:extLst>
                          </pic:cNvPr>
                          <pic:cNvPicPr>
                            <a:picLocks noChangeAspect="1"/>
                          </pic:cNvPicPr>
                        </pic:nvPicPr>
                        <pic:blipFill>
                          <a:blip r:embed="rId15"/>
                          <a:stretch>
                            <a:fillRect/>
                          </a:stretch>
                        </pic:blipFill>
                        <pic:spPr>
                          <a:xfrm>
                            <a:off x="0" y="0"/>
                            <a:ext cx="1685290" cy="4766945"/>
                          </a:xfrm>
                          <a:prstGeom prst="rect">
                            <a:avLst/>
                          </a:prstGeom>
                        </pic:spPr>
                      </pic:pic>
                    </a:graphicData>
                  </a:graphic>
                </wp:inline>
              </w:drawing>
            </w:r>
          </w:p>
          <w:p w14:paraId="2FF699CB" w14:textId="5B639E1B" w:rsidR="00C445A8" w:rsidRDefault="00C445A8" w:rsidP="00FE6340">
            <w:pPr>
              <w:spacing w:line="0" w:lineRule="atLeast"/>
              <w:jc w:val="center"/>
              <w:rPr>
                <w:rFonts w:ascii="Century Gothic" w:eastAsia="微軟正黑體" w:hAnsi="Century Gothic"/>
                <w:noProof/>
                <w:sz w:val="22"/>
              </w:rPr>
            </w:pPr>
            <w:r w:rsidRPr="00C445A8">
              <w:rPr>
                <w:rFonts w:ascii="Century Gothic" w:eastAsia="微軟正黑體" w:hAnsi="Century Gothic"/>
                <w:noProof/>
                <w:sz w:val="22"/>
              </w:rPr>
              <w:lastRenderedPageBreak/>
              <w:drawing>
                <wp:inline distT="0" distB="0" distL="0" distR="0" wp14:anchorId="17B54AFA" wp14:editId="210A1225">
                  <wp:extent cx="1685290" cy="4766945"/>
                  <wp:effectExtent l="0" t="0" r="0" b="0"/>
                  <wp:docPr id="53" name="圖片 9">
                    <a:extLst xmlns:a="http://schemas.openxmlformats.org/drawingml/2006/main">
                      <a:ext uri="{FF2B5EF4-FFF2-40B4-BE49-F238E27FC236}">
                        <a16:creationId xmlns:a16="http://schemas.microsoft.com/office/drawing/2014/main" id="{68B8BDF5-4424-4858-84E2-8191D60B0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68B8BDF5-4424-4858-84E2-8191D60B0ABA}"/>
                              </a:ext>
                            </a:extLst>
                          </pic:cNvPr>
                          <pic:cNvPicPr>
                            <a:picLocks noChangeAspect="1"/>
                          </pic:cNvPicPr>
                        </pic:nvPicPr>
                        <pic:blipFill>
                          <a:blip r:embed="rId16"/>
                          <a:stretch>
                            <a:fillRect/>
                          </a:stretch>
                        </pic:blipFill>
                        <pic:spPr>
                          <a:xfrm>
                            <a:off x="0" y="0"/>
                            <a:ext cx="1685290" cy="4766945"/>
                          </a:xfrm>
                          <a:prstGeom prst="rect">
                            <a:avLst/>
                          </a:prstGeom>
                        </pic:spPr>
                      </pic:pic>
                    </a:graphicData>
                  </a:graphic>
                </wp:inline>
              </w:drawing>
            </w:r>
          </w:p>
        </w:tc>
        <w:tc>
          <w:tcPr>
            <w:tcW w:w="1141" w:type="dxa"/>
          </w:tcPr>
          <w:p w14:paraId="2276CA67" w14:textId="54EC1035" w:rsidR="005021EA" w:rsidRDefault="005021EA" w:rsidP="00FE6340">
            <w:pPr>
              <w:spacing w:line="0" w:lineRule="atLeast"/>
              <w:rPr>
                <w:rFonts w:ascii="Century Gothic" w:eastAsia="微軟正黑體" w:hAnsi="Century Gothic"/>
                <w:sz w:val="22"/>
              </w:rPr>
            </w:pPr>
            <w:r>
              <w:rPr>
                <w:rFonts w:ascii="Century Gothic" w:eastAsia="微軟正黑體" w:hAnsi="Century Gothic" w:hint="eastAsia"/>
                <w:sz w:val="22"/>
              </w:rPr>
              <w:lastRenderedPageBreak/>
              <w:t>大</w:t>
            </w:r>
            <w:proofErr w:type="gramStart"/>
            <w:r>
              <w:rPr>
                <w:rFonts w:ascii="Century Gothic" w:eastAsia="微軟正黑體" w:hAnsi="Century Gothic" w:hint="eastAsia"/>
                <w:sz w:val="22"/>
              </w:rPr>
              <w:t>咖</w:t>
            </w:r>
            <w:proofErr w:type="gramEnd"/>
            <w:r>
              <w:rPr>
                <w:rFonts w:ascii="Century Gothic" w:eastAsia="微軟正黑體" w:hAnsi="Century Gothic"/>
                <w:sz w:val="22"/>
              </w:rPr>
              <w:t>DACARD App</w:t>
            </w: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Pr>
          <w:p w14:paraId="7FDED80F" w14:textId="77777777" w:rsidR="005021EA" w:rsidRDefault="005021EA" w:rsidP="000C3000">
            <w:pPr>
              <w:pStyle w:val="af5"/>
              <w:numPr>
                <w:ilvl w:val="0"/>
                <w:numId w:val="19"/>
              </w:numPr>
              <w:spacing w:line="0" w:lineRule="atLeast"/>
              <w:ind w:leftChars="0"/>
              <w:rPr>
                <w:rFonts w:ascii="Century Gothic" w:eastAsia="微軟正黑體" w:hAnsi="Century Gothic"/>
                <w:sz w:val="22"/>
              </w:rPr>
            </w:pPr>
            <w:r>
              <w:rPr>
                <w:rFonts w:ascii="Century Gothic" w:eastAsia="微軟正黑體" w:hAnsi="Century Gothic" w:hint="eastAsia"/>
                <w:sz w:val="22"/>
              </w:rPr>
              <w:t>資訊</w:t>
            </w:r>
            <w:r>
              <w:rPr>
                <w:rFonts w:ascii="Century Gothic" w:eastAsia="微軟正黑體" w:hAnsi="Century Gothic" w:hint="eastAsia"/>
                <w:sz w:val="22"/>
              </w:rPr>
              <w:t>i</w:t>
            </w:r>
            <w:r>
              <w:rPr>
                <w:rFonts w:ascii="Century Gothic" w:eastAsia="微軟正黑體" w:hAnsi="Century Gothic"/>
                <w:sz w:val="22"/>
              </w:rPr>
              <w:t>con(</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：點擊開啟卡片綁定說明</w:t>
            </w:r>
            <w:r w:rsidRPr="004F5A91">
              <w:rPr>
                <w:rFonts w:ascii="Century Gothic" w:eastAsia="微軟正黑體" w:hAnsi="Century Gothic" w:hint="eastAsia"/>
                <w:sz w:val="22"/>
                <w:highlight w:val="green"/>
              </w:rPr>
              <w:t>燈箱</w:t>
            </w:r>
          </w:p>
          <w:p w14:paraId="2313AC6A" w14:textId="4A5084B5" w:rsidR="005021EA" w:rsidRDefault="005021EA" w:rsidP="000C3000">
            <w:pPr>
              <w:pStyle w:val="af5"/>
              <w:numPr>
                <w:ilvl w:val="0"/>
                <w:numId w:val="23"/>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sidRPr="00514593">
              <w:rPr>
                <w:rFonts w:ascii="Century Gothic" w:eastAsia="微軟正黑體" w:hAnsi="Century Gothic" w:hint="eastAsia"/>
                <w:sz w:val="22"/>
              </w:rPr>
              <w:t>大</w:t>
            </w:r>
            <w:proofErr w:type="gramStart"/>
            <w:r w:rsidRPr="00514593">
              <w:rPr>
                <w:rFonts w:ascii="Century Gothic" w:eastAsia="微軟正黑體" w:hAnsi="Century Gothic" w:hint="eastAsia"/>
                <w:sz w:val="22"/>
              </w:rPr>
              <w:t>咖</w:t>
            </w:r>
            <w:proofErr w:type="gramEnd"/>
            <w:r w:rsidRPr="00514593">
              <w:rPr>
                <w:rFonts w:ascii="Century Gothic" w:eastAsia="微軟正黑體" w:hAnsi="Century Gothic" w:hint="eastAsia"/>
                <w:sz w:val="22"/>
              </w:rPr>
              <w:t>DACARD App</w:t>
            </w:r>
            <w:r>
              <w:rPr>
                <w:rFonts w:ascii="Century Gothic" w:eastAsia="微軟正黑體" w:hAnsi="Century Gothic" w:hint="eastAsia"/>
                <w:sz w:val="22"/>
              </w:rPr>
              <w:t>卡片綁定</w:t>
            </w:r>
          </w:p>
          <w:p w14:paraId="44CA26D0" w14:textId="77777777" w:rsidR="005021EA" w:rsidRDefault="005021EA" w:rsidP="000C3000">
            <w:pPr>
              <w:pStyle w:val="af5"/>
              <w:numPr>
                <w:ilvl w:val="0"/>
                <w:numId w:val="23"/>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內容：立即綁定卡片，繳費</w:t>
            </w:r>
            <w:proofErr w:type="gramStart"/>
            <w:r>
              <w:rPr>
                <w:rFonts w:ascii="Century Gothic" w:eastAsia="微軟正黑體" w:hAnsi="Century Gothic" w:hint="eastAsia"/>
                <w:sz w:val="22"/>
              </w:rPr>
              <w:t>支付免輸效期</w:t>
            </w:r>
            <w:proofErr w:type="gramEnd"/>
            <w:r>
              <w:rPr>
                <w:rFonts w:ascii="Century Gothic" w:eastAsia="微軟正黑體" w:hAnsi="Century Gothic" w:hint="eastAsia"/>
                <w:sz w:val="22"/>
              </w:rPr>
              <w:t>，快速又便利</w:t>
            </w:r>
          </w:p>
          <w:p w14:paraId="1A3FDE45" w14:textId="77777777" w:rsidR="005021EA" w:rsidRPr="0086458B" w:rsidRDefault="005021EA" w:rsidP="000C3000">
            <w:pPr>
              <w:pStyle w:val="af5"/>
              <w:numPr>
                <w:ilvl w:val="0"/>
                <w:numId w:val="23"/>
              </w:numPr>
              <w:spacing w:line="0" w:lineRule="atLeast"/>
              <w:ind w:leftChars="0"/>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w:t>
            </w:r>
          </w:p>
          <w:p w14:paraId="1F3EB557" w14:textId="77777777" w:rsidR="005021EA" w:rsidRDefault="005021EA" w:rsidP="000C3000">
            <w:pPr>
              <w:pStyle w:val="af5"/>
              <w:numPr>
                <w:ilvl w:val="0"/>
                <w:numId w:val="19"/>
              </w:numPr>
              <w:spacing w:line="0" w:lineRule="atLeast"/>
              <w:ind w:leftChars="0"/>
              <w:rPr>
                <w:rFonts w:ascii="Century Gothic" w:eastAsia="微軟正黑體" w:hAnsi="Century Gothic"/>
                <w:sz w:val="22"/>
              </w:rPr>
            </w:pPr>
            <w:r>
              <w:rPr>
                <w:rFonts w:ascii="Century Gothic" w:eastAsia="微軟正黑體" w:hAnsi="Century Gothic" w:hint="eastAsia"/>
                <w:sz w:val="22"/>
              </w:rPr>
              <w:t>顯</w:t>
            </w:r>
            <w:r w:rsidRPr="000F2EEF">
              <w:rPr>
                <w:rFonts w:ascii="Century Gothic" w:eastAsia="微軟正黑體" w:hAnsi="Century Gothic" w:hint="eastAsia"/>
                <w:sz w:val="22"/>
              </w:rPr>
              <w:t>示：</w:t>
            </w:r>
            <w:r w:rsidRPr="0086458B" w:rsidDel="000F2EEF">
              <w:rPr>
                <w:rFonts w:ascii="Century Gothic" w:eastAsia="微軟正黑體" w:hAnsi="Century Gothic"/>
                <w:sz w:val="22"/>
              </w:rPr>
              <w:t xml:space="preserve"> </w:t>
            </w:r>
          </w:p>
          <w:tbl>
            <w:tblPr>
              <w:tblStyle w:val="aa"/>
              <w:tblW w:w="0" w:type="auto"/>
              <w:tblLayout w:type="fixed"/>
              <w:tblLook w:val="04A0" w:firstRow="1" w:lastRow="0" w:firstColumn="1" w:lastColumn="0" w:noHBand="0" w:noVBand="1"/>
            </w:tblPr>
            <w:tblGrid>
              <w:gridCol w:w="2917"/>
              <w:gridCol w:w="3258"/>
            </w:tblGrid>
            <w:tr w:rsidR="005021EA" w14:paraId="45F8534B" w14:textId="77777777" w:rsidTr="000C3000">
              <w:trPr>
                <w:trHeight w:val="397"/>
              </w:trPr>
              <w:tc>
                <w:tcPr>
                  <w:tcW w:w="2917" w:type="dxa"/>
                  <w:shd w:val="clear" w:color="auto" w:fill="D9D9D9" w:themeFill="background1" w:themeFillShade="D9"/>
                  <w:vAlign w:val="center"/>
                </w:tcPr>
                <w:p w14:paraId="43BF8DE4"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狀態</w:t>
                  </w:r>
                </w:p>
              </w:tc>
              <w:tc>
                <w:tcPr>
                  <w:tcW w:w="3258" w:type="dxa"/>
                  <w:shd w:val="clear" w:color="auto" w:fill="D9D9D9" w:themeFill="background1" w:themeFillShade="D9"/>
                  <w:vAlign w:val="center"/>
                </w:tcPr>
                <w:p w14:paraId="26B34204" w14:textId="77777777"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5021EA" w14:paraId="10B92EFA" w14:textId="77777777" w:rsidTr="000C3000">
              <w:trPr>
                <w:trHeight w:val="397"/>
              </w:trPr>
              <w:tc>
                <w:tcPr>
                  <w:tcW w:w="2917" w:type="dxa"/>
                  <w:vAlign w:val="center"/>
                </w:tcPr>
                <w:p w14:paraId="0EFAC8E4" w14:textId="7A4381E1"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已啟用</w:t>
                  </w:r>
                  <w:r>
                    <w:rPr>
                      <w:rFonts w:ascii="Century Gothic" w:eastAsia="微軟正黑體" w:hAnsi="Century Gothic" w:hint="eastAsia"/>
                      <w:sz w:val="22"/>
                    </w:rPr>
                    <w:t>o</w:t>
                  </w:r>
                  <w:r>
                    <w:rPr>
                      <w:rFonts w:ascii="Century Gothic" w:eastAsia="微軟正黑體" w:hAnsi="Century Gothic"/>
                      <w:sz w:val="22"/>
                    </w:rPr>
                    <w:t>r</w:t>
                  </w:r>
                  <w:r>
                    <w:rPr>
                      <w:rFonts w:ascii="Century Gothic" w:eastAsia="微軟正黑體" w:hAnsi="Century Gothic" w:hint="eastAsia"/>
                      <w:sz w:val="22"/>
                    </w:rPr>
                    <w:t>已開卡</w:t>
                  </w:r>
                </w:p>
              </w:tc>
              <w:tc>
                <w:tcPr>
                  <w:tcW w:w="3258" w:type="dxa"/>
                  <w:vAlign w:val="center"/>
                </w:tcPr>
                <w:p w14:paraId="45F986E7" w14:textId="77777777" w:rsidR="005021EA" w:rsidRPr="00D04599" w:rsidRDefault="005021EA" w:rsidP="00FE6340">
                  <w:pPr>
                    <w:spacing w:line="0" w:lineRule="atLeast"/>
                    <w:rPr>
                      <w:rFonts w:ascii="Century Gothic" w:eastAsia="微軟正黑體" w:hAnsi="Century Gothic"/>
                      <w:sz w:val="22"/>
                    </w:rPr>
                  </w:pPr>
                  <w:r w:rsidRPr="004F5A91">
                    <w:rPr>
                      <w:rFonts w:ascii="Century Gothic" w:eastAsia="微軟正黑體" w:hAnsi="Century Gothic" w:hint="eastAsia"/>
                      <w:sz w:val="22"/>
                      <w:highlight w:val="green"/>
                    </w:rPr>
                    <w:t>查詢</w:t>
                  </w:r>
                  <w:r>
                    <w:rPr>
                      <w:rFonts w:ascii="Century Gothic" w:eastAsia="微軟正黑體" w:hAnsi="Century Gothic" w:hint="eastAsia"/>
                      <w:sz w:val="22"/>
                    </w:rPr>
                    <w:t>此卡片綁定狀態</w:t>
                  </w:r>
                </w:p>
              </w:tc>
            </w:tr>
            <w:tr w:rsidR="005021EA" w14:paraId="4BF4E983" w14:textId="77777777" w:rsidTr="000C3000">
              <w:trPr>
                <w:trHeight w:val="397"/>
              </w:trPr>
              <w:tc>
                <w:tcPr>
                  <w:tcW w:w="2917" w:type="dxa"/>
                  <w:vAlign w:val="center"/>
                </w:tcPr>
                <w:p w14:paraId="3F4D0EF2" w14:textId="52DD5AF9" w:rsidR="005021EA" w:rsidRDefault="005021EA" w:rsidP="00FE6340">
                  <w:pPr>
                    <w:spacing w:line="0" w:lineRule="atLeast"/>
                    <w:jc w:val="both"/>
                    <w:rPr>
                      <w:rFonts w:ascii="Century Gothic" w:eastAsia="微軟正黑體" w:hAnsi="Century Gothic"/>
                      <w:sz w:val="22"/>
                    </w:rPr>
                  </w:pPr>
                  <w:r>
                    <w:rPr>
                      <w:rFonts w:ascii="Century Gothic" w:eastAsia="微軟正黑體" w:hAnsi="Century Gothic" w:hint="eastAsia"/>
                      <w:sz w:val="22"/>
                    </w:rPr>
                    <w:t>其他</w:t>
                  </w:r>
                </w:p>
              </w:tc>
              <w:tc>
                <w:tcPr>
                  <w:tcW w:w="3258" w:type="dxa"/>
                  <w:vAlign w:val="center"/>
                </w:tcPr>
                <w:p w14:paraId="0A431E7A" w14:textId="56E74E53" w:rsidR="005021EA" w:rsidRPr="004F5A91" w:rsidRDefault="005021EA" w:rsidP="00FE6340">
                  <w:pPr>
                    <w:spacing w:line="0" w:lineRule="atLeast"/>
                    <w:rPr>
                      <w:rFonts w:ascii="Century Gothic" w:eastAsia="微軟正黑體" w:hAnsi="Century Gothic"/>
                      <w:sz w:val="22"/>
                      <w:highlight w:val="green"/>
                    </w:rPr>
                  </w:pPr>
                  <w:proofErr w:type="gramStart"/>
                  <w:r w:rsidRPr="000C3000">
                    <w:rPr>
                      <w:rFonts w:ascii="Century Gothic" w:eastAsia="微軟正黑體" w:hAnsi="Century Gothic" w:hint="eastAsia"/>
                      <w:sz w:val="22"/>
                    </w:rPr>
                    <w:t>灰頻</w:t>
                  </w:r>
                  <w:proofErr w:type="gramEnd"/>
                </w:p>
              </w:tc>
            </w:tr>
          </w:tbl>
          <w:p w14:paraId="2B4BE53E" w14:textId="77777777" w:rsidR="005021EA" w:rsidRDefault="005021EA" w:rsidP="000C3000">
            <w:pPr>
              <w:pStyle w:val="af5"/>
              <w:numPr>
                <w:ilvl w:val="0"/>
                <w:numId w:val="19"/>
              </w:numPr>
              <w:spacing w:line="0" w:lineRule="atLeast"/>
              <w:ind w:leftChars="0"/>
              <w:rPr>
                <w:rFonts w:ascii="Century Gothic" w:eastAsia="微軟正黑體" w:hAnsi="Century Gothic"/>
                <w:sz w:val="22"/>
              </w:rPr>
            </w:pPr>
            <w:r>
              <w:rPr>
                <w:rFonts w:ascii="Century Gothic" w:eastAsia="微軟正黑體" w:hAnsi="Century Gothic" w:hint="eastAsia"/>
                <w:sz w:val="22"/>
              </w:rPr>
              <w:t>綁定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D04599">
              <w:rPr>
                <w:rFonts w:ascii="Century Gothic" w:eastAsia="微軟正黑體" w:hAnsi="Century Gothic" w:hint="eastAsia"/>
                <w:sz w:val="22"/>
              </w:rPr>
              <w:t>前往</w:t>
            </w:r>
            <w:r w:rsidRPr="00D274C5">
              <w:rPr>
                <w:rFonts w:ascii="Century Gothic" w:eastAsia="微軟正黑體" w:hAnsi="Century Gothic" w:hint="eastAsia"/>
                <w:sz w:val="22"/>
              </w:rPr>
              <w:t>「卡片綁定」</w:t>
            </w:r>
            <w:r w:rsidRPr="00D04599">
              <w:rPr>
                <w:rFonts w:ascii="Century Gothic" w:eastAsia="微軟正黑體" w:hAnsi="Century Gothic" w:hint="eastAsia"/>
                <w:sz w:val="22"/>
              </w:rPr>
              <w:t>流程</w:t>
            </w:r>
          </w:p>
          <w:p w14:paraId="19A64CC0" w14:textId="77777777" w:rsidR="005021EA" w:rsidRDefault="005021EA" w:rsidP="000C3000">
            <w:pPr>
              <w:pStyle w:val="af5"/>
              <w:numPr>
                <w:ilvl w:val="0"/>
                <w:numId w:val="19"/>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解綁</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：開啟解除綁定卡片</w:t>
            </w:r>
            <w:r w:rsidRPr="004F66DB">
              <w:rPr>
                <w:rFonts w:ascii="Century Gothic" w:eastAsia="微軟正黑體" w:hAnsi="Century Gothic" w:hint="eastAsia"/>
                <w:sz w:val="22"/>
                <w:highlight w:val="green"/>
              </w:rPr>
              <w:t>燈箱</w:t>
            </w:r>
          </w:p>
          <w:p w14:paraId="1BDB1155" w14:textId="77777777" w:rsidR="005021EA" w:rsidRDefault="005021EA" w:rsidP="000C3000">
            <w:pPr>
              <w:pStyle w:val="af5"/>
              <w:numPr>
                <w:ilvl w:val="0"/>
                <w:numId w:val="24"/>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標題：解除卡片綁定</w:t>
            </w:r>
          </w:p>
          <w:p w14:paraId="3E34AA78" w14:textId="77777777" w:rsidR="005021EA" w:rsidRDefault="005021EA" w:rsidP="000C3000">
            <w:pPr>
              <w:pStyle w:val="af5"/>
              <w:numPr>
                <w:ilvl w:val="0"/>
                <w:numId w:val="24"/>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內容：</w:t>
            </w:r>
            <w:proofErr w:type="gramStart"/>
            <w:r>
              <w:rPr>
                <w:rFonts w:ascii="Century Gothic" w:eastAsia="微軟正黑體" w:hAnsi="Century Gothic" w:hint="eastAsia"/>
                <w:sz w:val="22"/>
                <w:szCs w:val="22"/>
              </w:rPr>
              <w:t>下次綁</w:t>
            </w:r>
            <w:proofErr w:type="gramEnd"/>
            <w:r>
              <w:rPr>
                <w:rFonts w:ascii="Century Gothic" w:eastAsia="微軟正黑體" w:hAnsi="Century Gothic" w:hint="eastAsia"/>
                <w:sz w:val="22"/>
                <w:szCs w:val="22"/>
              </w:rPr>
              <w:t>定需要再重新輸入簡訊驗證碼喔</w:t>
            </w:r>
          </w:p>
          <w:p w14:paraId="057C871A" w14:textId="77777777" w:rsidR="005021EA" w:rsidRDefault="005021EA" w:rsidP="000C3000">
            <w:pPr>
              <w:pStyle w:val="af5"/>
              <w:numPr>
                <w:ilvl w:val="0"/>
                <w:numId w:val="24"/>
              </w:numPr>
              <w:spacing w:line="0" w:lineRule="atLeast"/>
              <w:ind w:leftChars="0"/>
              <w:rPr>
                <w:rFonts w:ascii="Century Gothic" w:eastAsia="微軟正黑體" w:hAnsi="Century Gothic"/>
                <w:sz w:val="22"/>
                <w:szCs w:val="22"/>
              </w:rPr>
            </w:pPr>
            <w:r>
              <w:rPr>
                <w:rFonts w:ascii="Century Gothic" w:eastAsia="微軟正黑體" w:hAnsi="Century Gothic" w:hint="eastAsia"/>
                <w:sz w:val="22"/>
                <w:szCs w:val="22"/>
              </w:rPr>
              <w:t>確定解除</w:t>
            </w:r>
            <w:r>
              <w:rPr>
                <w:rFonts w:ascii="Century Gothic" w:eastAsia="微軟正黑體" w:hAnsi="Century Gothic" w:hint="eastAsia"/>
                <w:sz w:val="22"/>
                <w:szCs w:val="22"/>
              </w:rPr>
              <w:t>(</w:t>
            </w:r>
            <w:r>
              <w:rPr>
                <w:rFonts w:ascii="Century Gothic" w:eastAsia="微軟正黑體" w:hAnsi="Century Gothic"/>
                <w:sz w:val="22"/>
                <w:szCs w:val="22"/>
              </w:rPr>
              <w:t>btn1</w:t>
            </w:r>
            <w:r>
              <w:rPr>
                <w:rFonts w:ascii="Century Gothic" w:eastAsia="微軟正黑體" w:hAnsi="Century Gothic" w:hint="eastAsia"/>
                <w:sz w:val="22"/>
                <w:szCs w:val="22"/>
              </w:rPr>
              <w:t>)</w:t>
            </w:r>
            <w:r>
              <w:rPr>
                <w:rFonts w:ascii="Century Gothic" w:eastAsia="微軟正黑體" w:hAnsi="Century Gothic" w:hint="eastAsia"/>
                <w:sz w:val="22"/>
                <w:szCs w:val="22"/>
              </w:rPr>
              <w:t>：關閉燈箱，</w:t>
            </w:r>
            <w:r w:rsidRPr="004F66DB">
              <w:rPr>
                <w:rFonts w:ascii="Century Gothic" w:eastAsia="微軟正黑體" w:hAnsi="Century Gothic" w:hint="eastAsia"/>
                <w:sz w:val="22"/>
                <w:szCs w:val="22"/>
                <w:highlight w:val="green"/>
              </w:rPr>
              <w:t>解除此卡片綁定</w:t>
            </w:r>
          </w:p>
          <w:p w14:paraId="423F9A19" w14:textId="1557AB31" w:rsidR="005021EA" w:rsidRDefault="005021EA" w:rsidP="00531BCA">
            <w:pPr>
              <w:pStyle w:val="af5"/>
              <w:numPr>
                <w:ilvl w:val="0"/>
                <w:numId w:val="89"/>
              </w:numPr>
              <w:spacing w:line="0" w:lineRule="atLeast"/>
              <w:ind w:leftChars="0"/>
              <w:rPr>
                <w:rFonts w:ascii="Century Gothic" w:eastAsia="微軟正黑體" w:hAnsi="Century Gothic"/>
                <w:sz w:val="22"/>
              </w:rPr>
            </w:pPr>
            <w:r w:rsidRPr="000A0E01">
              <w:rPr>
                <w:rFonts w:ascii="Century Gothic" w:eastAsia="微軟正黑體" w:hAnsi="Century Gothic" w:hint="eastAsia"/>
                <w:sz w:val="22"/>
                <w:szCs w:val="22"/>
              </w:rPr>
              <w:t>取消</w:t>
            </w:r>
            <w:r w:rsidRPr="000A0E01">
              <w:rPr>
                <w:rFonts w:ascii="Century Gothic" w:eastAsia="微軟正黑體" w:hAnsi="Century Gothic" w:hint="eastAsia"/>
                <w:sz w:val="22"/>
                <w:szCs w:val="22"/>
              </w:rPr>
              <w:t>(</w:t>
            </w:r>
            <w:r w:rsidRPr="000A0E01">
              <w:rPr>
                <w:rFonts w:ascii="Century Gothic" w:eastAsia="微軟正黑體" w:hAnsi="Century Gothic"/>
                <w:sz w:val="22"/>
                <w:szCs w:val="22"/>
              </w:rPr>
              <w:t>btn2</w:t>
            </w:r>
            <w:r w:rsidRPr="000A0E01">
              <w:rPr>
                <w:rFonts w:ascii="Century Gothic" w:eastAsia="微軟正黑體" w:hAnsi="Century Gothic" w:hint="eastAsia"/>
                <w:sz w:val="22"/>
                <w:szCs w:val="22"/>
              </w:rPr>
              <w:t>)</w:t>
            </w:r>
            <w:r w:rsidRPr="000A0E01">
              <w:rPr>
                <w:rFonts w:ascii="Century Gothic" w:eastAsia="微軟正黑體" w:hAnsi="Century Gothic" w:hint="eastAsia"/>
                <w:sz w:val="22"/>
                <w:szCs w:val="22"/>
              </w:rPr>
              <w:t>：關閉燈箱</w:t>
            </w:r>
          </w:p>
        </w:tc>
      </w:tr>
      <w:tr w:rsidR="005021EA" w14:paraId="43A47FC6" w14:textId="77777777" w:rsidTr="001A572F">
        <w:tblPrEx>
          <w:tblCellMar>
            <w:left w:w="28" w:type="dxa"/>
            <w:right w:w="28" w:type="dxa"/>
          </w:tblCellMar>
        </w:tblPrEx>
        <w:trPr>
          <w:trHeight w:val="2619"/>
        </w:trPr>
        <w:tc>
          <w:tcPr>
            <w:tcW w:w="2710" w:type="dxa"/>
            <w:vMerge/>
          </w:tcPr>
          <w:p w14:paraId="28DBF16F" w14:textId="77777777" w:rsidR="005021EA" w:rsidRDefault="005021EA" w:rsidP="009E3022">
            <w:pPr>
              <w:spacing w:line="0" w:lineRule="atLeast"/>
              <w:jc w:val="center"/>
              <w:rPr>
                <w:rFonts w:ascii="Century Gothic" w:eastAsia="微軟正黑體" w:hAnsi="Century Gothic"/>
                <w:noProof/>
                <w:sz w:val="22"/>
              </w:rPr>
            </w:pPr>
          </w:p>
        </w:tc>
        <w:tc>
          <w:tcPr>
            <w:tcW w:w="1141" w:type="dxa"/>
          </w:tcPr>
          <w:p w14:paraId="18C9EE7E" w14:textId="645623C7" w:rsidR="005021EA" w:rsidRPr="00E84C5E" w:rsidRDefault="005021EA"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交易設定</w:t>
            </w:r>
          </w:p>
        </w:tc>
        <w:tc>
          <w:tcPr>
            <w:tcW w:w="6345" w:type="dxa"/>
          </w:tcPr>
          <w:p w14:paraId="57A77B2F" w14:textId="77777777" w:rsidR="005021EA" w:rsidRPr="00E84C5E" w:rsidRDefault="005021EA" w:rsidP="00531BCA">
            <w:pPr>
              <w:pStyle w:val="af5"/>
              <w:numPr>
                <w:ilvl w:val="0"/>
                <w:numId w:val="86"/>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資訊</w:t>
            </w:r>
            <w:r w:rsidRPr="00E84C5E">
              <w:rPr>
                <w:rFonts w:ascii="Century Gothic" w:eastAsia="微軟正黑體" w:hAnsi="Century Gothic"/>
                <w:color w:val="BFBFBF" w:themeColor="background1" w:themeShade="BF"/>
                <w:sz w:val="22"/>
              </w:rPr>
              <w:t>icon(</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：點擊交易設定說明燈箱</w:t>
            </w:r>
          </w:p>
          <w:p w14:paraId="4F2D9782" w14:textId="77777777" w:rsidR="005021EA" w:rsidRPr="00E84C5E" w:rsidRDefault="005021EA" w:rsidP="00531BCA">
            <w:pPr>
              <w:pStyle w:val="af5"/>
              <w:numPr>
                <w:ilvl w:val="0"/>
                <w:numId w:val="8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標題：交易設定</w:t>
            </w:r>
          </w:p>
          <w:p w14:paraId="231A4379" w14:textId="77777777" w:rsidR="005021EA" w:rsidRPr="00E84C5E" w:rsidRDefault="005021EA" w:rsidP="00531BCA">
            <w:pPr>
              <w:pStyle w:val="af5"/>
              <w:numPr>
                <w:ilvl w:val="0"/>
                <w:numId w:val="8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內容：</w:t>
            </w:r>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請宜</w:t>
            </w:r>
            <w:proofErr w:type="gramStart"/>
            <w:r w:rsidRPr="00E84C5E">
              <w:rPr>
                <w:rFonts w:ascii="Century Gothic" w:eastAsia="微軟正黑體" w:hAnsi="Century Gothic" w:hint="eastAsia"/>
                <w:color w:val="BFBFBF" w:themeColor="background1" w:themeShade="BF"/>
                <w:sz w:val="22"/>
              </w:rPr>
              <w:t>杰</w:t>
            </w:r>
            <w:proofErr w:type="gramEnd"/>
            <w:r w:rsidRPr="00E84C5E">
              <w:rPr>
                <w:rFonts w:ascii="Century Gothic" w:eastAsia="微軟正黑體" w:hAnsi="Century Gothic" w:hint="eastAsia"/>
                <w:color w:val="BFBFBF" w:themeColor="background1" w:themeShade="BF"/>
                <w:sz w:val="22"/>
              </w:rPr>
              <w:t>確認內容</w:t>
            </w:r>
            <w:r w:rsidRPr="00E84C5E">
              <w:rPr>
                <w:rFonts w:ascii="Century Gothic" w:eastAsia="微軟正黑體" w:hAnsi="Century Gothic"/>
                <w:color w:val="BFBFBF" w:themeColor="background1" w:themeShade="BF"/>
                <w:sz w:val="22"/>
              </w:rPr>
              <w:t>)</w:t>
            </w:r>
          </w:p>
          <w:p w14:paraId="3DDAC5CE"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1</w:t>
            </w:r>
            <w:r w:rsidRPr="00E84C5E">
              <w:rPr>
                <w:rFonts w:ascii="Century Gothic" w:eastAsia="微軟正黑體" w:hAnsi="Century Gothic" w:hint="eastAsia"/>
                <w:color w:val="BFBFBF" w:themeColor="background1" w:themeShade="BF"/>
                <w:sz w:val="22"/>
              </w:rPr>
              <w:t>、本服務僅適用即時連線授權交易，非即時連線授權交易，包含但不限於離線授權、代行授權、預先授權、小額支付平台、</w:t>
            </w:r>
            <w:proofErr w:type="gramStart"/>
            <w:r w:rsidRPr="00E84C5E">
              <w:rPr>
                <w:rFonts w:ascii="Century Gothic" w:eastAsia="微軟正黑體" w:hAnsi="Century Gothic" w:hint="eastAsia"/>
                <w:color w:val="BFBFBF" w:themeColor="background1" w:themeShade="BF"/>
                <w:sz w:val="22"/>
              </w:rPr>
              <w:t>訂閱制扣款</w:t>
            </w:r>
            <w:proofErr w:type="gramEnd"/>
            <w:r w:rsidRPr="00E84C5E">
              <w:rPr>
                <w:rFonts w:ascii="Century Gothic" w:eastAsia="微軟正黑體" w:hAnsi="Century Gothic" w:hint="eastAsia"/>
                <w:color w:val="BFBFBF" w:themeColor="background1" w:themeShade="BF"/>
                <w:sz w:val="22"/>
              </w:rPr>
              <w:t>、公共事業費用代繳、扣款交易或填寫授權書等交易恕無法適用。</w:t>
            </w:r>
          </w:p>
          <w:p w14:paraId="0CE34C9A"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2</w:t>
            </w:r>
            <w:r w:rsidRPr="00E84C5E">
              <w:rPr>
                <w:rFonts w:ascii="Century Gothic" w:eastAsia="微軟正黑體" w:hAnsi="Century Gothic" w:hint="eastAsia"/>
                <w:color w:val="BFBFBF" w:themeColor="background1" w:themeShade="BF"/>
                <w:sz w:val="22"/>
              </w:rPr>
              <w:t>、國、內外交易係依據授權時收單機構所提供之該筆交易之交易地或原始交易金額幣別做判斷，凡交易地非</w:t>
            </w:r>
            <w:r w:rsidRPr="00E84C5E">
              <w:rPr>
                <w:rFonts w:ascii="Century Gothic" w:eastAsia="微軟正黑體" w:hAnsi="Century Gothic"/>
                <w:color w:val="BFBFBF" w:themeColor="background1" w:themeShade="BF"/>
                <w:sz w:val="22"/>
              </w:rPr>
              <w:t>TW</w:t>
            </w:r>
            <w:r w:rsidRPr="00E84C5E">
              <w:rPr>
                <w:rFonts w:ascii="Century Gothic" w:eastAsia="微軟正黑體" w:hAnsi="Century Gothic" w:hint="eastAsia"/>
                <w:color w:val="BFBFBF" w:themeColor="background1" w:themeShade="BF"/>
                <w:sz w:val="22"/>
              </w:rPr>
              <w:t>或原始交易金額非新臺幣，即屬國外交易。</w:t>
            </w:r>
          </w:p>
          <w:p w14:paraId="06FE5E7B"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3</w:t>
            </w:r>
            <w:r w:rsidRPr="00E84C5E">
              <w:rPr>
                <w:rFonts w:ascii="Century Gothic" w:eastAsia="微軟正黑體" w:hAnsi="Century Gothic" w:hint="eastAsia"/>
                <w:color w:val="BFBFBF" w:themeColor="background1" w:themeShade="BF"/>
                <w:sz w:val="22"/>
              </w:rPr>
              <w:t>、實體交易</w:t>
            </w:r>
            <w:proofErr w:type="gramStart"/>
            <w:r w:rsidRPr="00E84C5E">
              <w:rPr>
                <w:rFonts w:ascii="Century Gothic" w:eastAsia="微軟正黑體" w:hAnsi="Century Gothic" w:hint="eastAsia"/>
                <w:color w:val="BFBFBF" w:themeColor="background1" w:themeShade="BF"/>
                <w:sz w:val="22"/>
              </w:rPr>
              <w:t>及線上交易</w:t>
            </w:r>
            <w:proofErr w:type="gramEnd"/>
            <w:r w:rsidRPr="00E84C5E">
              <w:rPr>
                <w:rFonts w:ascii="Century Gothic" w:eastAsia="微軟正黑體" w:hAnsi="Century Gothic" w:hint="eastAsia"/>
                <w:color w:val="BFBFBF" w:themeColor="background1" w:themeShade="BF"/>
                <w:sz w:val="22"/>
              </w:rPr>
              <w:t>係依據授權時收單機構所提供之該筆交易之參數代碼為</w:t>
            </w:r>
            <w:proofErr w:type="gramStart"/>
            <w:r w:rsidRPr="00E84C5E">
              <w:rPr>
                <w:rFonts w:ascii="Century Gothic" w:eastAsia="微軟正黑體" w:hAnsi="Century Gothic" w:hint="eastAsia"/>
                <w:color w:val="BFBFBF" w:themeColor="background1" w:themeShade="BF"/>
                <w:sz w:val="22"/>
              </w:rPr>
              <w:t>準</w:t>
            </w:r>
            <w:proofErr w:type="gramEnd"/>
            <w:r w:rsidRPr="00E84C5E">
              <w:rPr>
                <w:rFonts w:ascii="Century Gothic" w:eastAsia="微軟正黑體" w:hAnsi="Century Gothic" w:hint="eastAsia"/>
                <w:color w:val="BFBFBF" w:themeColor="background1" w:themeShade="BF"/>
                <w:sz w:val="22"/>
              </w:rPr>
              <w:t>為</w:t>
            </w:r>
            <w:proofErr w:type="gramStart"/>
            <w:r w:rsidRPr="00E84C5E">
              <w:rPr>
                <w:rFonts w:ascii="Century Gothic" w:eastAsia="微軟正黑體" w:hAnsi="Century Gothic" w:hint="eastAsia"/>
                <w:color w:val="BFBFBF" w:themeColor="background1" w:themeShade="BF"/>
                <w:sz w:val="22"/>
              </w:rPr>
              <w:t>準</w:t>
            </w:r>
            <w:proofErr w:type="gramEnd"/>
            <w:r w:rsidRPr="00E84C5E">
              <w:rPr>
                <w:rFonts w:ascii="Century Gothic" w:eastAsia="微軟正黑體" w:hAnsi="Century Gothic" w:hint="eastAsia"/>
                <w:color w:val="BFBFBF" w:themeColor="background1" w:themeShade="BF"/>
                <w:sz w:val="22"/>
              </w:rPr>
              <w:t>，如果收單機構未正確使用卡組織制定的參數代碼，可能會影響最終結果。</w:t>
            </w:r>
          </w:p>
          <w:p w14:paraId="677B4071"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4</w:t>
            </w:r>
            <w:r w:rsidRPr="00E84C5E">
              <w:rPr>
                <w:rFonts w:ascii="Century Gothic" w:eastAsia="微軟正黑體" w:hAnsi="Century Gothic" w:hint="eastAsia"/>
                <w:color w:val="BFBFBF" w:themeColor="background1" w:themeShade="BF"/>
                <w:sz w:val="22"/>
              </w:rPr>
              <w:t>、行動支付係指</w:t>
            </w:r>
            <w:r w:rsidRPr="00E84C5E">
              <w:rPr>
                <w:rFonts w:ascii="Century Gothic" w:eastAsia="微軟正黑體" w:hAnsi="Century Gothic"/>
                <w:color w:val="BFBFBF" w:themeColor="background1" w:themeShade="BF"/>
                <w:sz w:val="22"/>
              </w:rPr>
              <w:t>Apple Pay</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Google Pay</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lastRenderedPageBreak/>
              <w:t>Samsung Pay</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Garmin Pay</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Fitbit Pay</w:t>
            </w:r>
            <w:r w:rsidRPr="00E84C5E">
              <w:rPr>
                <w:rFonts w:ascii="Century Gothic" w:eastAsia="微軟正黑體" w:hAnsi="Century Gothic" w:hint="eastAsia"/>
                <w:color w:val="BFBFBF" w:themeColor="background1" w:themeShade="BF"/>
                <w:sz w:val="22"/>
              </w:rPr>
              <w:t>等五大行動支付錢包，</w:t>
            </w:r>
            <w:r w:rsidRPr="00E84C5E">
              <w:rPr>
                <w:rFonts w:ascii="Century Gothic" w:eastAsia="微軟正黑體" w:hAnsi="Century Gothic"/>
                <w:color w:val="BFBFBF" w:themeColor="background1" w:themeShade="BF"/>
                <w:sz w:val="22"/>
              </w:rPr>
              <w:t>Google Pay</w:t>
            </w:r>
            <w:r w:rsidRPr="00E84C5E">
              <w:rPr>
                <w:rFonts w:ascii="Century Gothic" w:eastAsia="微軟正黑體" w:hAnsi="Century Gothic" w:hint="eastAsia"/>
                <w:color w:val="BFBFBF" w:themeColor="background1" w:themeShade="BF"/>
                <w:sz w:val="22"/>
              </w:rPr>
              <w:t>交易係指代碼化交易，不包含</w:t>
            </w:r>
            <w:r w:rsidRPr="00E84C5E">
              <w:rPr>
                <w:rFonts w:ascii="Century Gothic" w:eastAsia="微軟正黑體" w:hAnsi="Century Gothic"/>
                <w:color w:val="BFBFBF" w:themeColor="background1" w:themeShade="BF"/>
                <w:sz w:val="22"/>
              </w:rPr>
              <w:t>Google Play Store</w:t>
            </w:r>
            <w:r w:rsidRPr="00E84C5E">
              <w:rPr>
                <w:rFonts w:ascii="Century Gothic" w:eastAsia="微軟正黑體" w:hAnsi="Century Gothic" w:hint="eastAsia"/>
                <w:color w:val="BFBFBF" w:themeColor="background1" w:themeShade="BF"/>
                <w:sz w:val="22"/>
              </w:rPr>
              <w:t>或其他自動</w:t>
            </w:r>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手動填入的</w:t>
            </w:r>
            <w:proofErr w:type="gramStart"/>
            <w:r w:rsidRPr="00E84C5E">
              <w:rPr>
                <w:rFonts w:ascii="Century Gothic" w:eastAsia="微軟正黑體" w:hAnsi="Century Gothic" w:hint="eastAsia"/>
                <w:color w:val="BFBFBF" w:themeColor="background1" w:themeShade="BF"/>
                <w:sz w:val="22"/>
              </w:rPr>
              <w:t>卡號且須</w:t>
            </w:r>
            <w:proofErr w:type="gramEnd"/>
            <w:r w:rsidRPr="00E84C5E">
              <w:rPr>
                <w:rFonts w:ascii="Century Gothic" w:eastAsia="微軟正黑體" w:hAnsi="Century Gothic" w:hint="eastAsia"/>
                <w:color w:val="BFBFBF" w:themeColor="background1" w:themeShade="BF"/>
                <w:sz w:val="22"/>
              </w:rPr>
              <w:t>輸入卡片後三碼完成結帳之交易。</w:t>
            </w:r>
          </w:p>
          <w:p w14:paraId="7E640BE2"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5</w:t>
            </w:r>
            <w:r w:rsidRPr="00E84C5E">
              <w:rPr>
                <w:rFonts w:ascii="Century Gothic" w:eastAsia="微軟正黑體" w:hAnsi="Century Gothic" w:hint="eastAsia"/>
                <w:color w:val="BFBFBF" w:themeColor="background1" w:themeShade="BF"/>
                <w:sz w:val="22"/>
              </w:rPr>
              <w:t>、街口、</w:t>
            </w:r>
            <w:r w:rsidRPr="00E84C5E">
              <w:rPr>
                <w:rFonts w:ascii="Century Gothic" w:eastAsia="微軟正黑體" w:hAnsi="Century Gothic"/>
                <w:color w:val="BFBFBF" w:themeColor="background1" w:themeShade="BF"/>
                <w:sz w:val="22"/>
              </w:rPr>
              <w:t>Line Pay</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Pi</w:t>
            </w:r>
            <w:r w:rsidRPr="00E84C5E">
              <w:rPr>
                <w:rFonts w:ascii="Century Gothic" w:eastAsia="微軟正黑體" w:hAnsi="Century Gothic" w:hint="eastAsia"/>
                <w:color w:val="BFBFBF" w:themeColor="background1" w:themeShade="BF"/>
                <w:sz w:val="22"/>
              </w:rPr>
              <w:t>錢包、所提供之電子錢包雖有部分仍為面對面交易，實際上收單機構所提供之參數代碼仍歸類</w:t>
            </w:r>
            <w:proofErr w:type="gramStart"/>
            <w:r w:rsidRPr="00E84C5E">
              <w:rPr>
                <w:rFonts w:ascii="Century Gothic" w:eastAsia="微軟正黑體" w:hAnsi="Century Gothic" w:hint="eastAsia"/>
                <w:color w:val="BFBFBF" w:themeColor="background1" w:themeShade="BF"/>
                <w:sz w:val="22"/>
              </w:rPr>
              <w:t>在線上交易</w:t>
            </w:r>
            <w:proofErr w:type="gramEnd"/>
            <w:r w:rsidRPr="00E84C5E">
              <w:rPr>
                <w:rFonts w:ascii="Century Gothic" w:eastAsia="微軟正黑體" w:hAnsi="Century Gothic" w:hint="eastAsia"/>
                <w:color w:val="BFBFBF" w:themeColor="background1" w:themeShade="BF"/>
                <w:sz w:val="22"/>
              </w:rPr>
              <w:t>，</w:t>
            </w:r>
            <w:proofErr w:type="gramStart"/>
            <w:r w:rsidRPr="00E84C5E">
              <w:rPr>
                <w:rFonts w:ascii="Century Gothic" w:eastAsia="微軟正黑體" w:hAnsi="Century Gothic" w:hint="eastAsia"/>
                <w:color w:val="BFBFBF" w:themeColor="background1" w:themeShade="BF"/>
                <w:sz w:val="22"/>
              </w:rPr>
              <w:t>關閉線上交易</w:t>
            </w:r>
            <w:proofErr w:type="gramEnd"/>
            <w:r w:rsidRPr="00E84C5E">
              <w:rPr>
                <w:rFonts w:ascii="Century Gothic" w:eastAsia="微軟正黑體" w:hAnsi="Century Gothic" w:hint="eastAsia"/>
                <w:color w:val="BFBFBF" w:themeColor="background1" w:themeShade="BF"/>
                <w:sz w:val="22"/>
              </w:rPr>
              <w:t>後將無法使用上述服務。</w:t>
            </w:r>
          </w:p>
          <w:p w14:paraId="5F28DF53" w14:textId="77777777" w:rsidR="00AD02E1" w:rsidRPr="00E84C5E" w:rsidRDefault="00AD02E1" w:rsidP="00AD02E1">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6</w:t>
            </w:r>
            <w:r w:rsidRPr="00E84C5E">
              <w:rPr>
                <w:rFonts w:ascii="Century Gothic" w:eastAsia="微軟正黑體" w:hAnsi="Century Gothic" w:hint="eastAsia"/>
                <w:color w:val="BFBFBF" w:themeColor="background1" w:themeShade="BF"/>
                <w:sz w:val="22"/>
              </w:rPr>
              <w:t>、換卡後，新卡需重新進行交易通路設定，每筆交易所屬之控管分類依商家所屬收單機構實際授權時帶入之參數代碼為</w:t>
            </w:r>
            <w:proofErr w:type="gramStart"/>
            <w:r w:rsidRPr="00E84C5E">
              <w:rPr>
                <w:rFonts w:ascii="Century Gothic" w:eastAsia="微軟正黑體" w:hAnsi="Century Gothic" w:hint="eastAsia"/>
                <w:color w:val="BFBFBF" w:themeColor="background1" w:themeShade="BF"/>
                <w:sz w:val="22"/>
              </w:rPr>
              <w:t>準</w:t>
            </w:r>
            <w:proofErr w:type="gramEnd"/>
            <w:r w:rsidRPr="00E84C5E">
              <w:rPr>
                <w:rFonts w:ascii="Century Gothic" w:eastAsia="微軟正黑體" w:hAnsi="Century Gothic" w:hint="eastAsia"/>
                <w:color w:val="BFBFBF" w:themeColor="background1" w:themeShade="BF"/>
                <w:sz w:val="22"/>
              </w:rPr>
              <w:t>。</w:t>
            </w:r>
          </w:p>
          <w:p w14:paraId="0593A117" w14:textId="58C98FC0" w:rsidR="005021EA" w:rsidRPr="00E84C5E" w:rsidRDefault="00AD02E1" w:rsidP="009E3022">
            <w:pPr>
              <w:pStyle w:val="af5"/>
              <w:spacing w:line="0" w:lineRule="atLeast"/>
              <w:ind w:leftChars="400" w:left="960"/>
              <w:rPr>
                <w:rFonts w:ascii="Century Gothic" w:eastAsia="微軟正黑體" w:hAnsi="Century Gothic"/>
                <w:color w:val="BFBFBF" w:themeColor="background1" w:themeShade="BF"/>
                <w:sz w:val="22"/>
              </w:rPr>
            </w:pPr>
            <w:r w:rsidRPr="00E84C5E">
              <w:rPr>
                <w:rFonts w:ascii="Century Gothic" w:eastAsia="微軟正黑體" w:hAnsi="Century Gothic"/>
                <w:color w:val="BFBFBF" w:themeColor="background1" w:themeShade="BF"/>
                <w:sz w:val="22"/>
              </w:rPr>
              <w:t>7</w:t>
            </w:r>
            <w:r w:rsidRPr="00E84C5E">
              <w:rPr>
                <w:rFonts w:ascii="Century Gothic" w:eastAsia="微軟正黑體" w:hAnsi="Century Gothic" w:hint="eastAsia"/>
                <w:color w:val="BFBFBF" w:themeColor="background1" w:themeShade="BF"/>
                <w:sz w:val="22"/>
              </w:rPr>
              <w:t>、餘未盡事宜</w:t>
            </w:r>
            <w:proofErr w:type="gramStart"/>
            <w:r w:rsidRPr="00E84C5E">
              <w:rPr>
                <w:rFonts w:ascii="Century Gothic" w:eastAsia="微軟正黑體" w:hAnsi="Century Gothic" w:hint="eastAsia"/>
                <w:color w:val="BFBFBF" w:themeColor="background1" w:themeShade="BF"/>
                <w:sz w:val="22"/>
              </w:rPr>
              <w:t>悉</w:t>
            </w:r>
            <w:proofErr w:type="gramEnd"/>
            <w:r w:rsidRPr="00E84C5E">
              <w:rPr>
                <w:rFonts w:ascii="Century Gothic" w:eastAsia="微軟正黑體" w:hAnsi="Century Gothic" w:hint="eastAsia"/>
                <w:color w:val="BFBFBF" w:themeColor="background1" w:themeShade="BF"/>
                <w:sz w:val="22"/>
              </w:rPr>
              <w:t>依照本行信用卡契約辦理。</w:t>
            </w:r>
          </w:p>
          <w:p w14:paraId="0B97AC20" w14:textId="77777777" w:rsidR="005021EA" w:rsidRPr="00E84C5E" w:rsidRDefault="005021EA" w:rsidP="00531BCA">
            <w:pPr>
              <w:pStyle w:val="af5"/>
              <w:numPr>
                <w:ilvl w:val="0"/>
                <w:numId w:val="8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確定</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：點擊關閉燈箱</w:t>
            </w:r>
          </w:p>
          <w:p w14:paraId="54B30703" w14:textId="77777777" w:rsidR="005021EA" w:rsidRPr="00E84C5E" w:rsidRDefault="005021EA" w:rsidP="00531BCA">
            <w:pPr>
              <w:pStyle w:val="af5"/>
              <w:numPr>
                <w:ilvl w:val="0"/>
                <w:numId w:val="86"/>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檢核：已啟用</w:t>
            </w:r>
            <w:r w:rsidRPr="00E84C5E">
              <w:rPr>
                <w:rFonts w:ascii="Century Gothic" w:eastAsia="微軟正黑體" w:hAnsi="Century Gothic"/>
                <w:color w:val="BFBFBF" w:themeColor="background1" w:themeShade="BF"/>
                <w:sz w:val="22"/>
              </w:rPr>
              <w:t>or</w:t>
            </w:r>
            <w:r w:rsidRPr="00E84C5E">
              <w:rPr>
                <w:rFonts w:ascii="Century Gothic" w:eastAsia="微軟正黑體" w:hAnsi="Century Gothic" w:hint="eastAsia"/>
                <w:color w:val="BFBFBF" w:themeColor="background1" w:themeShade="BF"/>
                <w:sz w:val="22"/>
              </w:rPr>
              <w:t>已開卡</w:t>
            </w:r>
          </w:p>
          <w:p w14:paraId="7320F18D" w14:textId="24F3171F" w:rsidR="005021EA" w:rsidRPr="00E84C5E" w:rsidRDefault="005021EA" w:rsidP="00531BCA">
            <w:pPr>
              <w:pStyle w:val="af5"/>
              <w:numPr>
                <w:ilvl w:val="0"/>
                <w:numId w:val="86"/>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顯示：查詢前次設定值，首次預設全部開啟</w:t>
            </w:r>
          </w:p>
          <w:tbl>
            <w:tblPr>
              <w:tblStyle w:val="aa"/>
              <w:tblW w:w="0" w:type="auto"/>
              <w:tblLayout w:type="fixed"/>
              <w:tblLook w:val="04A0" w:firstRow="1" w:lastRow="0" w:firstColumn="1" w:lastColumn="0" w:noHBand="0" w:noVBand="1"/>
            </w:tblPr>
            <w:tblGrid>
              <w:gridCol w:w="2631"/>
              <w:gridCol w:w="3544"/>
            </w:tblGrid>
            <w:tr w:rsidR="005021EA" w:rsidRPr="00084863" w14:paraId="47A08898" w14:textId="77777777" w:rsidTr="00B4532B">
              <w:trPr>
                <w:trHeight w:val="397"/>
              </w:trPr>
              <w:tc>
                <w:tcPr>
                  <w:tcW w:w="2631" w:type="dxa"/>
                  <w:shd w:val="clear" w:color="auto" w:fill="D9D9D9" w:themeFill="background1" w:themeFillShade="D9"/>
                  <w:vAlign w:val="center"/>
                </w:tcPr>
                <w:p w14:paraId="51DFAAE7"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w:t>
                  </w:r>
                </w:p>
              </w:tc>
              <w:tc>
                <w:tcPr>
                  <w:tcW w:w="3544" w:type="dxa"/>
                  <w:shd w:val="clear" w:color="auto" w:fill="D9D9D9" w:themeFill="background1" w:themeFillShade="D9"/>
                  <w:vAlign w:val="center"/>
                </w:tcPr>
                <w:p w14:paraId="0CAC435A"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說明</w:t>
                  </w:r>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動作</w:t>
                  </w:r>
                </w:p>
              </w:tc>
            </w:tr>
            <w:tr w:rsidR="002929FF" w:rsidRPr="00084863" w14:paraId="1A463E4D" w14:textId="77777777" w:rsidTr="00B4532B">
              <w:trPr>
                <w:trHeight w:val="397"/>
              </w:trPr>
              <w:tc>
                <w:tcPr>
                  <w:tcW w:w="2631" w:type="dxa"/>
                  <w:vAlign w:val="center"/>
                </w:tcPr>
                <w:p w14:paraId="76FC8282" w14:textId="4D7E8468" w:rsidR="002929FF" w:rsidRPr="00E84C5E" w:rsidRDefault="002929FF" w:rsidP="002929FF">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暫停所有交易</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3544" w:type="dxa"/>
                  <w:vAlign w:val="center"/>
                </w:tcPr>
                <w:p w14:paraId="1A53B66F" w14:textId="033B7EE6" w:rsidR="002929FF" w:rsidRPr="00E84C5E" w:rsidRDefault="002929FF" w:rsidP="00531BCA">
                  <w:pPr>
                    <w:pStyle w:val="af5"/>
                    <w:numPr>
                      <w:ilvl w:val="0"/>
                      <w:numId w:val="10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w:t>
                  </w:r>
                  <w:proofErr w:type="gramStart"/>
                  <w:r w:rsidRPr="00E84C5E">
                    <w:rPr>
                      <w:rFonts w:ascii="Century Gothic" w:eastAsia="微軟正黑體" w:hAnsi="Century Gothic" w:hint="eastAsia"/>
                      <w:color w:val="BFBFBF" w:themeColor="background1" w:themeShade="BF"/>
                      <w:sz w:val="22"/>
                    </w:rPr>
                    <w:t>為</w:t>
                  </w:r>
                  <w:r w:rsidR="00C445A8" w:rsidRPr="00E84C5E">
                    <w:rPr>
                      <w:rFonts w:ascii="Century Gothic" w:eastAsia="微軟正黑體" w:hAnsi="Century Gothic" w:hint="eastAsia"/>
                      <w:color w:val="BFBFBF" w:themeColor="background1" w:themeShade="BF"/>
                      <w:sz w:val="22"/>
                    </w:rPr>
                    <w:t>未</w:t>
                  </w:r>
                  <w:r w:rsidRPr="00E84C5E">
                    <w:rPr>
                      <w:rFonts w:ascii="Century Gothic" w:eastAsia="微軟正黑體" w:hAnsi="Century Gothic" w:hint="eastAsia"/>
                      <w:color w:val="BFBFBF" w:themeColor="background1" w:themeShade="BF"/>
                      <w:sz w:val="22"/>
                    </w:rPr>
                    <w:t>勾選</w:t>
                  </w:r>
                  <w:proofErr w:type="gramEnd"/>
                </w:p>
                <w:p w14:paraId="1AEB7DCA" w14:textId="2F80ECCA" w:rsidR="002929FF" w:rsidRPr="00E84C5E" w:rsidRDefault="002929FF" w:rsidP="00531BCA">
                  <w:pPr>
                    <w:pStyle w:val="af5"/>
                    <w:numPr>
                      <w:ilvl w:val="0"/>
                      <w:numId w:val="107"/>
                    </w:numPr>
                    <w:spacing w:line="0" w:lineRule="atLeast"/>
                    <w:ind w:leftChars="0"/>
                    <w:rPr>
                      <w:rFonts w:ascii="Century Gothic" w:eastAsia="微軟正黑體" w:hAnsi="Century Gothic"/>
                      <w:color w:val="BFBFBF" w:themeColor="background1" w:themeShade="BF"/>
                      <w:sz w:val="22"/>
                    </w:rPr>
                  </w:pPr>
                  <w:proofErr w:type="gramStart"/>
                  <w:r w:rsidRPr="00E84C5E">
                    <w:rPr>
                      <w:rFonts w:ascii="Century Gothic" w:eastAsia="微軟正黑體" w:hAnsi="Century Gothic" w:hint="eastAsia"/>
                      <w:color w:val="BFBFBF" w:themeColor="background1" w:themeShade="BF"/>
                      <w:sz w:val="22"/>
                    </w:rPr>
                    <w:t>點擊勾選</w:t>
                  </w:r>
                  <w:proofErr w:type="gramEnd"/>
                  <w:r w:rsidRPr="00E84C5E">
                    <w:rPr>
                      <w:rFonts w:ascii="Century Gothic" w:eastAsia="微軟正黑體" w:hAnsi="Century Gothic" w:hint="eastAsia"/>
                      <w:color w:val="BFBFBF" w:themeColor="background1" w:themeShade="BF"/>
                      <w:sz w:val="22"/>
                    </w:rPr>
                    <w:t>：將以下設定全部關閉清空</w:t>
                  </w:r>
                </w:p>
                <w:p w14:paraId="4CC996B8" w14:textId="410263C0" w:rsidR="002929FF" w:rsidRPr="00E84C5E" w:rsidRDefault="002929FF" w:rsidP="00531BCA">
                  <w:pPr>
                    <w:pStyle w:val="af5"/>
                    <w:numPr>
                      <w:ilvl w:val="0"/>
                      <w:numId w:val="10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取消勾選：將國內外交易設定全部開啟</w:t>
                  </w:r>
                </w:p>
                <w:p w14:paraId="4F4F0D7F" w14:textId="77777777" w:rsidR="002929FF" w:rsidRPr="00E84C5E" w:rsidRDefault="002929FF" w:rsidP="00531BCA">
                  <w:pPr>
                    <w:pStyle w:val="af5"/>
                    <w:numPr>
                      <w:ilvl w:val="0"/>
                      <w:numId w:val="107"/>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備註：</w:t>
                  </w:r>
                </w:p>
                <w:p w14:paraId="502799DB" w14:textId="6FA8EDB8" w:rsidR="002929FF" w:rsidRPr="00E84C5E" w:rsidRDefault="002929FF" w:rsidP="00A90D2C">
                  <w:pPr>
                    <w:pStyle w:val="af5"/>
                    <w:spacing w:line="0" w:lineRule="atLeast"/>
                    <w:ind w:leftChars="0" w:left="36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以下若為全部關閉，</w:t>
                  </w:r>
                  <w:proofErr w:type="gramStart"/>
                  <w:r w:rsidRPr="00E84C5E">
                    <w:rPr>
                      <w:rFonts w:ascii="Century Gothic" w:eastAsia="微軟正黑體" w:hAnsi="Century Gothic" w:hint="eastAsia"/>
                      <w:color w:val="BFBFBF" w:themeColor="background1" w:themeShade="BF"/>
                      <w:sz w:val="22"/>
                    </w:rPr>
                    <w:t>則勾選</w:t>
                  </w:r>
                  <w:proofErr w:type="gramEnd"/>
                  <w:r w:rsidRPr="00E84C5E">
                    <w:rPr>
                      <w:rFonts w:ascii="Century Gothic" w:eastAsia="微軟正黑體" w:hAnsi="Century Gothic" w:hint="eastAsia"/>
                      <w:color w:val="BFBFBF" w:themeColor="background1" w:themeShade="BF"/>
                      <w:sz w:val="22"/>
                    </w:rPr>
                    <w:t>。以下若至少有一設定，則取消勾選。</w:t>
                  </w:r>
                </w:p>
              </w:tc>
            </w:tr>
            <w:tr w:rsidR="005021EA" w:rsidRPr="00084863" w14:paraId="4A3559B5" w14:textId="77777777" w:rsidTr="00B4532B">
              <w:trPr>
                <w:trHeight w:val="397"/>
              </w:trPr>
              <w:tc>
                <w:tcPr>
                  <w:tcW w:w="2631" w:type="dxa"/>
                  <w:vAlign w:val="center"/>
                </w:tcPr>
                <w:p w14:paraId="74A51232" w14:textId="2C0CD568" w:rsidR="005021EA" w:rsidRPr="00E84C5E" w:rsidRDefault="005021EA"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國內</w:t>
                  </w:r>
                  <w:r w:rsidR="00AD02E1" w:rsidRPr="00E84C5E">
                    <w:rPr>
                      <w:rFonts w:ascii="Century Gothic" w:eastAsia="微軟正黑體" w:hAnsi="Century Gothic" w:hint="eastAsia"/>
                      <w:color w:val="BFBFBF" w:themeColor="background1" w:themeShade="BF"/>
                      <w:sz w:val="22"/>
                    </w:rPr>
                    <w:t>實體</w:t>
                  </w:r>
                  <w:r w:rsidRPr="00E84C5E">
                    <w:rPr>
                      <w:rFonts w:ascii="Century Gothic" w:eastAsia="微軟正黑體" w:hAnsi="Century Gothic" w:hint="eastAsia"/>
                      <w:color w:val="BFBFBF" w:themeColor="background1" w:themeShade="BF"/>
                      <w:sz w:val="22"/>
                    </w:rPr>
                    <w:t>交易</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3544" w:type="dxa"/>
                  <w:vAlign w:val="center"/>
                </w:tcPr>
                <w:p w14:paraId="7BB80657" w14:textId="77777777" w:rsidR="005021EA" w:rsidRPr="00E84C5E" w:rsidRDefault="005021EA" w:rsidP="00531BCA">
                  <w:pPr>
                    <w:pStyle w:val="af5"/>
                    <w:numPr>
                      <w:ilvl w:val="0"/>
                      <w:numId w:val="166"/>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預設：首次為開啟</w:t>
                  </w:r>
                </w:p>
                <w:p w14:paraId="5DD83350" w14:textId="77777777" w:rsidR="005021EA" w:rsidRPr="00E84C5E" w:rsidRDefault="005021EA" w:rsidP="00531BCA">
                  <w:pPr>
                    <w:pStyle w:val="af5"/>
                    <w:numPr>
                      <w:ilvl w:val="0"/>
                      <w:numId w:val="166"/>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點擊：即可設定開關</w:t>
                  </w:r>
                </w:p>
              </w:tc>
            </w:tr>
            <w:tr w:rsidR="005021EA" w:rsidRPr="00084863" w14:paraId="13E1AC93" w14:textId="77777777" w:rsidTr="00B4532B">
              <w:trPr>
                <w:trHeight w:val="397"/>
              </w:trPr>
              <w:tc>
                <w:tcPr>
                  <w:tcW w:w="2631" w:type="dxa"/>
                  <w:vAlign w:val="center"/>
                </w:tcPr>
                <w:p w14:paraId="7BBF3FD4" w14:textId="22A40AD9" w:rsidR="005021EA" w:rsidRPr="00E84C5E" w:rsidRDefault="005021EA" w:rsidP="009E3022">
                  <w:pPr>
                    <w:spacing w:line="0" w:lineRule="atLeast"/>
                    <w:rPr>
                      <w:rFonts w:ascii="Century Gothic" w:eastAsia="微軟正黑體" w:hAnsi="Century Gothic"/>
                      <w:color w:val="BFBFBF" w:themeColor="background1" w:themeShade="BF"/>
                      <w:sz w:val="22"/>
                    </w:rPr>
                  </w:pPr>
                  <w:proofErr w:type="gramStart"/>
                  <w:r w:rsidRPr="00E84C5E">
                    <w:rPr>
                      <w:rFonts w:ascii="Century Gothic" w:eastAsia="微軟正黑體" w:hAnsi="Century Gothic" w:hint="eastAsia"/>
                      <w:color w:val="BFBFBF" w:themeColor="background1" w:themeShade="BF"/>
                      <w:sz w:val="22"/>
                    </w:rPr>
                    <w:t>國內</w:t>
                  </w:r>
                  <w:r w:rsidR="00AD02E1" w:rsidRPr="00E84C5E">
                    <w:rPr>
                      <w:rFonts w:ascii="Century Gothic" w:eastAsia="微軟正黑體" w:hAnsi="Century Gothic" w:hint="eastAsia"/>
                      <w:color w:val="BFBFBF" w:themeColor="background1" w:themeShade="BF"/>
                      <w:sz w:val="22"/>
                    </w:rPr>
                    <w:t>線上</w:t>
                  </w:r>
                  <w:r w:rsidRPr="00E84C5E">
                    <w:rPr>
                      <w:rFonts w:ascii="Century Gothic" w:eastAsia="微軟正黑體" w:hAnsi="Century Gothic" w:hint="eastAsia"/>
                      <w:color w:val="BFBFBF" w:themeColor="background1" w:themeShade="BF"/>
                      <w:sz w:val="22"/>
                    </w:rPr>
                    <w:t>交易</w:t>
                  </w:r>
                  <w:proofErr w:type="gramEnd"/>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3544" w:type="dxa"/>
                  <w:vAlign w:val="center"/>
                </w:tcPr>
                <w:p w14:paraId="7300A85D" w14:textId="77777777" w:rsidR="005021EA" w:rsidRPr="00E84C5E" w:rsidRDefault="005021EA" w:rsidP="00531BCA">
                  <w:pPr>
                    <w:pStyle w:val="af5"/>
                    <w:numPr>
                      <w:ilvl w:val="0"/>
                      <w:numId w:val="108"/>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預設：首次為開啟</w:t>
                  </w:r>
                </w:p>
                <w:p w14:paraId="7B47FDD4" w14:textId="77777777" w:rsidR="005021EA" w:rsidRPr="00E84C5E" w:rsidRDefault="005021EA" w:rsidP="00531BCA">
                  <w:pPr>
                    <w:pStyle w:val="af5"/>
                    <w:numPr>
                      <w:ilvl w:val="0"/>
                      <w:numId w:val="108"/>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點擊：即可設定開關</w:t>
                  </w:r>
                </w:p>
              </w:tc>
            </w:tr>
            <w:tr w:rsidR="005021EA" w:rsidRPr="00084863" w14:paraId="04A2F95D" w14:textId="77777777" w:rsidTr="00B4532B">
              <w:trPr>
                <w:trHeight w:val="397"/>
              </w:trPr>
              <w:tc>
                <w:tcPr>
                  <w:tcW w:w="2631" w:type="dxa"/>
                  <w:vAlign w:val="center"/>
                </w:tcPr>
                <w:p w14:paraId="52204B39" w14:textId="770C22F6" w:rsidR="005021EA" w:rsidRPr="00E84C5E" w:rsidRDefault="005021EA"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國外</w:t>
                  </w:r>
                  <w:r w:rsidR="00AD02E1" w:rsidRPr="00E84C5E">
                    <w:rPr>
                      <w:rFonts w:ascii="Century Gothic" w:eastAsia="微軟正黑體" w:hAnsi="Century Gothic" w:hint="eastAsia"/>
                      <w:color w:val="BFBFBF" w:themeColor="background1" w:themeShade="BF"/>
                      <w:sz w:val="22"/>
                    </w:rPr>
                    <w:t>實體</w:t>
                  </w:r>
                  <w:r w:rsidRPr="00E84C5E">
                    <w:rPr>
                      <w:rFonts w:ascii="Century Gothic" w:eastAsia="微軟正黑體" w:hAnsi="Century Gothic" w:hint="eastAsia"/>
                      <w:color w:val="BFBFBF" w:themeColor="background1" w:themeShade="BF"/>
                      <w:sz w:val="22"/>
                    </w:rPr>
                    <w:t>交易</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3544" w:type="dxa"/>
                  <w:vAlign w:val="center"/>
                </w:tcPr>
                <w:p w14:paraId="3BF2A3D9" w14:textId="77777777" w:rsidR="005021EA" w:rsidRPr="00E84C5E" w:rsidRDefault="005021EA" w:rsidP="00531BCA">
                  <w:pPr>
                    <w:pStyle w:val="af5"/>
                    <w:numPr>
                      <w:ilvl w:val="0"/>
                      <w:numId w:val="10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預設：首次為開啟</w:t>
                  </w:r>
                </w:p>
                <w:p w14:paraId="66848303" w14:textId="77777777" w:rsidR="005021EA" w:rsidRPr="00E84C5E" w:rsidRDefault="005021EA" w:rsidP="00531BCA">
                  <w:pPr>
                    <w:pStyle w:val="af5"/>
                    <w:numPr>
                      <w:ilvl w:val="0"/>
                      <w:numId w:val="10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點擊：即可設定開關</w:t>
                  </w:r>
                </w:p>
              </w:tc>
            </w:tr>
            <w:tr w:rsidR="005021EA" w:rsidRPr="00084863" w14:paraId="1F78A169" w14:textId="77777777" w:rsidTr="00B4532B">
              <w:trPr>
                <w:trHeight w:val="397"/>
              </w:trPr>
              <w:tc>
                <w:tcPr>
                  <w:tcW w:w="2631" w:type="dxa"/>
                  <w:vAlign w:val="center"/>
                </w:tcPr>
                <w:p w14:paraId="7B450E24" w14:textId="203A57BA" w:rsidR="005021EA" w:rsidRPr="00E84C5E" w:rsidRDefault="005021EA"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國外</w:t>
                  </w:r>
                  <w:r w:rsidR="00AD02E1" w:rsidRPr="00E84C5E">
                    <w:rPr>
                      <w:rFonts w:ascii="Century Gothic" w:eastAsia="微軟正黑體" w:hAnsi="Century Gothic" w:hint="eastAsia"/>
                      <w:color w:val="BFBFBF" w:themeColor="background1" w:themeShade="BF"/>
                      <w:sz w:val="22"/>
                    </w:rPr>
                    <w:t>線上</w:t>
                  </w:r>
                  <w:r w:rsidRPr="00E84C5E">
                    <w:rPr>
                      <w:rFonts w:ascii="Century Gothic" w:eastAsia="微軟正黑體" w:hAnsi="Century Gothic" w:hint="eastAsia"/>
                      <w:color w:val="BFBFBF" w:themeColor="background1" w:themeShade="BF"/>
                      <w:sz w:val="22"/>
                    </w:rPr>
                    <w:t>交易</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3544" w:type="dxa"/>
                  <w:vAlign w:val="center"/>
                </w:tcPr>
                <w:p w14:paraId="233C8579" w14:textId="77777777" w:rsidR="005021EA" w:rsidRPr="00E84C5E" w:rsidRDefault="005021EA" w:rsidP="00531BCA">
                  <w:pPr>
                    <w:pStyle w:val="af5"/>
                    <w:numPr>
                      <w:ilvl w:val="0"/>
                      <w:numId w:val="11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預設：首次為開啟</w:t>
                  </w:r>
                </w:p>
                <w:p w14:paraId="63D93950" w14:textId="77777777" w:rsidR="005021EA" w:rsidRPr="00E84C5E" w:rsidRDefault="005021EA" w:rsidP="00531BCA">
                  <w:pPr>
                    <w:pStyle w:val="af5"/>
                    <w:numPr>
                      <w:ilvl w:val="0"/>
                      <w:numId w:val="11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點擊：即可設定開關</w:t>
                  </w:r>
                </w:p>
              </w:tc>
            </w:tr>
            <w:tr w:rsidR="005021EA" w:rsidRPr="00084863" w14:paraId="5C454A74" w14:textId="77777777" w:rsidTr="00B4532B">
              <w:trPr>
                <w:trHeight w:val="397"/>
              </w:trPr>
              <w:tc>
                <w:tcPr>
                  <w:tcW w:w="2631" w:type="dxa"/>
                  <w:vAlign w:val="center"/>
                </w:tcPr>
                <w:p w14:paraId="179FA138" w14:textId="77B26C68" w:rsidR="005021EA" w:rsidRPr="00E84C5E" w:rsidRDefault="005021EA">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單筆交易</w:t>
                  </w:r>
                  <w:r w:rsidR="00AD02E1" w:rsidRPr="00E84C5E">
                    <w:rPr>
                      <w:rFonts w:ascii="Century Gothic" w:eastAsia="微軟正黑體" w:hAnsi="Century Gothic" w:hint="eastAsia"/>
                      <w:color w:val="BFBFBF" w:themeColor="background1" w:themeShade="BF"/>
                      <w:sz w:val="22"/>
                    </w:rPr>
                    <w:t>額度設定</w:t>
                  </w:r>
                  <w:r w:rsidR="00AD02E1" w:rsidRPr="00E84C5E">
                    <w:rPr>
                      <w:rFonts w:ascii="Century Gothic" w:eastAsia="微軟正黑體" w:hAnsi="Century Gothic"/>
                      <w:color w:val="BFBFBF" w:themeColor="background1" w:themeShade="BF"/>
                      <w:sz w:val="22"/>
                    </w:rPr>
                    <w:t>(</w:t>
                  </w:r>
                  <w:proofErr w:type="spellStart"/>
                  <w:r w:rsidR="00AD02E1" w:rsidRPr="00E84C5E">
                    <w:rPr>
                      <w:rFonts w:ascii="Century Gothic" w:eastAsia="微軟正黑體" w:hAnsi="Century Gothic"/>
                      <w:color w:val="BFBFBF" w:themeColor="background1" w:themeShade="BF"/>
                      <w:sz w:val="22"/>
                    </w:rPr>
                    <w:t>btn</w:t>
                  </w:r>
                  <w:proofErr w:type="spellEnd"/>
                  <w:r w:rsidR="00AD02E1" w:rsidRPr="00E84C5E">
                    <w:rPr>
                      <w:rFonts w:ascii="Century Gothic" w:eastAsia="微軟正黑體" w:hAnsi="Century Gothic"/>
                      <w:color w:val="BFBFBF" w:themeColor="background1" w:themeShade="BF"/>
                      <w:sz w:val="22"/>
                    </w:rPr>
                    <w:t>)</w:t>
                  </w:r>
                </w:p>
              </w:tc>
              <w:tc>
                <w:tcPr>
                  <w:tcW w:w="3544" w:type="dxa"/>
                  <w:vAlign w:val="center"/>
                </w:tcPr>
                <w:p w14:paraId="5A2A7602" w14:textId="2045BBA2" w:rsidR="00AD02E1" w:rsidRPr="00E84C5E" w:rsidRDefault="00AD02E1" w:rsidP="00531BCA">
                  <w:pPr>
                    <w:pStyle w:val="af5"/>
                    <w:numPr>
                      <w:ilvl w:val="0"/>
                      <w:numId w:val="111"/>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預設：首次無設定</w:t>
                  </w:r>
                </w:p>
                <w:p w14:paraId="54B5ABC3" w14:textId="7A6EAEE9" w:rsidR="00AD02E1" w:rsidRPr="00E84C5E" w:rsidRDefault="00AD02E1" w:rsidP="00531BCA">
                  <w:pPr>
                    <w:pStyle w:val="af5"/>
                    <w:numPr>
                      <w:ilvl w:val="0"/>
                      <w:numId w:val="111"/>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w:t>
                  </w:r>
                  <w:r w:rsidRPr="00E84C5E">
                    <w:rPr>
                      <w:rFonts w:ascii="Century Gothic" w:eastAsia="微軟正黑體" w:hAnsi="Century Gothic"/>
                      <w:color w:val="BFBFBF" w:themeColor="background1" w:themeShade="BF"/>
                      <w:sz w:val="22"/>
                    </w:rPr>
                    <w:t>1,000</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3,000</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5,000</w:t>
                  </w:r>
                  <w:r w:rsidRPr="00E84C5E">
                    <w:rPr>
                      <w:rFonts w:ascii="Century Gothic" w:eastAsia="微軟正黑體" w:hAnsi="Century Gothic" w:hint="eastAsia"/>
                      <w:color w:val="BFBFBF" w:themeColor="background1" w:themeShade="BF"/>
                      <w:sz w:val="22"/>
                    </w:rPr>
                    <w:t>、</w:t>
                  </w:r>
                  <w:r w:rsidRPr="00E84C5E">
                    <w:rPr>
                      <w:rFonts w:ascii="Century Gothic" w:eastAsia="微軟正黑體" w:hAnsi="Century Gothic"/>
                      <w:color w:val="BFBFBF" w:themeColor="background1" w:themeShade="BF"/>
                      <w:sz w:val="22"/>
                    </w:rPr>
                    <w:t>10,000</w:t>
                  </w:r>
                  <w:r w:rsidRPr="00E84C5E">
                    <w:rPr>
                      <w:rFonts w:ascii="Century Gothic" w:eastAsia="微軟正黑體" w:hAnsi="Century Gothic" w:hint="eastAsia"/>
                      <w:color w:val="BFBFBF" w:themeColor="background1" w:themeShade="BF"/>
                      <w:sz w:val="22"/>
                    </w:rPr>
                    <w:t>即可設定</w:t>
                  </w:r>
                </w:p>
                <w:p w14:paraId="1B746B4E" w14:textId="63ADE6C9" w:rsidR="005021EA" w:rsidRPr="00E84C5E" w:rsidRDefault="00AD02E1" w:rsidP="00531BCA">
                  <w:pPr>
                    <w:pStyle w:val="af5"/>
                    <w:numPr>
                      <w:ilvl w:val="0"/>
                      <w:numId w:val="111"/>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lastRenderedPageBreak/>
                    <w:t>再次點擊：取消設定</w:t>
                  </w:r>
                </w:p>
              </w:tc>
            </w:tr>
          </w:tbl>
          <w:p w14:paraId="15CF0FF9" w14:textId="1689B7A1" w:rsidR="005021EA" w:rsidRPr="00E84C5E" w:rsidRDefault="005021EA" w:rsidP="009E3022">
            <w:pPr>
              <w:pStyle w:val="af5"/>
              <w:spacing w:line="0" w:lineRule="atLeast"/>
              <w:ind w:leftChars="0" w:left="0"/>
              <w:rPr>
                <w:rFonts w:ascii="Century Gothic" w:eastAsia="微軟正黑體" w:hAnsi="Century Gothic"/>
                <w:color w:val="BFBFBF" w:themeColor="background1" w:themeShade="BF"/>
                <w:sz w:val="22"/>
              </w:rPr>
            </w:pPr>
          </w:p>
        </w:tc>
      </w:tr>
      <w:tr w:rsidR="005021EA" w14:paraId="2B544293" w14:textId="77777777" w:rsidTr="00454EBE">
        <w:tblPrEx>
          <w:tblCellMar>
            <w:left w:w="28" w:type="dxa"/>
            <w:right w:w="28" w:type="dxa"/>
          </w:tblCellMar>
        </w:tblPrEx>
        <w:trPr>
          <w:trHeight w:val="227"/>
        </w:trPr>
        <w:tc>
          <w:tcPr>
            <w:tcW w:w="2710" w:type="dxa"/>
            <w:vMerge/>
          </w:tcPr>
          <w:p w14:paraId="2EA44CEC" w14:textId="77777777" w:rsidR="005021EA" w:rsidRDefault="005021EA" w:rsidP="009E3022">
            <w:pPr>
              <w:spacing w:line="0" w:lineRule="atLeast"/>
              <w:jc w:val="center"/>
              <w:rPr>
                <w:rFonts w:ascii="Century Gothic" w:eastAsia="微軟正黑體" w:hAnsi="Century Gothic"/>
                <w:noProof/>
                <w:sz w:val="22"/>
              </w:rPr>
            </w:pPr>
          </w:p>
        </w:tc>
        <w:tc>
          <w:tcPr>
            <w:tcW w:w="1141" w:type="dxa"/>
          </w:tcPr>
          <w:p w14:paraId="7027D61E" w14:textId="75341E4F" w:rsidR="005021EA" w:rsidRPr="00E84C5E" w:rsidRDefault="005021EA" w:rsidP="009E3022">
            <w:pPr>
              <w:spacing w:line="0" w:lineRule="atLeast"/>
              <w:rPr>
                <w:rFonts w:ascii="Century Gothic" w:eastAsia="微軟正黑體" w:hAnsi="Century Gothic"/>
                <w:color w:val="BFBFBF" w:themeColor="background1" w:themeShade="BF"/>
                <w:sz w:val="22"/>
                <w:highlight w:val="yellow"/>
              </w:rPr>
            </w:pPr>
            <w:r w:rsidRPr="00E84C5E">
              <w:rPr>
                <w:rFonts w:ascii="Century Gothic" w:eastAsia="微軟正黑體" w:hAnsi="Century Gothic" w:hint="eastAsia"/>
                <w:color w:val="BFBFBF" w:themeColor="background1" w:themeShade="BF"/>
                <w:sz w:val="22"/>
              </w:rPr>
              <w:t>儲存設定</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6345" w:type="dxa"/>
          </w:tcPr>
          <w:p w14:paraId="6B7BBE9F" w14:textId="77777777" w:rsidR="005021EA" w:rsidRPr="00E84C5E" w:rsidRDefault="005021EA" w:rsidP="00531BCA">
            <w:pPr>
              <w:pStyle w:val="af5"/>
              <w:numPr>
                <w:ilvl w:val="0"/>
                <w:numId w:val="9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w:t>
            </w:r>
            <w:r w:rsidRPr="00E84C5E">
              <w:rPr>
                <w:rFonts w:ascii="Century Gothic" w:eastAsia="微軟正黑體" w:hAnsi="Century Gothic"/>
                <w:color w:val="BFBFBF" w:themeColor="background1" w:themeShade="BF"/>
                <w:sz w:val="22"/>
              </w:rPr>
              <w:t xml:space="preserve"> </w:t>
            </w:r>
          </w:p>
          <w:tbl>
            <w:tblPr>
              <w:tblStyle w:val="aa"/>
              <w:tblW w:w="6175" w:type="dxa"/>
              <w:tblLayout w:type="fixed"/>
              <w:tblLook w:val="04A0" w:firstRow="1" w:lastRow="0" w:firstColumn="1" w:lastColumn="0" w:noHBand="0" w:noVBand="1"/>
            </w:tblPr>
            <w:tblGrid>
              <w:gridCol w:w="2631"/>
              <w:gridCol w:w="3544"/>
            </w:tblGrid>
            <w:tr w:rsidR="005021EA" w:rsidRPr="00084863" w14:paraId="49FC4C6D" w14:textId="77777777" w:rsidTr="00B4532B">
              <w:trPr>
                <w:trHeight w:val="397"/>
              </w:trPr>
              <w:tc>
                <w:tcPr>
                  <w:tcW w:w="2631" w:type="dxa"/>
                  <w:shd w:val="clear" w:color="auto" w:fill="D9D9D9" w:themeFill="background1" w:themeFillShade="D9"/>
                  <w:vAlign w:val="center"/>
                </w:tcPr>
                <w:p w14:paraId="054CD8C5"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狀態</w:t>
                  </w:r>
                  <w:r w:rsidRPr="00E84C5E">
                    <w:rPr>
                      <w:rFonts w:ascii="Century Gothic" w:eastAsia="微軟正黑體" w:hAnsi="Century Gothic"/>
                      <w:color w:val="BFBFBF" w:themeColor="background1" w:themeShade="BF"/>
                      <w:sz w:val="22"/>
                    </w:rPr>
                    <w:t>/</w:t>
                  </w:r>
                  <w:r w:rsidRPr="00E84C5E">
                    <w:rPr>
                      <w:rFonts w:ascii="Century Gothic" w:eastAsia="微軟正黑體" w:hAnsi="Century Gothic" w:hint="eastAsia"/>
                      <w:color w:val="BFBFBF" w:themeColor="background1" w:themeShade="BF"/>
                      <w:sz w:val="22"/>
                    </w:rPr>
                    <w:t>檢核</w:t>
                  </w:r>
                </w:p>
              </w:tc>
              <w:tc>
                <w:tcPr>
                  <w:tcW w:w="3544" w:type="dxa"/>
                  <w:shd w:val="clear" w:color="auto" w:fill="D9D9D9" w:themeFill="background1" w:themeFillShade="D9"/>
                  <w:vAlign w:val="center"/>
                </w:tcPr>
                <w:p w14:paraId="7024AC8B"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w:t>
                  </w:r>
                </w:p>
              </w:tc>
            </w:tr>
            <w:tr w:rsidR="005021EA" w:rsidRPr="00084863" w14:paraId="6F3E9F78" w14:textId="77777777" w:rsidTr="00B4532B">
              <w:trPr>
                <w:trHeight w:val="397"/>
              </w:trPr>
              <w:tc>
                <w:tcPr>
                  <w:tcW w:w="2631" w:type="dxa"/>
                  <w:vAlign w:val="center"/>
                </w:tcPr>
                <w:p w14:paraId="6F0CDC38"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交易設定有異動</w:t>
                  </w:r>
                </w:p>
              </w:tc>
              <w:tc>
                <w:tcPr>
                  <w:tcW w:w="3544" w:type="dxa"/>
                  <w:vAlign w:val="center"/>
                </w:tcPr>
                <w:p w14:paraId="5B693C64" w14:textId="77777777" w:rsidR="005021EA" w:rsidRPr="00E84C5E" w:rsidRDefault="005021EA"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儲存設定</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r>
            <w:tr w:rsidR="00AD02E1" w:rsidRPr="00084863" w14:paraId="1A1E4531" w14:textId="77777777" w:rsidTr="00B4532B">
              <w:trPr>
                <w:trHeight w:val="397"/>
              </w:trPr>
              <w:tc>
                <w:tcPr>
                  <w:tcW w:w="2631" w:type="dxa"/>
                  <w:vAlign w:val="center"/>
                </w:tcPr>
                <w:p w14:paraId="41992173" w14:textId="7D61B7DF" w:rsidR="00AD02E1" w:rsidRPr="00E84C5E" w:rsidRDefault="00AD02E1"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交易設定無異動</w:t>
                  </w:r>
                </w:p>
              </w:tc>
              <w:tc>
                <w:tcPr>
                  <w:tcW w:w="3544" w:type="dxa"/>
                  <w:vAlign w:val="center"/>
                </w:tcPr>
                <w:p w14:paraId="2AA514DE" w14:textId="66FFC5D9" w:rsidR="00AD02E1" w:rsidRPr="00E84C5E" w:rsidRDefault="00AD02E1" w:rsidP="009E3022">
                  <w:pPr>
                    <w:spacing w:line="0" w:lineRule="atLeast"/>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儲存設定按鍵</w:t>
                  </w:r>
                  <w:r w:rsidRPr="00E84C5E">
                    <w:rPr>
                      <w:rFonts w:ascii="Century Gothic" w:eastAsia="微軟正黑體" w:hAnsi="Century Gothic"/>
                      <w:color w:val="BFBFBF" w:themeColor="background1" w:themeShade="BF"/>
                      <w:sz w:val="22"/>
                    </w:rPr>
                    <w:t xml:space="preserve"> </w:t>
                  </w:r>
                  <w:proofErr w:type="gramStart"/>
                  <w:r w:rsidRPr="00E84C5E">
                    <w:rPr>
                      <w:rFonts w:ascii="Century Gothic" w:eastAsia="微軟正黑體" w:hAnsi="Century Gothic" w:hint="eastAsia"/>
                      <w:color w:val="BFBFBF" w:themeColor="background1" w:themeShade="BF"/>
                      <w:sz w:val="22"/>
                    </w:rPr>
                    <w:t>灰頻</w:t>
                  </w:r>
                  <w:proofErr w:type="gramEnd"/>
                </w:p>
              </w:tc>
            </w:tr>
            <w:tr w:rsidR="005021EA" w:rsidRPr="00084863" w14:paraId="27D376E2" w14:textId="77777777" w:rsidTr="00B4532B">
              <w:trPr>
                <w:trHeight w:val="397"/>
              </w:trPr>
              <w:tc>
                <w:tcPr>
                  <w:tcW w:w="2631" w:type="dxa"/>
                  <w:vAlign w:val="center"/>
                </w:tcPr>
                <w:p w14:paraId="5078A1F3" w14:textId="77777777" w:rsidR="005021EA" w:rsidRPr="00E84C5E" w:rsidRDefault="005021EA" w:rsidP="009E3022">
                  <w:pPr>
                    <w:spacing w:line="0" w:lineRule="atLeast"/>
                    <w:jc w:val="both"/>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當日已設定成功</w:t>
                  </w:r>
                  <w:r w:rsidRPr="00E84C5E">
                    <w:rPr>
                      <w:rFonts w:ascii="Century Gothic" w:eastAsia="微軟正黑體" w:hAnsi="Century Gothic"/>
                      <w:color w:val="BFBFBF" w:themeColor="background1" w:themeShade="BF"/>
                      <w:sz w:val="22"/>
                    </w:rPr>
                    <w:t>3</w:t>
                  </w:r>
                  <w:r w:rsidRPr="00E84C5E">
                    <w:rPr>
                      <w:rFonts w:ascii="Century Gothic" w:eastAsia="微軟正黑體" w:hAnsi="Century Gothic" w:hint="eastAsia"/>
                      <w:color w:val="BFBFBF" w:themeColor="background1" w:themeShade="BF"/>
                      <w:sz w:val="22"/>
                    </w:rPr>
                    <w:t>次</w:t>
                  </w:r>
                </w:p>
              </w:tc>
              <w:tc>
                <w:tcPr>
                  <w:tcW w:w="3544" w:type="dxa"/>
                  <w:vAlign w:val="center"/>
                </w:tcPr>
                <w:p w14:paraId="3EE9BBB9" w14:textId="77777777" w:rsidR="005021EA" w:rsidRPr="00E84C5E" w:rsidRDefault="005021EA" w:rsidP="009E3022">
                  <w:pPr>
                    <w:spacing w:line="0" w:lineRule="atLeast"/>
                    <w:rPr>
                      <w:rFonts w:ascii="Century Gothic" w:eastAsia="微軟正黑體" w:hAnsi="Century Gothic"/>
                      <w:color w:val="BFBFBF" w:themeColor="background1" w:themeShade="BF"/>
                      <w:sz w:val="22"/>
                      <w:highlight w:val="green"/>
                    </w:rPr>
                  </w:pPr>
                  <w:r w:rsidRPr="00E84C5E">
                    <w:rPr>
                      <w:rFonts w:ascii="Century Gothic" w:eastAsia="微軟正黑體" w:hAnsi="Century Gothic" w:hint="eastAsia"/>
                      <w:color w:val="BFBFBF" w:themeColor="background1" w:themeShade="BF"/>
                      <w:sz w:val="22"/>
                    </w:rPr>
                    <w:t>儲存設定按鍵</w:t>
                  </w:r>
                  <w:r w:rsidRPr="00E84C5E">
                    <w:rPr>
                      <w:rFonts w:ascii="Century Gothic" w:eastAsia="微軟正黑體" w:hAnsi="Century Gothic"/>
                      <w:color w:val="BFBFBF" w:themeColor="background1" w:themeShade="BF"/>
                      <w:sz w:val="22"/>
                    </w:rPr>
                    <w:t xml:space="preserve"> </w:t>
                  </w:r>
                  <w:proofErr w:type="gramStart"/>
                  <w:r w:rsidRPr="00E84C5E">
                    <w:rPr>
                      <w:rFonts w:ascii="Century Gothic" w:eastAsia="微軟正黑體" w:hAnsi="Century Gothic" w:hint="eastAsia"/>
                      <w:color w:val="BFBFBF" w:themeColor="background1" w:themeShade="BF"/>
                      <w:sz w:val="22"/>
                    </w:rPr>
                    <w:t>灰頻</w:t>
                  </w:r>
                  <w:proofErr w:type="gramEnd"/>
                </w:p>
              </w:tc>
            </w:tr>
          </w:tbl>
          <w:p w14:paraId="76848B4C" w14:textId="216FF48C" w:rsidR="005021EA" w:rsidRPr="00E84C5E" w:rsidRDefault="005021EA" w:rsidP="009E3022">
            <w:pPr>
              <w:spacing w:line="0" w:lineRule="atLeast"/>
              <w:rPr>
                <w:rFonts w:ascii="Century Gothic" w:eastAsia="微軟正黑體" w:hAnsi="Century Gothic"/>
                <w:color w:val="BFBFBF" w:themeColor="background1" w:themeShade="BF"/>
                <w:sz w:val="22"/>
              </w:rPr>
            </w:pPr>
          </w:p>
          <w:p w14:paraId="55E0E296" w14:textId="77777777" w:rsidR="005021EA" w:rsidRPr="00E84C5E" w:rsidRDefault="005021EA" w:rsidP="00531BCA">
            <w:pPr>
              <w:pStyle w:val="af5"/>
              <w:numPr>
                <w:ilvl w:val="0"/>
                <w:numId w:val="99"/>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w:t>
            </w:r>
          </w:p>
          <w:tbl>
            <w:tblPr>
              <w:tblStyle w:val="aa"/>
              <w:tblW w:w="6011" w:type="dxa"/>
              <w:tblInd w:w="108" w:type="dxa"/>
              <w:tblLayout w:type="fixed"/>
              <w:tblCellMar>
                <w:left w:w="57" w:type="dxa"/>
                <w:right w:w="57" w:type="dxa"/>
              </w:tblCellMar>
              <w:tblLook w:val="04A0" w:firstRow="1" w:lastRow="0" w:firstColumn="1" w:lastColumn="0" w:noHBand="0" w:noVBand="1"/>
            </w:tblPr>
            <w:tblGrid>
              <w:gridCol w:w="1672"/>
              <w:gridCol w:w="4339"/>
            </w:tblGrid>
            <w:tr w:rsidR="005021EA" w:rsidRPr="00084863" w14:paraId="5C4F390E" w14:textId="77777777" w:rsidTr="00B4532B">
              <w:tc>
                <w:tcPr>
                  <w:tcW w:w="1672" w:type="dxa"/>
                  <w:shd w:val="clear" w:color="auto" w:fill="D9D9D9" w:themeFill="background1" w:themeFillShade="D9"/>
                </w:tcPr>
                <w:p w14:paraId="2F6177A0"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後台檢核錯誤</w:t>
                  </w:r>
                  <w:r w:rsidRPr="00E84C5E">
                    <w:rPr>
                      <w:rFonts w:ascii="Century Gothic" w:eastAsia="微軟正黑體" w:hAnsi="Century Gothic"/>
                      <w:color w:val="BFBFBF" w:themeColor="background1" w:themeShade="BF"/>
                      <w:sz w:val="20"/>
                      <w:szCs w:val="20"/>
                    </w:rPr>
                    <w:t>(</w:t>
                  </w:r>
                  <w:r w:rsidRPr="00E84C5E">
                    <w:rPr>
                      <w:rFonts w:ascii="Century Gothic" w:eastAsia="微軟正黑體" w:hAnsi="Century Gothic" w:hint="eastAsia"/>
                      <w:color w:val="BFBFBF" w:themeColor="background1" w:themeShade="BF"/>
                      <w:sz w:val="20"/>
                      <w:szCs w:val="20"/>
                    </w:rPr>
                    <w:t>依序</w:t>
                  </w:r>
                  <w:r w:rsidRPr="00E84C5E">
                    <w:rPr>
                      <w:rFonts w:ascii="Century Gothic" w:eastAsia="微軟正黑體" w:hAnsi="Century Gothic"/>
                      <w:color w:val="BFBFBF" w:themeColor="background1" w:themeShade="BF"/>
                      <w:sz w:val="20"/>
                      <w:szCs w:val="20"/>
                    </w:rPr>
                    <w:t>)</w:t>
                  </w:r>
                </w:p>
              </w:tc>
              <w:tc>
                <w:tcPr>
                  <w:tcW w:w="4339" w:type="dxa"/>
                  <w:shd w:val="clear" w:color="auto" w:fill="D9D9D9" w:themeFill="background1" w:themeFillShade="D9"/>
                </w:tcPr>
                <w:p w14:paraId="4936F484"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燈箱</w:t>
                  </w:r>
                </w:p>
              </w:tc>
            </w:tr>
            <w:tr w:rsidR="005021EA" w:rsidRPr="00084863" w14:paraId="711237EA" w14:textId="77777777" w:rsidTr="00B4532B">
              <w:tc>
                <w:tcPr>
                  <w:tcW w:w="1672" w:type="dxa"/>
                </w:tcPr>
                <w:p w14:paraId="664CA467" w14:textId="0A2CD0E9"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此卡片不得設定交易</w:t>
                  </w:r>
                </w:p>
              </w:tc>
              <w:tc>
                <w:tcPr>
                  <w:tcW w:w="4339" w:type="dxa"/>
                </w:tcPr>
                <w:p w14:paraId="254BE6DA"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內容：無法進行設定，請聯繫客服。</w:t>
                  </w:r>
                </w:p>
                <w:p w14:paraId="6BE3EE18" w14:textId="1F261711"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確定</w:t>
                  </w:r>
                  <w:r w:rsidRPr="00E84C5E">
                    <w:rPr>
                      <w:rFonts w:ascii="Century Gothic" w:eastAsia="微軟正黑體" w:hAnsi="Century Gothic"/>
                      <w:color w:val="BFBFBF" w:themeColor="background1" w:themeShade="BF"/>
                      <w:sz w:val="20"/>
                      <w:szCs w:val="20"/>
                    </w:rPr>
                    <w:t>(btn1)</w:t>
                  </w:r>
                  <w:r w:rsidRPr="00E84C5E">
                    <w:rPr>
                      <w:rFonts w:ascii="Century Gothic" w:eastAsia="微軟正黑體" w:hAnsi="Century Gothic" w:hint="eastAsia"/>
                      <w:color w:val="BFBFBF" w:themeColor="background1" w:themeShade="BF"/>
                      <w:sz w:val="20"/>
                      <w:szCs w:val="20"/>
                    </w:rPr>
                    <w:t>：關閉燈箱，返回</w:t>
                  </w:r>
                  <w:proofErr w:type="gramStart"/>
                  <w:r w:rsidRPr="00E84C5E">
                    <w:rPr>
                      <w:rFonts w:ascii="Century Gothic" w:eastAsia="微軟正黑體" w:hAnsi="Century Gothic" w:hint="eastAsia"/>
                      <w:color w:val="BFBFBF" w:themeColor="background1" w:themeShade="BF"/>
                      <w:sz w:val="20"/>
                      <w:szCs w:val="20"/>
                    </w:rPr>
                    <w:t>原頁</w:t>
                  </w:r>
                  <w:r w:rsidR="00B311C4" w:rsidRPr="00E84C5E">
                    <w:rPr>
                      <w:rFonts w:ascii="Century Gothic" w:eastAsia="微軟正黑體" w:hAnsi="Century Gothic" w:hint="eastAsia"/>
                      <w:color w:val="BFBFBF" w:themeColor="background1" w:themeShade="BF"/>
                      <w:sz w:val="20"/>
                      <w:szCs w:val="20"/>
                    </w:rPr>
                    <w:t>原</w:t>
                  </w:r>
                  <w:proofErr w:type="gramEnd"/>
                  <w:r w:rsidR="00B311C4" w:rsidRPr="00E84C5E">
                    <w:rPr>
                      <w:rFonts w:ascii="Century Gothic" w:eastAsia="微軟正黑體" w:hAnsi="Century Gothic" w:hint="eastAsia"/>
                      <w:color w:val="BFBFBF" w:themeColor="background1" w:themeShade="BF"/>
                      <w:sz w:val="20"/>
                      <w:szCs w:val="20"/>
                    </w:rPr>
                    <w:t>設定</w:t>
                  </w:r>
                </w:p>
                <w:p w14:paraId="2231F1B4"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聯繫客服</w:t>
                  </w:r>
                  <w:r w:rsidRPr="00E84C5E">
                    <w:rPr>
                      <w:rFonts w:ascii="Century Gothic" w:eastAsia="微軟正黑體" w:hAnsi="Century Gothic"/>
                      <w:color w:val="BFBFBF" w:themeColor="background1" w:themeShade="BF"/>
                      <w:sz w:val="20"/>
                      <w:szCs w:val="20"/>
                    </w:rPr>
                    <w:t>(btn2)</w:t>
                  </w:r>
                  <w:r w:rsidRPr="00E84C5E">
                    <w:rPr>
                      <w:rFonts w:ascii="Century Gothic" w:eastAsia="微軟正黑體" w:hAnsi="Century Gothic" w:hint="eastAsia"/>
                      <w:color w:val="BFBFBF" w:themeColor="background1" w:themeShade="BF"/>
                      <w:sz w:val="20"/>
                      <w:szCs w:val="20"/>
                    </w:rPr>
                    <w:t>：開啟「聯繫客服」參考</w:t>
                  </w:r>
                  <w:r w:rsidRPr="00E84C5E">
                    <w:rPr>
                      <w:rFonts w:ascii="Century Gothic" w:eastAsia="微軟正黑體" w:hAnsi="Century Gothic"/>
                      <w:color w:val="BFBFBF" w:themeColor="background1" w:themeShade="BF"/>
                      <w:sz w:val="20"/>
                      <w:szCs w:val="20"/>
                    </w:rPr>
                    <w:t>APP PRD</w:t>
                  </w:r>
                  <w:r w:rsidRPr="00E84C5E">
                    <w:rPr>
                      <w:rFonts w:ascii="Century Gothic" w:eastAsia="微軟正黑體" w:hAnsi="Century Gothic" w:hint="eastAsia"/>
                      <w:color w:val="BFBFBF" w:themeColor="background1" w:themeShade="BF"/>
                      <w:sz w:val="20"/>
                      <w:szCs w:val="20"/>
                    </w:rPr>
                    <w:t>。</w:t>
                  </w:r>
                </w:p>
              </w:tc>
            </w:tr>
            <w:tr w:rsidR="005021EA" w:rsidRPr="00084863" w14:paraId="0CF7A7AB" w14:textId="77777777" w:rsidTr="00B4532B">
              <w:tc>
                <w:tcPr>
                  <w:tcW w:w="1672" w:type="dxa"/>
                  <w:shd w:val="clear" w:color="auto" w:fill="D9D9D9" w:themeFill="background1" w:themeFillShade="D9"/>
                </w:tcPr>
                <w:p w14:paraId="62F80EAE"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後台檢核正確</w:t>
                  </w:r>
                </w:p>
              </w:tc>
              <w:tc>
                <w:tcPr>
                  <w:tcW w:w="4339" w:type="dxa"/>
                  <w:shd w:val="clear" w:color="auto" w:fill="D9D9D9" w:themeFill="background1" w:themeFillShade="D9"/>
                </w:tcPr>
                <w:p w14:paraId="61582105"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前往</w:t>
                  </w:r>
                </w:p>
              </w:tc>
            </w:tr>
            <w:tr w:rsidR="005021EA" w:rsidRPr="00084863" w14:paraId="72132272" w14:textId="77777777" w:rsidTr="00B4532B">
              <w:tc>
                <w:tcPr>
                  <w:tcW w:w="1672" w:type="dxa"/>
                </w:tcPr>
                <w:p w14:paraId="13E7FF59"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設定完成</w:t>
                  </w:r>
                  <w:r w:rsidRPr="00E84C5E">
                    <w:rPr>
                      <w:rFonts w:ascii="Century Gothic" w:eastAsia="微軟正黑體" w:hAnsi="Century Gothic"/>
                      <w:color w:val="BFBFBF" w:themeColor="background1" w:themeShade="BF"/>
                      <w:sz w:val="20"/>
                      <w:szCs w:val="20"/>
                    </w:rPr>
                    <w:t xml:space="preserve"> </w:t>
                  </w:r>
                </w:p>
              </w:tc>
              <w:tc>
                <w:tcPr>
                  <w:tcW w:w="4339" w:type="dxa"/>
                </w:tcPr>
                <w:p w14:paraId="463BC3F6"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內容：此卡片交易設定完成，如有問題請聯繫客服。</w:t>
                  </w:r>
                </w:p>
                <w:p w14:paraId="7DD98AE8"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確定</w:t>
                  </w:r>
                  <w:r w:rsidRPr="00E84C5E">
                    <w:rPr>
                      <w:rFonts w:ascii="Century Gothic" w:eastAsia="微軟正黑體" w:hAnsi="Century Gothic"/>
                      <w:color w:val="BFBFBF" w:themeColor="background1" w:themeShade="BF"/>
                      <w:sz w:val="20"/>
                      <w:szCs w:val="20"/>
                    </w:rPr>
                    <w:t>(btn1)</w:t>
                  </w:r>
                  <w:r w:rsidRPr="00E84C5E">
                    <w:rPr>
                      <w:rFonts w:ascii="Century Gothic" w:eastAsia="微軟正黑體" w:hAnsi="Century Gothic" w:hint="eastAsia"/>
                      <w:color w:val="BFBFBF" w:themeColor="background1" w:themeShade="BF"/>
                      <w:sz w:val="20"/>
                      <w:szCs w:val="20"/>
                    </w:rPr>
                    <w:t>：關閉燈箱，返回原頁</w:t>
                  </w:r>
                </w:p>
                <w:p w14:paraId="1DB2DE9E" w14:textId="77777777" w:rsidR="005021EA" w:rsidRPr="00E84C5E" w:rsidRDefault="005021EA" w:rsidP="009E3022">
                  <w:pPr>
                    <w:spacing w:line="0" w:lineRule="atLeast"/>
                    <w:rPr>
                      <w:rFonts w:ascii="Century Gothic" w:eastAsia="微軟正黑體" w:hAnsi="Century Gothic"/>
                      <w:color w:val="BFBFBF" w:themeColor="background1" w:themeShade="BF"/>
                      <w:sz w:val="20"/>
                      <w:szCs w:val="20"/>
                    </w:rPr>
                  </w:pPr>
                  <w:r w:rsidRPr="00E84C5E">
                    <w:rPr>
                      <w:rFonts w:ascii="Century Gothic" w:eastAsia="微軟正黑體" w:hAnsi="Century Gothic" w:hint="eastAsia"/>
                      <w:color w:val="BFBFBF" w:themeColor="background1" w:themeShade="BF"/>
                      <w:sz w:val="20"/>
                      <w:szCs w:val="20"/>
                    </w:rPr>
                    <w:t>聯繫客服</w:t>
                  </w:r>
                  <w:r w:rsidRPr="00E84C5E">
                    <w:rPr>
                      <w:rFonts w:ascii="Century Gothic" w:eastAsia="微軟正黑體" w:hAnsi="Century Gothic"/>
                      <w:color w:val="BFBFBF" w:themeColor="background1" w:themeShade="BF"/>
                      <w:sz w:val="20"/>
                      <w:szCs w:val="20"/>
                    </w:rPr>
                    <w:t>(btn2)</w:t>
                  </w:r>
                  <w:r w:rsidRPr="00E84C5E">
                    <w:rPr>
                      <w:rFonts w:ascii="Century Gothic" w:eastAsia="微軟正黑體" w:hAnsi="Century Gothic" w:hint="eastAsia"/>
                      <w:color w:val="BFBFBF" w:themeColor="background1" w:themeShade="BF"/>
                      <w:sz w:val="20"/>
                      <w:szCs w:val="20"/>
                    </w:rPr>
                    <w:t>：開啟「聯繫客服」參考</w:t>
                  </w:r>
                  <w:r w:rsidRPr="00E84C5E">
                    <w:rPr>
                      <w:rFonts w:ascii="Century Gothic" w:eastAsia="微軟正黑體" w:hAnsi="Century Gothic"/>
                      <w:color w:val="BFBFBF" w:themeColor="background1" w:themeShade="BF"/>
                      <w:sz w:val="20"/>
                      <w:szCs w:val="20"/>
                    </w:rPr>
                    <w:t>APP PRD</w:t>
                  </w:r>
                  <w:r w:rsidRPr="00E84C5E">
                    <w:rPr>
                      <w:rFonts w:ascii="Century Gothic" w:eastAsia="微軟正黑體" w:hAnsi="Century Gothic" w:hint="eastAsia"/>
                      <w:color w:val="BFBFBF" w:themeColor="background1" w:themeShade="BF"/>
                      <w:sz w:val="20"/>
                      <w:szCs w:val="20"/>
                    </w:rPr>
                    <w:t>。</w:t>
                  </w:r>
                </w:p>
              </w:tc>
            </w:tr>
          </w:tbl>
          <w:p w14:paraId="434E3BAD" w14:textId="096A3F6B" w:rsidR="005021EA" w:rsidRPr="00E84C5E" w:rsidRDefault="005021EA" w:rsidP="00531BCA">
            <w:pPr>
              <w:pStyle w:val="af5"/>
              <w:numPr>
                <w:ilvl w:val="0"/>
                <w:numId w:val="99"/>
              </w:numPr>
              <w:spacing w:line="0" w:lineRule="atLeast"/>
              <w:ind w:leftChars="0"/>
              <w:rPr>
                <w:rFonts w:ascii="Century Gothic" w:eastAsia="微軟正黑體" w:hAnsi="Century Gothic"/>
                <w:color w:val="BFBFBF" w:themeColor="background1" w:themeShade="BF"/>
                <w:sz w:val="22"/>
              </w:rPr>
            </w:pPr>
          </w:p>
        </w:tc>
      </w:tr>
      <w:tr w:rsidR="005021EA" w14:paraId="18281888" w14:textId="77777777" w:rsidTr="00454EBE">
        <w:tblPrEx>
          <w:tblCellMar>
            <w:left w:w="28" w:type="dxa"/>
            <w:right w:w="28" w:type="dxa"/>
          </w:tblCellMar>
        </w:tblPrEx>
        <w:trPr>
          <w:trHeight w:val="227"/>
        </w:trPr>
        <w:tc>
          <w:tcPr>
            <w:tcW w:w="2710" w:type="dxa"/>
            <w:vMerge/>
          </w:tcPr>
          <w:p w14:paraId="5C3A3638" w14:textId="77777777" w:rsidR="005021EA" w:rsidRDefault="005021EA" w:rsidP="005A18C4">
            <w:pPr>
              <w:spacing w:line="0" w:lineRule="atLeast"/>
              <w:jc w:val="center"/>
              <w:rPr>
                <w:rFonts w:ascii="Century Gothic" w:eastAsia="微軟正黑體" w:hAnsi="Century Gothic"/>
                <w:noProof/>
                <w:sz w:val="22"/>
              </w:rPr>
            </w:pPr>
          </w:p>
        </w:tc>
        <w:tc>
          <w:tcPr>
            <w:tcW w:w="1141" w:type="dxa"/>
          </w:tcPr>
          <w:p w14:paraId="403EFBE1" w14:textId="28EF0BA6" w:rsidR="005021EA" w:rsidRDefault="005021EA" w:rsidP="005A18C4">
            <w:pPr>
              <w:spacing w:line="0" w:lineRule="atLeast"/>
              <w:rPr>
                <w:rFonts w:ascii="Century Gothic" w:eastAsia="微軟正黑體" w:hAnsi="Century Gothic"/>
                <w:sz w:val="22"/>
              </w:rPr>
            </w:pPr>
            <w:proofErr w:type="gramStart"/>
            <w:r w:rsidRPr="000C3000">
              <w:rPr>
                <w:rFonts w:ascii="Century Gothic" w:eastAsia="微軟正黑體" w:hAnsi="Century Gothic" w:hint="eastAsia"/>
                <w:sz w:val="22"/>
                <w:highlight w:val="cyan"/>
              </w:rPr>
              <w:t>線上掛失</w:t>
            </w:r>
            <w:proofErr w:type="gramEnd"/>
            <w:r w:rsidRPr="000C3000">
              <w:rPr>
                <w:rFonts w:ascii="Century Gothic" w:eastAsia="微軟正黑體" w:hAnsi="Century Gothic" w:hint="eastAsia"/>
                <w:sz w:val="22"/>
                <w:highlight w:val="cyan"/>
              </w:rPr>
              <w:t>(</w:t>
            </w:r>
            <w:proofErr w:type="spellStart"/>
            <w:r w:rsidRPr="000C3000">
              <w:rPr>
                <w:rFonts w:ascii="Century Gothic" w:eastAsia="微軟正黑體" w:hAnsi="Century Gothic"/>
                <w:sz w:val="22"/>
                <w:highlight w:val="cyan"/>
              </w:rPr>
              <w:t>btn</w:t>
            </w:r>
            <w:proofErr w:type="spellEnd"/>
            <w:r w:rsidRPr="000C3000">
              <w:rPr>
                <w:rFonts w:ascii="Century Gothic" w:eastAsia="微軟正黑體" w:hAnsi="Century Gothic"/>
                <w:sz w:val="22"/>
                <w:highlight w:val="cyan"/>
              </w:rPr>
              <w:t>)</w:t>
            </w:r>
          </w:p>
        </w:tc>
        <w:tc>
          <w:tcPr>
            <w:tcW w:w="6345" w:type="dxa"/>
          </w:tcPr>
          <w:p w14:paraId="4AFECA24" w14:textId="32C72B23" w:rsidR="005021EA" w:rsidRDefault="005021EA" w:rsidP="00531BCA">
            <w:pPr>
              <w:pStyle w:val="af5"/>
              <w:numPr>
                <w:ilvl w:val="0"/>
                <w:numId w:val="88"/>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檢核：已開卡卡片且未掛失，其餘隱藏按鍵</w:t>
            </w:r>
            <w:r>
              <w:rPr>
                <w:rFonts w:ascii="Century Gothic" w:eastAsia="微軟正黑體" w:hAnsi="Century Gothic" w:hint="eastAsia"/>
                <w:sz w:val="22"/>
              </w:rPr>
              <w:t xml:space="preserve"> </w:t>
            </w:r>
          </w:p>
          <w:p w14:paraId="78759607" w14:textId="5095D04E" w:rsidR="005021EA" w:rsidRDefault="005021EA" w:rsidP="00531BCA">
            <w:pPr>
              <w:pStyle w:val="af5"/>
              <w:numPr>
                <w:ilvl w:val="0"/>
                <w:numId w:val="8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roofErr w:type="gramStart"/>
            <w:r>
              <w:rPr>
                <w:rFonts w:ascii="Century Gothic" w:eastAsia="微軟正黑體" w:hAnsi="Century Gothic" w:hint="eastAsia"/>
                <w:sz w:val="22"/>
              </w:rPr>
              <w:t>線上掛失</w:t>
            </w:r>
            <w:proofErr w:type="gramEnd"/>
            <w:r>
              <w:rPr>
                <w:rFonts w:ascii="Century Gothic" w:eastAsia="微軟正黑體" w:hAnsi="Century Gothic" w:hint="eastAsia"/>
                <w:sz w:val="22"/>
              </w:rPr>
              <w:t>(</w:t>
            </w:r>
            <w:proofErr w:type="spellStart"/>
            <w:r>
              <w:rPr>
                <w:rFonts w:ascii="Century Gothic" w:eastAsia="微軟正黑體" w:hAnsi="Century Gothic" w:hint="eastAsia"/>
                <w:sz w:val="22"/>
              </w:rPr>
              <w:t>btn</w:t>
            </w:r>
            <w:proofErr w:type="spellEnd"/>
            <w:r>
              <w:rPr>
                <w:rFonts w:ascii="Century Gothic" w:eastAsia="微軟正黑體" w:hAnsi="Century Gothic" w:hint="eastAsia"/>
                <w:sz w:val="22"/>
              </w:rPr>
              <w:t>)</w:t>
            </w:r>
          </w:p>
          <w:p w14:paraId="4B51B20A" w14:textId="643992EE" w:rsidR="005021EA" w:rsidRPr="0090131D" w:rsidRDefault="005021EA" w:rsidP="00531BCA">
            <w:pPr>
              <w:pStyle w:val="af5"/>
              <w:numPr>
                <w:ilvl w:val="0"/>
                <w:numId w:val="8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514593">
              <w:rPr>
                <w:rFonts w:ascii="Century Gothic" w:eastAsia="微軟正黑體" w:hAnsi="Century Gothic" w:hint="eastAsia"/>
                <w:sz w:val="22"/>
              </w:rPr>
              <w:t>前往「</w:t>
            </w:r>
            <w:proofErr w:type="gramStart"/>
            <w:r>
              <w:rPr>
                <w:rFonts w:ascii="Century Gothic" w:eastAsia="微軟正黑體" w:hAnsi="Century Gothic" w:hint="eastAsia"/>
                <w:sz w:val="22"/>
              </w:rPr>
              <w:t>線上掛失</w:t>
            </w:r>
            <w:proofErr w:type="gramEnd"/>
            <w:r w:rsidRPr="00514593">
              <w:rPr>
                <w:rFonts w:ascii="Century Gothic" w:eastAsia="微軟正黑體" w:hAnsi="Century Gothic" w:hint="eastAsia"/>
                <w:sz w:val="22"/>
              </w:rPr>
              <w:t>」流程</w:t>
            </w:r>
            <w:r>
              <w:rPr>
                <w:rFonts w:ascii="Century Gothic" w:eastAsia="微軟正黑體" w:hAnsi="Century Gothic" w:hint="eastAsia"/>
                <w:sz w:val="22"/>
              </w:rPr>
              <w:t xml:space="preserve"> </w:t>
            </w:r>
          </w:p>
        </w:tc>
      </w:tr>
      <w:tr w:rsidR="005021EA" w14:paraId="3AB05066" w14:textId="77777777" w:rsidTr="00454EBE">
        <w:tblPrEx>
          <w:tblCellMar>
            <w:left w:w="28" w:type="dxa"/>
            <w:right w:w="28" w:type="dxa"/>
          </w:tblCellMar>
        </w:tblPrEx>
        <w:trPr>
          <w:trHeight w:val="227"/>
        </w:trPr>
        <w:tc>
          <w:tcPr>
            <w:tcW w:w="2710" w:type="dxa"/>
            <w:vMerge/>
          </w:tcPr>
          <w:p w14:paraId="40C0C288" w14:textId="77777777" w:rsidR="005021EA" w:rsidRDefault="005021EA" w:rsidP="005A18C4">
            <w:pPr>
              <w:spacing w:line="0" w:lineRule="atLeast"/>
              <w:jc w:val="center"/>
              <w:rPr>
                <w:rFonts w:ascii="Century Gothic" w:eastAsia="微軟正黑體" w:hAnsi="Century Gothic"/>
                <w:noProof/>
                <w:sz w:val="22"/>
              </w:rPr>
            </w:pPr>
          </w:p>
        </w:tc>
        <w:tc>
          <w:tcPr>
            <w:tcW w:w="1141" w:type="dxa"/>
          </w:tcPr>
          <w:p w14:paraId="3DF3AE5A" w14:textId="433F7864" w:rsidR="005021EA" w:rsidRPr="00E84C5E" w:rsidRDefault="005021EA" w:rsidP="005A18C4">
            <w:pPr>
              <w:spacing w:line="0" w:lineRule="atLeast"/>
              <w:rPr>
                <w:rFonts w:ascii="Century Gothic" w:eastAsia="微軟正黑體" w:hAnsi="Century Gothic"/>
                <w:color w:val="BFBFBF" w:themeColor="background1" w:themeShade="BF"/>
                <w:sz w:val="22"/>
                <w:highlight w:val="cyan"/>
              </w:rPr>
            </w:pPr>
            <w:r w:rsidRPr="00E84C5E">
              <w:rPr>
                <w:rFonts w:ascii="Century Gothic" w:eastAsia="微軟正黑體" w:hAnsi="Century Gothic" w:hint="eastAsia"/>
                <w:color w:val="BFBFBF" w:themeColor="background1" w:themeShade="BF"/>
                <w:sz w:val="22"/>
              </w:rPr>
              <w:t>補發卡片</w:t>
            </w:r>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w:t>
            </w:r>
          </w:p>
        </w:tc>
        <w:tc>
          <w:tcPr>
            <w:tcW w:w="6345" w:type="dxa"/>
          </w:tcPr>
          <w:p w14:paraId="1491340E" w14:textId="31D60EA2" w:rsidR="005021EA" w:rsidRPr="00E84C5E" w:rsidRDefault="005021EA" w:rsidP="00531BCA">
            <w:pPr>
              <w:pStyle w:val="af5"/>
              <w:numPr>
                <w:ilvl w:val="0"/>
                <w:numId w:val="10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檢核：已開卡卡片且未補發，其餘隱藏按鍵</w:t>
            </w:r>
            <w:r w:rsidRPr="00E84C5E">
              <w:rPr>
                <w:rFonts w:ascii="Century Gothic" w:eastAsia="微軟正黑體" w:hAnsi="Century Gothic"/>
                <w:color w:val="BFBFBF" w:themeColor="background1" w:themeShade="BF"/>
                <w:sz w:val="22"/>
              </w:rPr>
              <w:t xml:space="preserve"> </w:t>
            </w:r>
          </w:p>
          <w:p w14:paraId="65F8CD3E" w14:textId="77777777" w:rsidR="005021EA" w:rsidRPr="00E84C5E" w:rsidRDefault="005021EA" w:rsidP="00531BCA">
            <w:pPr>
              <w:pStyle w:val="af5"/>
              <w:numPr>
                <w:ilvl w:val="0"/>
                <w:numId w:val="10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顯示：</w:t>
            </w:r>
            <w:proofErr w:type="gramStart"/>
            <w:r w:rsidRPr="00E84C5E">
              <w:rPr>
                <w:rFonts w:ascii="Century Gothic" w:eastAsia="微軟正黑體" w:hAnsi="Century Gothic" w:hint="eastAsia"/>
                <w:color w:val="BFBFBF" w:themeColor="background1" w:themeShade="BF"/>
                <w:sz w:val="22"/>
              </w:rPr>
              <w:t>線上補發</w:t>
            </w:r>
            <w:proofErr w:type="gramEnd"/>
            <w:r w:rsidRPr="00E84C5E">
              <w:rPr>
                <w:rFonts w:ascii="Century Gothic" w:eastAsia="微軟正黑體" w:hAnsi="Century Gothic"/>
                <w:color w:val="BFBFBF" w:themeColor="background1" w:themeShade="BF"/>
                <w:sz w:val="22"/>
              </w:rPr>
              <w:t>(</w:t>
            </w:r>
            <w:proofErr w:type="spellStart"/>
            <w:r w:rsidRPr="00E84C5E">
              <w:rPr>
                <w:rFonts w:ascii="Century Gothic" w:eastAsia="微軟正黑體" w:hAnsi="Century Gothic"/>
                <w:color w:val="BFBFBF" w:themeColor="background1" w:themeShade="BF"/>
                <w:sz w:val="22"/>
              </w:rPr>
              <w:t>btn</w:t>
            </w:r>
            <w:proofErr w:type="spellEnd"/>
            <w:r w:rsidRPr="00E84C5E">
              <w:rPr>
                <w:rFonts w:ascii="Century Gothic" w:eastAsia="微軟正黑體" w:hAnsi="Century Gothic"/>
                <w:color w:val="BFBFBF" w:themeColor="background1" w:themeShade="BF"/>
                <w:sz w:val="22"/>
              </w:rPr>
              <w:t xml:space="preserve">) </w:t>
            </w:r>
          </w:p>
          <w:p w14:paraId="48748F75" w14:textId="6D9BFCD6" w:rsidR="005021EA" w:rsidRPr="00E84C5E" w:rsidRDefault="005021EA" w:rsidP="00531BCA">
            <w:pPr>
              <w:pStyle w:val="af5"/>
              <w:numPr>
                <w:ilvl w:val="0"/>
                <w:numId w:val="100"/>
              </w:numPr>
              <w:spacing w:line="0" w:lineRule="atLeast"/>
              <w:ind w:leftChars="0"/>
              <w:rPr>
                <w:rFonts w:ascii="Century Gothic" w:eastAsia="微軟正黑體" w:hAnsi="Century Gothic"/>
                <w:color w:val="BFBFBF" w:themeColor="background1" w:themeShade="BF"/>
                <w:sz w:val="22"/>
              </w:rPr>
            </w:pPr>
            <w:r w:rsidRPr="00E84C5E">
              <w:rPr>
                <w:rFonts w:ascii="Century Gothic" w:eastAsia="微軟正黑體" w:hAnsi="Century Gothic" w:hint="eastAsia"/>
                <w:color w:val="BFBFBF" w:themeColor="background1" w:themeShade="BF"/>
                <w:sz w:val="22"/>
              </w:rPr>
              <w:t>點擊：前往「</w:t>
            </w:r>
            <w:proofErr w:type="gramStart"/>
            <w:r w:rsidRPr="00E84C5E">
              <w:rPr>
                <w:rFonts w:ascii="Century Gothic" w:eastAsia="微軟正黑體" w:hAnsi="Century Gothic" w:hint="eastAsia"/>
                <w:color w:val="BFBFBF" w:themeColor="background1" w:themeShade="BF"/>
                <w:sz w:val="22"/>
              </w:rPr>
              <w:t>線上補發</w:t>
            </w:r>
            <w:proofErr w:type="gramEnd"/>
            <w:r w:rsidRPr="00E84C5E">
              <w:rPr>
                <w:rFonts w:ascii="Century Gothic" w:eastAsia="微軟正黑體" w:hAnsi="Century Gothic" w:hint="eastAsia"/>
                <w:color w:val="BFBFBF" w:themeColor="background1" w:themeShade="BF"/>
                <w:sz w:val="22"/>
              </w:rPr>
              <w:t>」流程</w:t>
            </w:r>
            <w:r w:rsidRPr="00E84C5E">
              <w:rPr>
                <w:rFonts w:ascii="Century Gothic" w:eastAsia="微軟正黑體" w:hAnsi="Century Gothic"/>
                <w:color w:val="BFBFBF" w:themeColor="background1" w:themeShade="BF"/>
                <w:sz w:val="22"/>
              </w:rPr>
              <w:t xml:space="preserve"> </w:t>
            </w:r>
          </w:p>
        </w:tc>
      </w:tr>
    </w:tbl>
    <w:p w14:paraId="3961AF70" w14:textId="5AB3F2A4" w:rsidR="00FE6340" w:rsidRDefault="00FE6340" w:rsidP="00FE6340">
      <w:pPr>
        <w:pStyle w:val="af5"/>
        <w:spacing w:line="0" w:lineRule="atLeast"/>
        <w:ind w:leftChars="0" w:left="960"/>
        <w:rPr>
          <w:rFonts w:ascii="Century Gothic" w:eastAsia="微軟正黑體" w:hAnsi="Century Gothic"/>
          <w:b/>
          <w:sz w:val="22"/>
        </w:rPr>
      </w:pPr>
    </w:p>
    <w:p w14:paraId="32A37144" w14:textId="7DBB8169" w:rsidR="00FE6340" w:rsidRPr="00FE6340" w:rsidRDefault="00FE6340" w:rsidP="00FE6340">
      <w:pPr>
        <w:widowControl/>
        <w:rPr>
          <w:rFonts w:ascii="Century Gothic" w:eastAsia="微軟正黑體" w:hAnsi="Century Gothic"/>
          <w:b/>
          <w:sz w:val="22"/>
        </w:rPr>
      </w:pPr>
      <w:r>
        <w:rPr>
          <w:rFonts w:ascii="Century Gothic" w:eastAsia="微軟正黑體" w:hAnsi="Century Gothic"/>
          <w:b/>
          <w:sz w:val="22"/>
        </w:rPr>
        <w:br w:type="page"/>
      </w:r>
    </w:p>
    <w:p w14:paraId="5C19AA3F" w14:textId="1EFC2D28" w:rsidR="00FE6340" w:rsidRPr="0038223E" w:rsidRDefault="00FE6340" w:rsidP="00FE6340">
      <w:pPr>
        <w:pStyle w:val="2"/>
        <w:numPr>
          <w:ilvl w:val="0"/>
          <w:numId w:val="2"/>
        </w:numPr>
        <w:spacing w:beforeLines="50" w:before="180" w:line="0" w:lineRule="atLeast"/>
        <w:ind w:left="482" w:hanging="482"/>
        <w:rPr>
          <w:rFonts w:ascii="Century Gothic" w:eastAsia="微軟正黑體" w:hAnsi="Century Gothic"/>
          <w:sz w:val="24"/>
          <w:szCs w:val="22"/>
        </w:rPr>
      </w:pPr>
      <w:bookmarkStart w:id="48" w:name="_Toc97914209"/>
      <w:bookmarkStart w:id="49" w:name="_Toc81575395"/>
      <w:bookmarkEnd w:id="47"/>
      <w:r>
        <w:rPr>
          <w:rFonts w:ascii="Century Gothic" w:eastAsia="微軟正黑體" w:hAnsi="Century Gothic" w:hint="eastAsia"/>
          <w:sz w:val="24"/>
          <w:szCs w:val="22"/>
        </w:rPr>
        <w:lastRenderedPageBreak/>
        <w:t>服務流程</w:t>
      </w:r>
      <w:r>
        <w:rPr>
          <w:rFonts w:ascii="Century Gothic" w:eastAsia="微軟正黑體" w:hAnsi="Century Gothic" w:hint="eastAsia"/>
          <w:sz w:val="24"/>
          <w:szCs w:val="22"/>
        </w:rPr>
        <w:t>(</w:t>
      </w:r>
      <w:r>
        <w:rPr>
          <w:rFonts w:ascii="Century Gothic" w:eastAsia="微軟正黑體" w:hAnsi="Century Gothic" w:hint="eastAsia"/>
          <w:sz w:val="24"/>
          <w:szCs w:val="22"/>
        </w:rPr>
        <w:t>已登</w:t>
      </w:r>
      <w:r>
        <w:rPr>
          <w:rFonts w:ascii="Century Gothic" w:eastAsia="微軟正黑體" w:hAnsi="Century Gothic" w:hint="eastAsia"/>
          <w:sz w:val="24"/>
          <w:szCs w:val="22"/>
        </w:rPr>
        <w:t>)_</w:t>
      </w:r>
      <w:r>
        <w:rPr>
          <w:rFonts w:ascii="Century Gothic" w:eastAsia="微軟正黑體" w:hAnsi="Century Gothic" w:hint="eastAsia"/>
          <w:sz w:val="24"/>
          <w:szCs w:val="22"/>
        </w:rPr>
        <w:t>信用卡頁入口</w:t>
      </w:r>
      <w:bookmarkEnd w:id="48"/>
    </w:p>
    <w:p w14:paraId="22E7DDE4" w14:textId="163DA27F" w:rsidR="00FE6340" w:rsidRPr="00FE6340" w:rsidRDefault="00FE6340" w:rsidP="00531BCA">
      <w:pPr>
        <w:pStyle w:val="af5"/>
        <w:numPr>
          <w:ilvl w:val="0"/>
          <w:numId w:val="85"/>
        </w:numPr>
        <w:spacing w:line="0" w:lineRule="atLeast"/>
        <w:ind w:leftChars="0" w:left="482" w:hanging="482"/>
        <w:outlineLvl w:val="2"/>
        <w:rPr>
          <w:rFonts w:ascii="Century Gothic" w:eastAsia="微軟正黑體" w:hAnsi="Century Gothic"/>
          <w:b/>
          <w:sz w:val="22"/>
        </w:rPr>
      </w:pPr>
      <w:bookmarkStart w:id="50" w:name="_Toc97914210"/>
      <w:proofErr w:type="gramStart"/>
      <w:r w:rsidRPr="00FE6340">
        <w:rPr>
          <w:rFonts w:ascii="Century Gothic" w:eastAsia="微軟正黑體" w:hAnsi="Century Gothic" w:hint="eastAsia"/>
          <w:b/>
          <w:sz w:val="22"/>
        </w:rPr>
        <w:t>線上補件</w:t>
      </w:r>
      <w:bookmarkEnd w:id="49"/>
      <w:proofErr w:type="gramEnd"/>
      <w:r w:rsidRPr="00FE6340">
        <w:rPr>
          <w:rFonts w:ascii="Century Gothic" w:eastAsia="微軟正黑體" w:hAnsi="Century Gothic"/>
          <w:b/>
          <w:sz w:val="22"/>
        </w:rPr>
        <w:t>(</w:t>
      </w:r>
      <w:r w:rsidRPr="00FE6340">
        <w:rPr>
          <w:rFonts w:ascii="Century Gothic" w:eastAsia="微軟正黑體" w:hAnsi="Century Gothic" w:hint="eastAsia"/>
          <w:b/>
          <w:sz w:val="22"/>
        </w:rPr>
        <w:t>已登</w:t>
      </w:r>
      <w:r w:rsidRPr="00FE6340">
        <w:rPr>
          <w:rFonts w:ascii="Century Gothic" w:eastAsia="微軟正黑體" w:hAnsi="Century Gothic"/>
          <w:b/>
          <w:sz w:val="22"/>
        </w:rPr>
        <w:t>)</w:t>
      </w:r>
      <w:bookmarkEnd w:id="50"/>
    </w:p>
    <w:p w14:paraId="343833BE" w14:textId="77777777" w:rsidR="00FE6340" w:rsidRPr="004F66DB" w:rsidRDefault="00FE6340" w:rsidP="00FE6340">
      <w:pPr>
        <w:pStyle w:val="af5"/>
        <w:spacing w:line="0" w:lineRule="atLeast"/>
        <w:ind w:leftChars="0" w:left="482"/>
        <w:rPr>
          <w:rFonts w:ascii="Century Gothic" w:eastAsia="微軟正黑體" w:hAnsi="Century Gothic"/>
          <w:sz w:val="22"/>
        </w:rPr>
      </w:pPr>
      <w:bookmarkStart w:id="51" w:name="_Toc81575396"/>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proofErr w:type="gramStart"/>
      <w:r>
        <w:rPr>
          <w:rFonts w:ascii="Century Gothic" w:eastAsia="微軟正黑體" w:hAnsi="Century Gothic" w:hint="eastAsia"/>
          <w:sz w:val="22"/>
        </w:rPr>
        <w:t>線上補件</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51"/>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FE6340" w14:paraId="070B4E81" w14:textId="77777777" w:rsidTr="00454EBE">
        <w:trPr>
          <w:trHeight w:val="80"/>
        </w:trPr>
        <w:tc>
          <w:tcPr>
            <w:tcW w:w="2710" w:type="dxa"/>
            <w:tcBorders>
              <w:bottom w:val="single" w:sz="4" w:space="0" w:color="auto"/>
            </w:tcBorders>
            <w:shd w:val="clear" w:color="auto" w:fill="D9D9D9" w:themeFill="background1" w:themeFillShade="D9"/>
          </w:tcPr>
          <w:p w14:paraId="6B25D78A" w14:textId="77777777" w:rsidR="00FE6340" w:rsidRDefault="00FE6340" w:rsidP="00454E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線上補件</w:t>
            </w:r>
            <w:proofErr w:type="gramEnd"/>
            <w:r>
              <w:rPr>
                <w:rFonts w:ascii="Century Gothic" w:eastAsia="微軟正黑體" w:hAnsi="Century Gothic"/>
                <w:sz w:val="22"/>
              </w:rPr>
              <w:t>Step1</w:t>
            </w:r>
          </w:p>
        </w:tc>
        <w:tc>
          <w:tcPr>
            <w:tcW w:w="1141" w:type="dxa"/>
            <w:tcBorders>
              <w:bottom w:val="single" w:sz="4" w:space="0" w:color="auto"/>
            </w:tcBorders>
            <w:shd w:val="clear" w:color="auto" w:fill="D9D9D9" w:themeFill="background1" w:themeFillShade="D9"/>
          </w:tcPr>
          <w:p w14:paraId="25CAA8F8"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6AC0F1DB"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E6340" w14:paraId="09400EE1" w14:textId="77777777" w:rsidTr="00454EBE">
        <w:tblPrEx>
          <w:tblCellMar>
            <w:left w:w="28" w:type="dxa"/>
            <w:right w:w="28" w:type="dxa"/>
          </w:tblCellMar>
        </w:tblPrEx>
        <w:trPr>
          <w:trHeight w:val="227"/>
        </w:trPr>
        <w:tc>
          <w:tcPr>
            <w:tcW w:w="2710" w:type="dxa"/>
            <w:vMerge w:val="restart"/>
            <w:tcBorders>
              <w:bottom w:val="single" w:sz="4" w:space="0" w:color="auto"/>
            </w:tcBorders>
          </w:tcPr>
          <w:p w14:paraId="57CF6C93" w14:textId="77777777" w:rsidR="00FE6340" w:rsidRDefault="00FE6340" w:rsidP="00454EBE">
            <w:pPr>
              <w:spacing w:line="0" w:lineRule="atLeast"/>
              <w:jc w:val="center"/>
              <w:rPr>
                <w:noProof/>
              </w:rPr>
            </w:pPr>
            <w:r>
              <w:rPr>
                <w:noProof/>
              </w:rPr>
              <w:drawing>
                <wp:inline distT="0" distB="0" distL="0" distR="0" wp14:anchorId="5E15C0E7" wp14:editId="03963DE8">
                  <wp:extent cx="1583690" cy="667114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89"/>
                          <a:stretch/>
                        </pic:blipFill>
                        <pic:spPr bwMode="auto">
                          <a:xfrm>
                            <a:off x="0" y="0"/>
                            <a:ext cx="1584000" cy="6672450"/>
                          </a:xfrm>
                          <a:prstGeom prst="rect">
                            <a:avLst/>
                          </a:prstGeom>
                          <a:noFill/>
                          <a:ln>
                            <a:noFill/>
                          </a:ln>
                          <a:extLst>
                            <a:ext uri="{53640926-AAD7-44D8-BBD7-CCE9431645EC}">
                              <a14:shadowObscured xmlns:a14="http://schemas.microsoft.com/office/drawing/2010/main"/>
                            </a:ext>
                          </a:extLst>
                        </pic:spPr>
                      </pic:pic>
                    </a:graphicData>
                  </a:graphic>
                </wp:inline>
              </w:drawing>
            </w:r>
          </w:p>
          <w:p w14:paraId="4B8528B4" w14:textId="77777777" w:rsidR="00FE6340" w:rsidRDefault="00FE6340" w:rsidP="00454EBE">
            <w:pPr>
              <w:spacing w:line="0" w:lineRule="atLeast"/>
              <w:jc w:val="center"/>
              <w:rPr>
                <w:noProof/>
              </w:rPr>
            </w:pPr>
          </w:p>
          <w:p w14:paraId="4E777168" w14:textId="77777777" w:rsidR="00FE6340" w:rsidRDefault="00FE6340" w:rsidP="00454EBE">
            <w:pPr>
              <w:spacing w:line="0" w:lineRule="atLeast"/>
              <w:jc w:val="center"/>
              <w:rPr>
                <w:noProof/>
              </w:rPr>
            </w:pPr>
          </w:p>
          <w:p w14:paraId="574691D3" w14:textId="77777777" w:rsidR="00FE6340" w:rsidRDefault="00FE6340" w:rsidP="00454EBE">
            <w:pPr>
              <w:spacing w:line="0" w:lineRule="atLeast"/>
              <w:jc w:val="center"/>
              <w:rPr>
                <w:noProof/>
              </w:rPr>
            </w:pPr>
            <w:r>
              <w:rPr>
                <w:noProof/>
              </w:rPr>
              <w:lastRenderedPageBreak/>
              <w:drawing>
                <wp:inline distT="0" distB="0" distL="0" distR="0" wp14:anchorId="35D1948B" wp14:editId="443C793B">
                  <wp:extent cx="1584000" cy="8435069"/>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4000" cy="8435069"/>
                          </a:xfrm>
                          <a:prstGeom prst="rect">
                            <a:avLst/>
                          </a:prstGeom>
                          <a:noFill/>
                          <a:ln>
                            <a:noFill/>
                          </a:ln>
                        </pic:spPr>
                      </pic:pic>
                    </a:graphicData>
                  </a:graphic>
                </wp:inline>
              </w:drawing>
            </w:r>
          </w:p>
          <w:p w14:paraId="49552CD6" w14:textId="77777777" w:rsidR="00FE6340" w:rsidRDefault="00FE6340" w:rsidP="00454EBE">
            <w:pPr>
              <w:spacing w:line="0" w:lineRule="atLeast"/>
              <w:jc w:val="center"/>
              <w:rPr>
                <w:noProof/>
              </w:rPr>
            </w:pPr>
          </w:p>
        </w:tc>
        <w:tc>
          <w:tcPr>
            <w:tcW w:w="1141" w:type="dxa"/>
            <w:tcBorders>
              <w:bottom w:val="single" w:sz="4" w:space="0" w:color="auto"/>
            </w:tcBorders>
          </w:tcPr>
          <w:p w14:paraId="63A5D7C5"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lastRenderedPageBreak/>
              <w:t>上傳注意事項</w:t>
            </w:r>
          </w:p>
        </w:tc>
        <w:tc>
          <w:tcPr>
            <w:tcW w:w="6345" w:type="dxa"/>
            <w:tcBorders>
              <w:bottom w:val="single" w:sz="4" w:space="0" w:color="auto"/>
            </w:tcBorders>
          </w:tcPr>
          <w:p w14:paraId="6C538C16" w14:textId="77777777" w:rsidR="00FE6340" w:rsidRDefault="00FE6340" w:rsidP="000C3000">
            <w:pPr>
              <w:pStyle w:val="af5"/>
              <w:numPr>
                <w:ilvl w:val="0"/>
                <w:numId w:val="25"/>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5C321AEE" w14:textId="77777777" w:rsidR="00FE6340" w:rsidRPr="007E526A" w:rsidRDefault="00FE6340" w:rsidP="00454EBE">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提醒您，檔案格式限</w:t>
            </w:r>
            <w:r w:rsidRPr="007E526A">
              <w:rPr>
                <w:rFonts w:ascii="Century Gothic" w:eastAsia="微軟正黑體" w:hAnsi="Century Gothic" w:hint="eastAsia"/>
                <w:sz w:val="22"/>
              </w:rPr>
              <w:t>JPG</w:t>
            </w:r>
            <w:r w:rsidRPr="007E526A">
              <w:rPr>
                <w:rFonts w:ascii="Century Gothic" w:eastAsia="微軟正黑體" w:hAnsi="Century Gothic" w:hint="eastAsia"/>
                <w:sz w:val="22"/>
              </w:rPr>
              <w:t>、</w:t>
            </w:r>
            <w:r w:rsidRPr="007E526A">
              <w:rPr>
                <w:rFonts w:ascii="Century Gothic" w:eastAsia="微軟正黑體" w:hAnsi="Century Gothic" w:hint="eastAsia"/>
                <w:sz w:val="22"/>
              </w:rPr>
              <w:t>PNG</w:t>
            </w:r>
            <w:r w:rsidRPr="007E526A">
              <w:rPr>
                <w:rFonts w:ascii="Century Gothic" w:eastAsia="微軟正黑體" w:hAnsi="Century Gothic" w:hint="eastAsia"/>
                <w:sz w:val="22"/>
              </w:rPr>
              <w:t>、</w:t>
            </w:r>
            <w:r w:rsidRPr="007E526A">
              <w:rPr>
                <w:rFonts w:ascii="Century Gothic" w:eastAsia="微軟正黑體" w:hAnsi="Century Gothic" w:hint="eastAsia"/>
                <w:sz w:val="22"/>
              </w:rPr>
              <w:t>TIF</w:t>
            </w:r>
            <w:r w:rsidRPr="007E526A">
              <w:rPr>
                <w:rFonts w:ascii="Century Gothic" w:eastAsia="微軟正黑體" w:hAnsi="Century Gothic" w:hint="eastAsia"/>
                <w:sz w:val="22"/>
              </w:rPr>
              <w:t>檔，單一檔案大小不得超過</w:t>
            </w:r>
            <w:r w:rsidRPr="007E526A">
              <w:rPr>
                <w:rFonts w:ascii="Century Gothic" w:eastAsia="微軟正黑體" w:hAnsi="Century Gothic" w:hint="eastAsia"/>
                <w:sz w:val="22"/>
              </w:rPr>
              <w:t xml:space="preserve"> 5MB</w:t>
            </w:r>
            <w:r w:rsidRPr="007E526A">
              <w:rPr>
                <w:rFonts w:ascii="Century Gothic" w:eastAsia="微軟正黑體" w:hAnsi="Century Gothic" w:hint="eastAsia"/>
                <w:sz w:val="22"/>
              </w:rPr>
              <w:t>，財力證明文件最多上傳</w:t>
            </w:r>
            <w:r w:rsidRPr="007E526A">
              <w:rPr>
                <w:rFonts w:ascii="Century Gothic" w:eastAsia="微軟正黑體" w:hAnsi="Century Gothic" w:hint="eastAsia"/>
                <w:sz w:val="22"/>
              </w:rPr>
              <w:t>10</w:t>
            </w:r>
            <w:r w:rsidRPr="007E526A">
              <w:rPr>
                <w:rFonts w:ascii="Century Gothic" w:eastAsia="微軟正黑體" w:hAnsi="Century Gothic" w:hint="eastAsia"/>
                <w:sz w:val="22"/>
              </w:rPr>
              <w:t>張。</w:t>
            </w:r>
          </w:p>
        </w:tc>
      </w:tr>
      <w:tr w:rsidR="00FE6340" w14:paraId="0CFE3D0D" w14:textId="77777777" w:rsidTr="00454EBE">
        <w:tblPrEx>
          <w:tblCellMar>
            <w:left w:w="28" w:type="dxa"/>
            <w:right w:w="28" w:type="dxa"/>
          </w:tblCellMar>
        </w:tblPrEx>
        <w:trPr>
          <w:trHeight w:val="227"/>
        </w:trPr>
        <w:tc>
          <w:tcPr>
            <w:tcW w:w="2710" w:type="dxa"/>
            <w:vMerge/>
            <w:tcBorders>
              <w:bottom w:val="single" w:sz="4" w:space="0" w:color="auto"/>
            </w:tcBorders>
          </w:tcPr>
          <w:p w14:paraId="79878F39"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608E7477"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上傳圖片</w:t>
            </w:r>
            <w:r w:rsidRPr="000722F2">
              <w:rPr>
                <w:rFonts w:ascii="Century Gothic" w:eastAsia="微軟正黑體" w:hAnsi="Century Gothic" w:hint="eastAsia"/>
                <w:sz w:val="22"/>
              </w:rPr>
              <w:t>_</w:t>
            </w:r>
            <w:r w:rsidRPr="000722F2">
              <w:rPr>
                <w:rFonts w:ascii="Century Gothic" w:eastAsia="微軟正黑體" w:hAnsi="Century Gothic" w:hint="eastAsia"/>
                <w:sz w:val="22"/>
              </w:rPr>
              <w:t>身分證</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6345" w:type="dxa"/>
            <w:tcBorders>
              <w:bottom w:val="single" w:sz="4" w:space="0" w:color="auto"/>
            </w:tcBorders>
          </w:tcPr>
          <w:p w14:paraId="5416F5AF" w14:textId="77777777" w:rsidR="00FE6340" w:rsidRDefault="00FE6340" w:rsidP="000C3000">
            <w:pPr>
              <w:pStyle w:val="af5"/>
              <w:numPr>
                <w:ilvl w:val="0"/>
                <w:numId w:val="2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4F66DB">
              <w:rPr>
                <w:rFonts w:ascii="Century Gothic" w:eastAsia="微軟正黑體" w:hAnsi="Century Gothic" w:hint="eastAsia"/>
                <w:sz w:val="22"/>
                <w:highlight w:val="green"/>
              </w:rPr>
              <w:t>檔案上傳</w:t>
            </w:r>
            <w:r>
              <w:rPr>
                <w:rFonts w:ascii="Century Gothic" w:eastAsia="微軟正黑體" w:hAnsi="Century Gothic" w:hint="eastAsia"/>
                <w:sz w:val="22"/>
              </w:rPr>
              <w:t>方式</w:t>
            </w:r>
          </w:p>
          <w:p w14:paraId="0FDC2F77" w14:textId="77777777" w:rsidR="00FE6340" w:rsidRDefault="00FE6340" w:rsidP="00454EBE">
            <w:pPr>
              <w:pStyle w:val="af5"/>
              <w:spacing w:line="0" w:lineRule="atLeast"/>
              <w:ind w:leftChars="0"/>
              <w:rPr>
                <w:rFonts w:ascii="Century Gothic" w:eastAsia="微軟正黑體" w:hAnsi="Century Gothic"/>
                <w:sz w:val="22"/>
              </w:rPr>
            </w:pPr>
            <w:r w:rsidRPr="004C1E76">
              <w:rPr>
                <w:noProof/>
              </w:rPr>
              <w:drawing>
                <wp:inline distT="0" distB="0" distL="0" distR="0" wp14:anchorId="5F039304" wp14:editId="272BDE57">
                  <wp:extent cx="1280160" cy="755504"/>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3470" cy="763359"/>
                          </a:xfrm>
                          <a:prstGeom prst="rect">
                            <a:avLst/>
                          </a:prstGeom>
                        </pic:spPr>
                      </pic:pic>
                    </a:graphicData>
                  </a:graphic>
                </wp:inline>
              </w:drawing>
            </w:r>
          </w:p>
          <w:p w14:paraId="0D15A97F" w14:textId="77777777" w:rsidR="00FE6340" w:rsidRDefault="00FE6340" w:rsidP="000C3000">
            <w:pPr>
              <w:pStyle w:val="af5"/>
              <w:numPr>
                <w:ilvl w:val="0"/>
                <w:numId w:val="29"/>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上傳檢核：</w:t>
            </w:r>
          </w:p>
          <w:tbl>
            <w:tblPr>
              <w:tblStyle w:val="aa"/>
              <w:tblW w:w="5775" w:type="dxa"/>
              <w:tblLayout w:type="fixed"/>
              <w:tblLook w:val="04A0" w:firstRow="1" w:lastRow="0" w:firstColumn="1" w:lastColumn="0" w:noHBand="0" w:noVBand="1"/>
            </w:tblPr>
            <w:tblGrid>
              <w:gridCol w:w="1614"/>
              <w:gridCol w:w="4161"/>
            </w:tblGrid>
            <w:tr w:rsidR="00FE6340" w:rsidRPr="00DA0802" w14:paraId="2A475372" w14:textId="77777777" w:rsidTr="00454EBE">
              <w:tc>
                <w:tcPr>
                  <w:tcW w:w="1614" w:type="dxa"/>
                  <w:shd w:val="clear" w:color="auto" w:fill="D9D9D9" w:themeFill="background1" w:themeFillShade="D9"/>
                </w:tcPr>
                <w:p w14:paraId="131428A2"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檢核檔案錯誤</w:t>
                  </w:r>
                </w:p>
              </w:tc>
              <w:tc>
                <w:tcPr>
                  <w:tcW w:w="4161" w:type="dxa"/>
                  <w:shd w:val="clear" w:color="auto" w:fill="D9D9D9" w:themeFill="background1" w:themeFillShade="D9"/>
                </w:tcPr>
                <w:p w14:paraId="07678ADF"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FE6340" w:rsidRPr="00DA0802" w14:paraId="19656958" w14:textId="77777777" w:rsidTr="00454EBE">
              <w:tc>
                <w:tcPr>
                  <w:tcW w:w="1614" w:type="dxa"/>
                  <w:shd w:val="clear" w:color="auto" w:fill="auto"/>
                </w:tcPr>
                <w:p w14:paraId="0D590C5E"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c>
                <w:tcPr>
                  <w:tcW w:w="4161" w:type="dxa"/>
                  <w:shd w:val="clear" w:color="auto" w:fill="auto"/>
                </w:tcPr>
                <w:p w14:paraId="2C3C1E5C"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r>
            <w:tr w:rsidR="00FE6340" w:rsidRPr="00DA0802" w14:paraId="71A0CB87" w14:textId="77777777" w:rsidTr="00454EBE">
              <w:tc>
                <w:tcPr>
                  <w:tcW w:w="1614" w:type="dxa"/>
                  <w:shd w:val="clear" w:color="auto" w:fill="D9D9D9" w:themeFill="background1" w:themeFillShade="D9"/>
                  <w:vAlign w:val="center"/>
                </w:tcPr>
                <w:p w14:paraId="6287181A" w14:textId="77777777" w:rsidR="00FE6340" w:rsidRPr="00A31421" w:rsidRDefault="00FE6340" w:rsidP="00454EBE">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w:t>
                  </w:r>
                  <w:r>
                    <w:rPr>
                      <w:rFonts w:ascii="Century Gothic" w:eastAsia="微軟正黑體" w:hAnsi="Century Gothic" w:hint="eastAsia"/>
                      <w:color w:val="000000" w:themeColor="text1"/>
                      <w:sz w:val="20"/>
                      <w:szCs w:val="20"/>
                    </w:rPr>
                    <w:t>檔案</w:t>
                  </w:r>
                  <w:r w:rsidRPr="00A31421">
                    <w:rPr>
                      <w:rFonts w:ascii="Century Gothic" w:eastAsia="微軟正黑體" w:hAnsi="Century Gothic" w:hint="eastAsia"/>
                      <w:color w:val="000000" w:themeColor="text1"/>
                      <w:sz w:val="20"/>
                      <w:szCs w:val="20"/>
                    </w:rPr>
                    <w:t>正確</w:t>
                  </w:r>
                </w:p>
              </w:tc>
              <w:tc>
                <w:tcPr>
                  <w:tcW w:w="4161" w:type="dxa"/>
                  <w:shd w:val="clear" w:color="auto" w:fill="D9D9D9" w:themeFill="background1" w:themeFillShade="D9"/>
                </w:tcPr>
                <w:p w14:paraId="73B4940E" w14:textId="77777777" w:rsidR="00FE6340" w:rsidRPr="00A31421" w:rsidRDefault="00FE6340" w:rsidP="00454EBE">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FE6340" w:rsidRPr="00DA0802" w14:paraId="2DE965F5" w14:textId="77777777" w:rsidTr="00454EBE">
              <w:tc>
                <w:tcPr>
                  <w:tcW w:w="1614" w:type="dxa"/>
                </w:tcPr>
                <w:p w14:paraId="40ACF05B" w14:textId="77777777" w:rsidR="00FE6340" w:rsidRDefault="00FE6340" w:rsidP="00454EBE">
                  <w:pPr>
                    <w:spacing w:line="0" w:lineRule="atLeast"/>
                    <w:rPr>
                      <w:rFonts w:ascii="Century Gothic" w:eastAsia="微軟正黑體" w:hAnsi="Century Gothic"/>
                      <w:sz w:val="20"/>
                      <w:szCs w:val="20"/>
                    </w:rPr>
                  </w:pPr>
                </w:p>
              </w:tc>
              <w:tc>
                <w:tcPr>
                  <w:tcW w:w="4161" w:type="dxa"/>
                </w:tcPr>
                <w:p w14:paraId="458DA5B4"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預覽圖片，顯示取消</w:t>
                  </w:r>
                  <w:r>
                    <w:rPr>
                      <w:rFonts w:ascii="Century Gothic" w:eastAsia="微軟正黑體" w:hAnsi="Century Gothic" w:hint="eastAsia"/>
                      <w:sz w:val="20"/>
                      <w:szCs w:val="20"/>
                    </w:rPr>
                    <w:t>i</w:t>
                  </w:r>
                  <w:r>
                    <w:rPr>
                      <w:rFonts w:ascii="Century Gothic" w:eastAsia="微軟正黑體" w:hAnsi="Century Gothic"/>
                      <w:sz w:val="20"/>
                      <w:szCs w:val="20"/>
                    </w:rPr>
                    <w:t>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w:t>
                  </w:r>
                </w:p>
                <w:p w14:paraId="661AD1A4" w14:textId="77777777" w:rsidR="00FE6340" w:rsidRPr="00A73612"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取消</w:t>
                  </w:r>
                  <w:r>
                    <w:rPr>
                      <w:rFonts w:ascii="Century Gothic" w:eastAsia="微軟正黑體" w:hAnsi="Century Gothic"/>
                      <w:sz w:val="20"/>
                      <w:szCs w:val="20"/>
                    </w:rPr>
                    <w:t>icon(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：點擊刪除上傳檔案</w:t>
                  </w:r>
                </w:p>
              </w:tc>
            </w:tr>
          </w:tbl>
          <w:p w14:paraId="6DF938A0" w14:textId="77777777" w:rsidR="00FE6340" w:rsidRPr="00DF26E5" w:rsidRDefault="00FE6340" w:rsidP="00454EBE">
            <w:pPr>
              <w:pStyle w:val="af5"/>
              <w:spacing w:line="0" w:lineRule="atLeast"/>
              <w:ind w:leftChars="0"/>
              <w:rPr>
                <w:rFonts w:ascii="Century Gothic" w:eastAsia="微軟正黑體" w:hAnsi="Century Gothic"/>
                <w:sz w:val="22"/>
              </w:rPr>
            </w:pPr>
          </w:p>
        </w:tc>
      </w:tr>
      <w:tr w:rsidR="00FE6340" w14:paraId="068805EA" w14:textId="77777777" w:rsidTr="00454EBE">
        <w:tblPrEx>
          <w:tblCellMar>
            <w:left w:w="28" w:type="dxa"/>
            <w:right w:w="28" w:type="dxa"/>
          </w:tblCellMar>
        </w:tblPrEx>
        <w:trPr>
          <w:trHeight w:val="227"/>
        </w:trPr>
        <w:tc>
          <w:tcPr>
            <w:tcW w:w="2710" w:type="dxa"/>
            <w:vMerge/>
            <w:tcBorders>
              <w:bottom w:val="single" w:sz="4" w:space="0" w:color="auto"/>
            </w:tcBorders>
          </w:tcPr>
          <w:p w14:paraId="1078D6FF"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06DC9BC1" w14:textId="77777777" w:rsidR="00FE6340" w:rsidRPr="000722F2" w:rsidRDefault="00FE6340" w:rsidP="00454EBE">
            <w:pPr>
              <w:spacing w:line="0" w:lineRule="atLeast"/>
              <w:rPr>
                <w:rFonts w:ascii="Century Gothic" w:eastAsia="微軟正黑體" w:hAnsi="Century Gothic"/>
                <w:sz w:val="22"/>
              </w:rPr>
            </w:pPr>
            <w:r w:rsidRPr="00E84C5E">
              <w:rPr>
                <w:rFonts w:ascii="Century Gothic" w:eastAsia="微軟正黑體" w:hAnsi="Century Gothic" w:hint="eastAsia"/>
                <w:sz w:val="22"/>
                <w:highlight w:val="cyan"/>
              </w:rPr>
              <w:t>財力證明上傳</w:t>
            </w:r>
          </w:p>
        </w:tc>
        <w:tc>
          <w:tcPr>
            <w:tcW w:w="6345" w:type="dxa"/>
            <w:tcBorders>
              <w:bottom w:val="single" w:sz="4" w:space="0" w:color="auto"/>
            </w:tcBorders>
          </w:tcPr>
          <w:p w14:paraId="584FE78B" w14:textId="77777777" w:rsidR="00FE6340" w:rsidRDefault="00FE6340" w:rsidP="000C3000">
            <w:pPr>
              <w:pStyle w:val="af5"/>
              <w:numPr>
                <w:ilvl w:val="0"/>
                <w:numId w:val="30"/>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財力證明注意事項：</w:t>
            </w:r>
          </w:p>
          <w:p w14:paraId="0C72B4B0" w14:textId="77777777" w:rsidR="00FE6340" w:rsidRPr="007E526A" w:rsidRDefault="00FE6340" w:rsidP="00454EBE">
            <w:pPr>
              <w:pStyle w:val="af5"/>
              <w:spacing w:line="0" w:lineRule="atLeast"/>
              <w:rPr>
                <w:rFonts w:ascii="Century Gothic" w:eastAsia="微軟正黑體" w:hAnsi="Century Gothic"/>
                <w:sz w:val="22"/>
              </w:rPr>
            </w:pPr>
            <w:r w:rsidRPr="007E526A">
              <w:rPr>
                <w:rFonts w:ascii="Century Gothic" w:eastAsia="微軟正黑體" w:hAnsi="Century Gothic" w:hint="eastAsia"/>
                <w:sz w:val="22"/>
              </w:rPr>
              <w:t>您可擇</w:t>
            </w:r>
            <w:proofErr w:type="gramStart"/>
            <w:r w:rsidRPr="007E526A">
              <w:rPr>
                <w:rFonts w:ascii="Century Gothic" w:eastAsia="微軟正黑體" w:hAnsi="Century Gothic" w:hint="eastAsia"/>
                <w:sz w:val="22"/>
              </w:rPr>
              <w:t>一</w:t>
            </w:r>
            <w:proofErr w:type="gramEnd"/>
            <w:r w:rsidRPr="007E526A">
              <w:rPr>
                <w:rFonts w:ascii="Century Gothic" w:eastAsia="微軟正黑體" w:hAnsi="Century Gothic" w:hint="eastAsia"/>
                <w:sz w:val="22"/>
              </w:rPr>
              <w:t>上傳：最新年度扣繳憑單、綜所稅各類所得、財產資料清單、近二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月薪資轉帳、近二</w:t>
            </w:r>
            <w:proofErr w:type="gramStart"/>
            <w:r w:rsidRPr="007E526A">
              <w:rPr>
                <w:rFonts w:ascii="Century Gothic" w:eastAsia="微軟正黑體" w:hAnsi="Century Gothic" w:hint="eastAsia"/>
                <w:sz w:val="22"/>
              </w:rPr>
              <w:t>個月活存往來</w:t>
            </w:r>
            <w:proofErr w:type="gramEnd"/>
            <w:r w:rsidRPr="007E526A">
              <w:rPr>
                <w:rFonts w:ascii="Century Gothic" w:eastAsia="微軟正黑體" w:hAnsi="Century Gothic" w:hint="eastAsia"/>
                <w:sz w:val="22"/>
              </w:rPr>
              <w:t>明細（含內頁及封面）、定存證明（未到期存單）、不動產等。</w:t>
            </w:r>
          </w:p>
          <w:p w14:paraId="278A7AB6" w14:textId="77777777" w:rsidR="00FE6340" w:rsidRDefault="00FE6340" w:rsidP="00454EBE">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若您為本行存款戶</w:t>
            </w:r>
            <w:r w:rsidRPr="007E526A">
              <w:rPr>
                <w:rFonts w:ascii="Century Gothic" w:eastAsia="微軟正黑體" w:hAnsi="Century Gothic" w:hint="eastAsia"/>
                <w:sz w:val="22"/>
              </w:rPr>
              <w:t>/</w:t>
            </w:r>
            <w:proofErr w:type="gramStart"/>
            <w:r w:rsidRPr="007E526A">
              <w:rPr>
                <w:rFonts w:ascii="Century Gothic" w:eastAsia="微軟正黑體" w:hAnsi="Century Gothic" w:hint="eastAsia"/>
                <w:sz w:val="22"/>
              </w:rPr>
              <w:t>薪轉戶</w:t>
            </w:r>
            <w:proofErr w:type="gramEnd"/>
            <w:r w:rsidRPr="007E526A">
              <w:rPr>
                <w:rFonts w:ascii="Century Gothic" w:eastAsia="微軟正黑體" w:hAnsi="Century Gothic" w:hint="eastAsia"/>
                <w:sz w:val="22"/>
              </w:rPr>
              <w:t>可先不用提供您的財力證明，若有需要將有專人與您聯繫。</w:t>
            </w:r>
          </w:p>
          <w:p w14:paraId="0692697E" w14:textId="77777777" w:rsidR="00FE6340" w:rsidRDefault="00FE6340" w:rsidP="000C3000">
            <w:pPr>
              <w:pStyle w:val="af5"/>
              <w:numPr>
                <w:ilvl w:val="0"/>
                <w:numId w:val="30"/>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財力證明攻略</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點擊外開</w:t>
            </w:r>
            <w:proofErr w:type="gramEnd"/>
          </w:p>
          <w:p w14:paraId="39E5C44A" w14:textId="77777777" w:rsidR="00FE6340" w:rsidRDefault="00BE660D" w:rsidP="00454EBE">
            <w:pPr>
              <w:pStyle w:val="af5"/>
              <w:spacing w:line="0" w:lineRule="atLeast"/>
              <w:ind w:leftChars="0"/>
              <w:rPr>
                <w:rFonts w:ascii="Century Gothic" w:eastAsia="微軟正黑體" w:hAnsi="Century Gothic"/>
                <w:sz w:val="22"/>
              </w:rPr>
            </w:pPr>
            <w:hyperlink r:id="rId20" w:history="1">
              <w:r w:rsidR="00FE6340" w:rsidRPr="00A1284B">
                <w:rPr>
                  <w:rStyle w:val="ac"/>
                  <w:rFonts w:ascii="Century Gothic" w:eastAsia="微軟正黑體" w:hAnsi="Century Gothic"/>
                  <w:sz w:val="22"/>
                </w:rPr>
                <w:t>https://bank.sinopac.com/sinopacBT/webevents/2010_FS/also.html?focus=tab</w:t>
              </w:r>
            </w:hyperlink>
          </w:p>
          <w:p w14:paraId="3EA82998" w14:textId="77777777" w:rsidR="00FE6340" w:rsidRDefault="00FE6340" w:rsidP="000C3000">
            <w:pPr>
              <w:pStyle w:val="af5"/>
              <w:numPr>
                <w:ilvl w:val="0"/>
                <w:numId w:val="30"/>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選擇注意事項：</w:t>
            </w:r>
          </w:p>
          <w:p w14:paraId="54507679" w14:textId="77777777" w:rsidR="00FE6340" w:rsidRDefault="00FE6340" w:rsidP="00454EBE">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選擇下列選項才能上傳圖片</w:t>
            </w:r>
            <w:proofErr w:type="gramStart"/>
            <w:r w:rsidRPr="007E526A">
              <w:rPr>
                <w:rFonts w:ascii="Century Gothic" w:eastAsia="微軟正黑體" w:hAnsi="Century Gothic" w:hint="eastAsia"/>
                <w:sz w:val="22"/>
              </w:rPr>
              <w:t>唷</w:t>
            </w:r>
            <w:proofErr w:type="gramEnd"/>
            <w:r w:rsidRPr="007E526A">
              <w:rPr>
                <w:rFonts w:ascii="Century Gothic" w:eastAsia="微軟正黑體" w:hAnsi="Century Gothic" w:hint="eastAsia"/>
                <w:sz w:val="22"/>
              </w:rPr>
              <w:t>，兩種類別以上請選擇其他證明文件類別</w:t>
            </w:r>
          </w:p>
          <w:p w14:paraId="2DDDDA06" w14:textId="77777777" w:rsidR="00FE6340" w:rsidRDefault="00FE6340" w:rsidP="000C3000">
            <w:pPr>
              <w:pStyle w:val="af5"/>
              <w:numPr>
                <w:ilvl w:val="0"/>
                <w:numId w:val="30"/>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選擇財力證明</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
          <w:p w14:paraId="3301D865" w14:textId="77777777" w:rsidR="00FE6340" w:rsidRDefault="00FE6340"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健保</w:t>
            </w:r>
            <w:r w:rsidRPr="007E526A">
              <w:rPr>
                <w:rFonts w:ascii="Century Gothic" w:eastAsia="微軟正黑體" w:hAnsi="Century Gothic" w:hint="eastAsia"/>
                <w:sz w:val="22"/>
              </w:rPr>
              <w:t>APP</w:t>
            </w:r>
            <w:r w:rsidRPr="007E526A">
              <w:rPr>
                <w:rFonts w:ascii="Century Gothic" w:eastAsia="微軟正黑體" w:hAnsi="Century Gothic" w:hint="eastAsia"/>
                <w:sz w:val="22"/>
              </w:rPr>
              <w:t>個人投保紀錄</w:t>
            </w:r>
          </w:p>
          <w:p w14:paraId="68D767B7" w14:textId="77777777" w:rsidR="00FE6340" w:rsidRDefault="00FE6340"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最新年度扣繳憑單所得清單</w:t>
            </w:r>
          </w:p>
          <w:p w14:paraId="2AB2CD32" w14:textId="77777777" w:rsidR="00FE6340" w:rsidRDefault="00FE6340"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近一個月薪資單</w:t>
            </w:r>
          </w:p>
          <w:p w14:paraId="2876B85A" w14:textId="77777777" w:rsidR="00FE6340" w:rsidRDefault="00FE6340"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w:t>
            </w:r>
            <w:proofErr w:type="gramStart"/>
            <w:r w:rsidRPr="007E526A">
              <w:rPr>
                <w:rFonts w:ascii="Century Gothic" w:eastAsia="微軟正黑體" w:hAnsi="Century Gothic" w:hint="eastAsia"/>
                <w:sz w:val="22"/>
              </w:rPr>
              <w:t>帳單</w:t>
            </w:r>
            <w:proofErr w:type="gramEnd"/>
          </w:p>
          <w:p w14:paraId="6D8B2F95" w14:textId="77777777" w:rsidR="00FE6340" w:rsidRDefault="00FE6340"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個月活儲往來</w:t>
            </w:r>
            <w:proofErr w:type="gramEnd"/>
            <w:r w:rsidRPr="007E526A">
              <w:rPr>
                <w:rFonts w:ascii="Century Gothic" w:eastAsia="微軟正黑體" w:hAnsi="Century Gothic" w:hint="eastAsia"/>
                <w:sz w:val="22"/>
              </w:rPr>
              <w:t>明細</w:t>
            </w:r>
          </w:p>
          <w:p w14:paraId="0FAD4DA2" w14:textId="77777777" w:rsidR="00FE6340" w:rsidRPr="00294FA5" w:rsidRDefault="00FE6340" w:rsidP="000C3000">
            <w:pPr>
              <w:pStyle w:val="af5"/>
              <w:numPr>
                <w:ilvl w:val="0"/>
                <w:numId w:val="31"/>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其他證明文件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如財產資料清單、未到定存證明、不動</w:t>
            </w:r>
            <w:r w:rsidRPr="00DF26E5">
              <w:rPr>
                <w:rFonts w:ascii="Century Gothic" w:eastAsia="微軟正黑體" w:hAnsi="Century Gothic" w:hint="eastAsia"/>
                <w:sz w:val="22"/>
              </w:rPr>
              <w:lastRenderedPageBreak/>
              <w:t>產證明…等</w:t>
            </w:r>
            <w:r w:rsidRPr="00DF26E5">
              <w:rPr>
                <w:rFonts w:ascii="Century Gothic" w:eastAsia="微軟正黑體" w:hAnsi="Century Gothic" w:hint="eastAsia"/>
                <w:sz w:val="22"/>
              </w:rPr>
              <w:t>)</w:t>
            </w:r>
          </w:p>
        </w:tc>
      </w:tr>
      <w:tr w:rsidR="00FE6340" w14:paraId="6B88FA5E" w14:textId="77777777" w:rsidTr="00454EBE">
        <w:tblPrEx>
          <w:tblCellMar>
            <w:left w:w="28" w:type="dxa"/>
            <w:right w:w="28" w:type="dxa"/>
          </w:tblCellMar>
        </w:tblPrEx>
        <w:trPr>
          <w:trHeight w:val="227"/>
        </w:trPr>
        <w:tc>
          <w:tcPr>
            <w:tcW w:w="2710" w:type="dxa"/>
            <w:vMerge/>
            <w:tcBorders>
              <w:bottom w:val="single" w:sz="4" w:space="0" w:color="auto"/>
            </w:tcBorders>
          </w:tcPr>
          <w:p w14:paraId="2B578F1E"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591A32B6" w14:textId="77777777" w:rsidR="00FE6340" w:rsidRPr="000722F2" w:rsidRDefault="00FE6340" w:rsidP="00454EBE">
            <w:pPr>
              <w:spacing w:line="0" w:lineRule="atLeast"/>
              <w:rPr>
                <w:rFonts w:ascii="Century Gothic" w:eastAsia="微軟正黑體" w:hAnsi="Century Gothic"/>
                <w:sz w:val="22"/>
              </w:rPr>
            </w:pPr>
            <w:r w:rsidRPr="00E84C5E">
              <w:rPr>
                <w:rFonts w:ascii="Century Gothic" w:eastAsia="微軟正黑體" w:hAnsi="Century Gothic" w:hint="eastAsia"/>
                <w:sz w:val="22"/>
                <w:highlight w:val="cyan"/>
              </w:rPr>
              <w:t>上傳圖片</w:t>
            </w:r>
            <w:r w:rsidRPr="00E84C5E">
              <w:rPr>
                <w:rFonts w:ascii="Century Gothic" w:eastAsia="微軟正黑體" w:hAnsi="Century Gothic"/>
                <w:sz w:val="22"/>
                <w:highlight w:val="cyan"/>
              </w:rPr>
              <w:t>_</w:t>
            </w:r>
            <w:r w:rsidRPr="00E84C5E">
              <w:rPr>
                <w:rFonts w:ascii="Century Gothic" w:eastAsia="微軟正黑體" w:hAnsi="Century Gothic" w:hint="eastAsia"/>
                <w:sz w:val="22"/>
                <w:highlight w:val="cyan"/>
              </w:rPr>
              <w:t>財力證明</w:t>
            </w:r>
            <w:r w:rsidRPr="00E84C5E">
              <w:rPr>
                <w:rFonts w:ascii="Century Gothic" w:eastAsia="微軟正黑體" w:hAnsi="Century Gothic"/>
                <w:sz w:val="22"/>
                <w:highlight w:val="cyan"/>
              </w:rPr>
              <w:t>(</w:t>
            </w:r>
            <w:proofErr w:type="spellStart"/>
            <w:r w:rsidRPr="00E84C5E">
              <w:rPr>
                <w:rFonts w:ascii="Century Gothic" w:eastAsia="微軟正黑體" w:hAnsi="Century Gothic"/>
                <w:sz w:val="22"/>
                <w:highlight w:val="cyan"/>
              </w:rPr>
              <w:t>btn</w:t>
            </w:r>
            <w:proofErr w:type="spellEnd"/>
            <w:r w:rsidRPr="00E84C5E">
              <w:rPr>
                <w:rFonts w:ascii="Century Gothic" w:eastAsia="微軟正黑體" w:hAnsi="Century Gothic"/>
                <w:sz w:val="22"/>
                <w:highlight w:val="cyan"/>
              </w:rPr>
              <w:t>)</w:t>
            </w:r>
          </w:p>
        </w:tc>
        <w:tc>
          <w:tcPr>
            <w:tcW w:w="6345" w:type="dxa"/>
            <w:tcBorders>
              <w:bottom w:val="single" w:sz="4" w:space="0" w:color="auto"/>
            </w:tcBorders>
          </w:tcPr>
          <w:p w14:paraId="5D184E86" w14:textId="77777777" w:rsidR="00FE6340" w:rsidRDefault="00FE6340" w:rsidP="000C3000">
            <w:pPr>
              <w:pStyle w:val="af5"/>
              <w:numPr>
                <w:ilvl w:val="0"/>
                <w:numId w:val="4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顯示：需擇</w:t>
            </w:r>
            <w:proofErr w:type="gramStart"/>
            <w:r>
              <w:rPr>
                <w:rFonts w:ascii="Century Gothic" w:eastAsia="微軟正黑體" w:hAnsi="Century Gothic" w:hint="eastAsia"/>
                <w:sz w:val="22"/>
              </w:rPr>
              <w:t>一</w:t>
            </w:r>
            <w:proofErr w:type="gramEnd"/>
            <w:r>
              <w:rPr>
                <w:rFonts w:ascii="Century Gothic" w:eastAsia="微軟正黑體" w:hAnsi="Century Gothic" w:hint="eastAsia"/>
                <w:sz w:val="22"/>
              </w:rPr>
              <w:t>財力證明後，才顯示上傳圖片</w:t>
            </w:r>
            <w:proofErr w:type="spellStart"/>
            <w:r>
              <w:rPr>
                <w:rFonts w:ascii="Century Gothic" w:eastAsia="微軟正黑體" w:hAnsi="Century Gothic"/>
                <w:sz w:val="22"/>
              </w:rPr>
              <w:t>btn</w:t>
            </w:r>
            <w:proofErr w:type="spellEnd"/>
          </w:p>
          <w:p w14:paraId="088965CA" w14:textId="77777777" w:rsidR="00FE6340" w:rsidRDefault="00FE6340" w:rsidP="000C3000">
            <w:pPr>
              <w:pStyle w:val="af5"/>
              <w:numPr>
                <w:ilvl w:val="0"/>
                <w:numId w:val="4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4F66DB">
              <w:rPr>
                <w:rFonts w:ascii="Century Gothic" w:eastAsia="微軟正黑體" w:hAnsi="Century Gothic" w:hint="eastAsia"/>
                <w:sz w:val="22"/>
                <w:highlight w:val="green"/>
              </w:rPr>
              <w:t>檔案上傳</w:t>
            </w:r>
            <w:r>
              <w:rPr>
                <w:rFonts w:ascii="Century Gothic" w:eastAsia="微軟正黑體" w:hAnsi="Century Gothic" w:hint="eastAsia"/>
                <w:sz w:val="22"/>
              </w:rPr>
              <w:t>方式，可上傳至多</w:t>
            </w:r>
            <w:r>
              <w:rPr>
                <w:rFonts w:ascii="Century Gothic" w:eastAsia="微軟正黑體" w:hAnsi="Century Gothic" w:hint="eastAsia"/>
                <w:sz w:val="22"/>
              </w:rPr>
              <w:t>1</w:t>
            </w:r>
            <w:r>
              <w:rPr>
                <w:rFonts w:ascii="Century Gothic" w:eastAsia="微軟正黑體" w:hAnsi="Century Gothic"/>
                <w:sz w:val="22"/>
              </w:rPr>
              <w:t>0</w:t>
            </w:r>
            <w:r>
              <w:rPr>
                <w:rFonts w:ascii="Century Gothic" w:eastAsia="微軟正黑體" w:hAnsi="Century Gothic" w:hint="eastAsia"/>
                <w:sz w:val="22"/>
              </w:rPr>
              <w:t>個檔案</w:t>
            </w:r>
          </w:p>
          <w:p w14:paraId="1A12BA92" w14:textId="77777777" w:rsidR="00FE6340" w:rsidRDefault="00FE6340" w:rsidP="00454EBE">
            <w:pPr>
              <w:pStyle w:val="af5"/>
              <w:spacing w:line="0" w:lineRule="atLeast"/>
              <w:ind w:leftChars="0"/>
              <w:rPr>
                <w:rFonts w:ascii="Century Gothic" w:eastAsia="微軟正黑體" w:hAnsi="Century Gothic"/>
                <w:sz w:val="22"/>
              </w:rPr>
            </w:pPr>
            <w:r w:rsidRPr="004C1E76">
              <w:rPr>
                <w:noProof/>
              </w:rPr>
              <w:drawing>
                <wp:inline distT="0" distB="0" distL="0" distR="0" wp14:anchorId="58FD79EF" wp14:editId="0F3BA6DC">
                  <wp:extent cx="1280160" cy="755504"/>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3470" cy="763359"/>
                          </a:xfrm>
                          <a:prstGeom prst="rect">
                            <a:avLst/>
                          </a:prstGeom>
                        </pic:spPr>
                      </pic:pic>
                    </a:graphicData>
                  </a:graphic>
                </wp:inline>
              </w:drawing>
            </w:r>
          </w:p>
          <w:p w14:paraId="5B8C31C1" w14:textId="77777777" w:rsidR="00FE6340" w:rsidRDefault="00FE6340" w:rsidP="000C3000">
            <w:pPr>
              <w:pStyle w:val="af5"/>
              <w:numPr>
                <w:ilvl w:val="0"/>
                <w:numId w:val="42"/>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上傳檢核：</w:t>
            </w:r>
          </w:p>
          <w:tbl>
            <w:tblPr>
              <w:tblStyle w:val="aa"/>
              <w:tblW w:w="5775" w:type="dxa"/>
              <w:tblLayout w:type="fixed"/>
              <w:tblLook w:val="04A0" w:firstRow="1" w:lastRow="0" w:firstColumn="1" w:lastColumn="0" w:noHBand="0" w:noVBand="1"/>
            </w:tblPr>
            <w:tblGrid>
              <w:gridCol w:w="1614"/>
              <w:gridCol w:w="4161"/>
            </w:tblGrid>
            <w:tr w:rsidR="00FE6340" w:rsidRPr="00DA0802" w14:paraId="7B841A97" w14:textId="77777777" w:rsidTr="00454EBE">
              <w:tc>
                <w:tcPr>
                  <w:tcW w:w="1614" w:type="dxa"/>
                  <w:shd w:val="clear" w:color="auto" w:fill="D9D9D9" w:themeFill="background1" w:themeFillShade="D9"/>
                </w:tcPr>
                <w:p w14:paraId="2C5D943A"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檢核檔案錯誤</w:t>
                  </w:r>
                </w:p>
              </w:tc>
              <w:tc>
                <w:tcPr>
                  <w:tcW w:w="4161" w:type="dxa"/>
                  <w:shd w:val="clear" w:color="auto" w:fill="D9D9D9" w:themeFill="background1" w:themeFillShade="D9"/>
                </w:tcPr>
                <w:p w14:paraId="1D0C4A1E"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FE6340" w:rsidRPr="00DA0802" w14:paraId="4C8D822D" w14:textId="77777777" w:rsidTr="00454EBE">
              <w:tc>
                <w:tcPr>
                  <w:tcW w:w="1614" w:type="dxa"/>
                  <w:shd w:val="clear" w:color="auto" w:fill="auto"/>
                </w:tcPr>
                <w:p w14:paraId="15FD0DD1"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c>
                <w:tcPr>
                  <w:tcW w:w="4161" w:type="dxa"/>
                  <w:shd w:val="clear" w:color="auto" w:fill="auto"/>
                </w:tcPr>
                <w:p w14:paraId="2807C140"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r>
            <w:tr w:rsidR="00FE6340" w:rsidRPr="00DA0802" w14:paraId="108229F6" w14:textId="77777777" w:rsidTr="00454EBE">
              <w:tc>
                <w:tcPr>
                  <w:tcW w:w="1614" w:type="dxa"/>
                  <w:shd w:val="clear" w:color="auto" w:fill="auto"/>
                </w:tcPr>
                <w:p w14:paraId="6BC7CE96"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w:t>
                  </w:r>
                  <w:r>
                    <w:rPr>
                      <w:rFonts w:ascii="Century Gothic" w:eastAsia="微軟正黑體" w:hAnsi="Century Gothic" w:hint="eastAsia"/>
                      <w:sz w:val="20"/>
                      <w:szCs w:val="20"/>
                    </w:rPr>
                    <w:t>&gt;</w:t>
                  </w:r>
                  <w:r>
                    <w:rPr>
                      <w:rFonts w:ascii="Century Gothic" w:eastAsia="微軟正黑體" w:hAnsi="Century Gothic"/>
                      <w:sz w:val="20"/>
                      <w:szCs w:val="20"/>
                    </w:rPr>
                    <w:t>5MB</w:t>
                  </w:r>
                </w:p>
              </w:tc>
              <w:tc>
                <w:tcPr>
                  <w:tcW w:w="4161" w:type="dxa"/>
                  <w:shd w:val="clear" w:color="auto" w:fill="auto"/>
                </w:tcPr>
                <w:p w14:paraId="6B4D5351"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單一檔案不得超過</w:t>
                  </w:r>
                  <w:r>
                    <w:rPr>
                      <w:rFonts w:ascii="Century Gothic" w:eastAsia="微軟正黑體" w:hAnsi="Century Gothic" w:hint="eastAsia"/>
                      <w:sz w:val="20"/>
                      <w:szCs w:val="20"/>
                    </w:rPr>
                    <w:t>5</w:t>
                  </w:r>
                  <w:r>
                    <w:rPr>
                      <w:rFonts w:ascii="Century Gothic" w:eastAsia="微軟正黑體" w:hAnsi="Century Gothic"/>
                      <w:sz w:val="20"/>
                      <w:szCs w:val="20"/>
                    </w:rPr>
                    <w:t>MB</w:t>
                  </w:r>
                </w:p>
              </w:tc>
            </w:tr>
            <w:tr w:rsidR="00FE6340" w:rsidRPr="00DA0802" w14:paraId="52074A61" w14:textId="77777777" w:rsidTr="00454EBE">
              <w:tc>
                <w:tcPr>
                  <w:tcW w:w="1614" w:type="dxa"/>
                  <w:shd w:val="clear" w:color="auto" w:fill="D9D9D9" w:themeFill="background1" w:themeFillShade="D9"/>
                </w:tcPr>
                <w:p w14:paraId="6C908C9E"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前端檢核</w:t>
                  </w:r>
                </w:p>
              </w:tc>
              <w:tc>
                <w:tcPr>
                  <w:tcW w:w="4161" w:type="dxa"/>
                  <w:shd w:val="clear" w:color="auto" w:fill="D9D9D9" w:themeFill="background1" w:themeFillShade="D9"/>
                </w:tcPr>
                <w:p w14:paraId="006F89D4"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動作</w:t>
                  </w:r>
                </w:p>
              </w:tc>
            </w:tr>
            <w:tr w:rsidR="00FE6340" w:rsidRPr="00DA0802" w14:paraId="68338E4C" w14:textId="77777777" w:rsidTr="00454EBE">
              <w:tc>
                <w:tcPr>
                  <w:tcW w:w="1614" w:type="dxa"/>
                  <w:shd w:val="clear" w:color="auto" w:fill="auto"/>
                </w:tcPr>
                <w:p w14:paraId="7CBD4633"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檔案數量</w:t>
                  </w:r>
                  <w:r>
                    <w:rPr>
                      <w:rFonts w:ascii="Century Gothic" w:eastAsia="微軟正黑體" w:hAnsi="Century Gothic" w:hint="eastAsia"/>
                      <w:sz w:val="20"/>
                      <w:szCs w:val="20"/>
                    </w:rPr>
                    <w:t>&gt;</w:t>
                  </w:r>
                  <w:r>
                    <w:rPr>
                      <w:rFonts w:ascii="Century Gothic" w:eastAsia="微軟正黑體" w:hAnsi="Century Gothic"/>
                      <w:sz w:val="20"/>
                      <w:szCs w:val="20"/>
                    </w:rPr>
                    <w:t>10</w:t>
                  </w:r>
                </w:p>
              </w:tc>
              <w:tc>
                <w:tcPr>
                  <w:tcW w:w="4161" w:type="dxa"/>
                  <w:shd w:val="clear" w:color="auto" w:fill="auto"/>
                </w:tcPr>
                <w:p w14:paraId="043B0B77"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隱藏上傳圖片按鍵</w:t>
                  </w:r>
                </w:p>
              </w:tc>
            </w:tr>
            <w:tr w:rsidR="00FE6340" w:rsidRPr="00DA0802" w14:paraId="199EDBFB" w14:textId="77777777" w:rsidTr="00454EBE">
              <w:tc>
                <w:tcPr>
                  <w:tcW w:w="1614" w:type="dxa"/>
                  <w:shd w:val="clear" w:color="auto" w:fill="D9D9D9" w:themeFill="background1" w:themeFillShade="D9"/>
                  <w:vAlign w:val="center"/>
                </w:tcPr>
                <w:p w14:paraId="1CE6F10C" w14:textId="77777777" w:rsidR="00FE6340" w:rsidRPr="00A31421" w:rsidRDefault="00FE6340" w:rsidP="00454EBE">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w:t>
                  </w:r>
                  <w:r>
                    <w:rPr>
                      <w:rFonts w:ascii="Century Gothic" w:eastAsia="微軟正黑體" w:hAnsi="Century Gothic" w:hint="eastAsia"/>
                      <w:color w:val="000000" w:themeColor="text1"/>
                      <w:sz w:val="20"/>
                      <w:szCs w:val="20"/>
                    </w:rPr>
                    <w:t>檔案</w:t>
                  </w:r>
                  <w:r w:rsidRPr="00A31421">
                    <w:rPr>
                      <w:rFonts w:ascii="Century Gothic" w:eastAsia="微軟正黑體" w:hAnsi="Century Gothic" w:hint="eastAsia"/>
                      <w:color w:val="000000" w:themeColor="text1"/>
                      <w:sz w:val="20"/>
                      <w:szCs w:val="20"/>
                    </w:rPr>
                    <w:t>正確</w:t>
                  </w:r>
                </w:p>
              </w:tc>
              <w:tc>
                <w:tcPr>
                  <w:tcW w:w="4161" w:type="dxa"/>
                  <w:shd w:val="clear" w:color="auto" w:fill="D9D9D9" w:themeFill="background1" w:themeFillShade="D9"/>
                </w:tcPr>
                <w:p w14:paraId="62BA215D" w14:textId="77777777" w:rsidR="00FE6340" w:rsidRPr="00A31421" w:rsidRDefault="00FE6340" w:rsidP="00454EBE">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FE6340" w:rsidRPr="00DA0802" w14:paraId="71F45B3A" w14:textId="77777777" w:rsidTr="00454EBE">
              <w:tc>
                <w:tcPr>
                  <w:tcW w:w="1614" w:type="dxa"/>
                </w:tcPr>
                <w:p w14:paraId="7E69F4EF" w14:textId="77777777" w:rsidR="00FE6340" w:rsidRDefault="00FE6340" w:rsidP="00454EBE">
                  <w:pPr>
                    <w:spacing w:line="0" w:lineRule="atLeast"/>
                    <w:rPr>
                      <w:rFonts w:ascii="Century Gothic" w:eastAsia="微軟正黑體" w:hAnsi="Century Gothic"/>
                      <w:sz w:val="20"/>
                      <w:szCs w:val="20"/>
                    </w:rPr>
                  </w:pPr>
                </w:p>
              </w:tc>
              <w:tc>
                <w:tcPr>
                  <w:tcW w:w="4161" w:type="dxa"/>
                </w:tcPr>
                <w:p w14:paraId="41E68357" w14:textId="77777777" w:rsidR="00FE6340"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預覽檔名，顯示取消</w:t>
                  </w:r>
                  <w:r>
                    <w:rPr>
                      <w:rFonts w:ascii="Century Gothic" w:eastAsia="微軟正黑體" w:hAnsi="Century Gothic" w:hint="eastAsia"/>
                      <w:sz w:val="20"/>
                      <w:szCs w:val="20"/>
                    </w:rPr>
                    <w:t>i</w:t>
                  </w:r>
                  <w:r>
                    <w:rPr>
                      <w:rFonts w:ascii="Century Gothic" w:eastAsia="微軟正黑體" w:hAnsi="Century Gothic"/>
                      <w:sz w:val="20"/>
                      <w:szCs w:val="20"/>
                    </w:rPr>
                    <w:t>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w:t>
                  </w:r>
                </w:p>
                <w:p w14:paraId="434966AA" w14:textId="77777777" w:rsidR="00FE6340" w:rsidRPr="00BF3843" w:rsidRDefault="00FE6340"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取消</w:t>
                  </w:r>
                  <w:r>
                    <w:rPr>
                      <w:rFonts w:ascii="Century Gothic" w:eastAsia="微軟正黑體" w:hAnsi="Century Gothic"/>
                      <w:sz w:val="20"/>
                      <w:szCs w:val="20"/>
                    </w:rPr>
                    <w:t>icon(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：點擊刪除上傳檔案</w:t>
                  </w:r>
                </w:p>
              </w:tc>
            </w:tr>
          </w:tbl>
          <w:p w14:paraId="465CA73F" w14:textId="77777777" w:rsidR="00FE6340" w:rsidRDefault="00FE6340" w:rsidP="000C3000">
            <w:pPr>
              <w:pStyle w:val="af5"/>
              <w:numPr>
                <w:ilvl w:val="0"/>
                <w:numId w:val="30"/>
              </w:numPr>
              <w:spacing w:line="0" w:lineRule="atLeast"/>
              <w:ind w:leftChars="0"/>
              <w:rPr>
                <w:rFonts w:ascii="Century Gothic" w:eastAsia="微軟正黑體" w:hAnsi="Century Gothic"/>
                <w:sz w:val="22"/>
              </w:rPr>
            </w:pPr>
          </w:p>
        </w:tc>
      </w:tr>
      <w:tr w:rsidR="00FE6340" w14:paraId="59BA1A8F" w14:textId="77777777" w:rsidTr="00454EBE">
        <w:tblPrEx>
          <w:tblCellMar>
            <w:left w:w="28" w:type="dxa"/>
            <w:right w:w="28" w:type="dxa"/>
          </w:tblCellMar>
        </w:tblPrEx>
        <w:trPr>
          <w:trHeight w:val="227"/>
        </w:trPr>
        <w:tc>
          <w:tcPr>
            <w:tcW w:w="2710" w:type="dxa"/>
            <w:vMerge/>
            <w:tcBorders>
              <w:bottom w:val="single" w:sz="4" w:space="0" w:color="auto"/>
            </w:tcBorders>
          </w:tcPr>
          <w:p w14:paraId="00F9EA3A"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0E9B7323" w14:textId="77777777" w:rsidR="00FE6340" w:rsidRDefault="00FE6340" w:rsidP="00454EBE">
            <w:pPr>
              <w:spacing w:line="0" w:lineRule="atLeast"/>
              <w:rPr>
                <w:rFonts w:ascii="Century Gothic" w:eastAsia="微軟正黑體" w:hAnsi="Century Gothic"/>
                <w:sz w:val="22"/>
              </w:rPr>
            </w:pP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tc>
        <w:tc>
          <w:tcPr>
            <w:tcW w:w="6345" w:type="dxa"/>
            <w:tcBorders>
              <w:bottom w:val="single" w:sz="4" w:space="0" w:color="auto"/>
            </w:tcBorders>
          </w:tcPr>
          <w:p w14:paraId="7C9CC4CD" w14:textId="77777777" w:rsidR="00FE6340" w:rsidRDefault="00FE6340" w:rsidP="000C3000">
            <w:pPr>
              <w:pStyle w:val="af5"/>
              <w:numPr>
                <w:ilvl w:val="0"/>
                <w:numId w:val="26"/>
              </w:numPr>
              <w:spacing w:line="0" w:lineRule="atLeast"/>
              <w:ind w:leftChars="0"/>
              <w:rPr>
                <w:rFonts w:ascii="Century Gothic" w:eastAsia="微軟正黑體" w:hAnsi="Century Gothic"/>
                <w:sz w:val="22"/>
              </w:rPr>
            </w:pP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注意事項：</w:t>
            </w:r>
          </w:p>
          <w:p w14:paraId="2536F5EE" w14:textId="77777777" w:rsidR="00FE6340" w:rsidRDefault="00FE6340" w:rsidP="00454EBE">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使用個人化資料自主運用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補件</w:t>
            </w:r>
          </w:p>
          <w:p w14:paraId="48857AA9" w14:textId="77777777" w:rsidR="00FE6340" w:rsidRPr="00DF26E5" w:rsidRDefault="00FE6340" w:rsidP="00454EBE">
            <w:pPr>
              <w:pStyle w:val="af5"/>
              <w:spacing w:line="0" w:lineRule="atLeast"/>
              <w:rPr>
                <w:rFonts w:ascii="Century Gothic" w:eastAsia="微軟正黑體" w:hAnsi="Century Gothic"/>
                <w:sz w:val="22"/>
              </w:rPr>
            </w:pPr>
          </w:p>
          <w:p w14:paraId="43BF7F02" w14:textId="77777777" w:rsidR="00FE6340" w:rsidRDefault="00FE6340" w:rsidP="00454EBE">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信用卡補件服務流程，於</w:t>
            </w:r>
            <w:proofErr w:type="gramStart"/>
            <w:r w:rsidRPr="00DF26E5">
              <w:rPr>
                <w:rFonts w:ascii="Century Gothic" w:eastAsia="微軟正黑體" w:hAnsi="Century Gothic" w:hint="eastAsia"/>
                <w:sz w:val="22"/>
              </w:rPr>
              <w:t>本行線上申辦</w:t>
            </w:r>
            <w:proofErr w:type="gramEnd"/>
            <w:r w:rsidRPr="00DF26E5">
              <w:rPr>
                <w:rFonts w:ascii="Century Gothic" w:eastAsia="微軟正黑體" w:hAnsi="Century Gothic" w:hint="eastAsia"/>
                <w:sz w:val="22"/>
              </w:rPr>
              <w:t>信用卡網站透過個人化資料自主運用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247852DC" w14:textId="77777777" w:rsidR="00FE6340" w:rsidRPr="00DF26E5" w:rsidRDefault="00FE6340" w:rsidP="00454EBE">
            <w:pPr>
              <w:pStyle w:val="af5"/>
              <w:spacing w:line="0" w:lineRule="atLeast"/>
              <w:rPr>
                <w:rFonts w:ascii="Century Gothic" w:eastAsia="微軟正黑體" w:hAnsi="Century Gothic"/>
                <w:sz w:val="22"/>
              </w:rPr>
            </w:pPr>
          </w:p>
          <w:p w14:paraId="370F8150" w14:textId="77777777" w:rsidR="00FE6340" w:rsidRPr="00DF26E5" w:rsidRDefault="00FE6340" w:rsidP="00454EBE">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w:t>
            </w:r>
            <w:r w:rsidRPr="00DF26E5">
              <w:rPr>
                <w:rFonts w:ascii="Century Gothic" w:eastAsia="微軟正黑體" w:hAnsi="Century Gothic" w:hint="eastAsia"/>
                <w:sz w:val="22"/>
                <w:u w:val="single"/>
              </w:rPr>
              <w:t>個人化資料自主運用</w:t>
            </w:r>
            <w:r w:rsidRPr="00DF26E5">
              <w:rPr>
                <w:rFonts w:ascii="Century Gothic" w:eastAsia="微軟正黑體" w:hAnsi="Century Gothic" w:hint="eastAsia"/>
                <w:sz w:val="22"/>
                <w:u w:val="single"/>
              </w:rPr>
              <w:t>(</w:t>
            </w:r>
            <w:proofErr w:type="spellStart"/>
            <w:r w:rsidRPr="00DF26E5">
              <w:rPr>
                <w:rFonts w:ascii="Century Gothic" w:eastAsia="微軟正黑體" w:hAnsi="Century Gothic" w:hint="eastAsia"/>
                <w:sz w:val="22"/>
                <w:u w:val="single"/>
              </w:rPr>
              <w:t>MyData</w:t>
            </w:r>
            <w:proofErr w:type="spellEnd"/>
            <w:r w:rsidRPr="00DF26E5">
              <w:rPr>
                <w:rFonts w:ascii="Century Gothic" w:eastAsia="微軟正黑體" w:hAnsi="Century Gothic" w:hint="eastAsia"/>
                <w:sz w:val="22"/>
                <w:u w:val="single"/>
              </w:rPr>
              <w:t>)</w:t>
            </w:r>
            <w:r w:rsidRPr="00DF26E5">
              <w:rPr>
                <w:rFonts w:ascii="Century Gothic" w:eastAsia="微軟正黑體" w:hAnsi="Century Gothic" w:hint="eastAsia"/>
                <w:sz w:val="22"/>
                <w:u w:val="single"/>
              </w:rPr>
              <w:t>平</w:t>
            </w:r>
            <w:proofErr w:type="gramStart"/>
            <w:r w:rsidRPr="00DF26E5">
              <w:rPr>
                <w:rFonts w:ascii="Century Gothic" w:eastAsia="微軟正黑體" w:hAnsi="Century Gothic" w:hint="eastAsia"/>
                <w:sz w:val="22"/>
                <w:u w:val="single"/>
              </w:rPr>
              <w:t>臺</w:t>
            </w:r>
            <w:proofErr w:type="gramEnd"/>
          </w:p>
          <w:p w14:paraId="68E0A729" w14:textId="77777777" w:rsidR="00FE6340" w:rsidRPr="00DF26E5" w:rsidRDefault="00FE6340" w:rsidP="00454EBE">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0D79CC94" w14:textId="77777777" w:rsidR="00FE6340" w:rsidRDefault="00FE6340" w:rsidP="00454EBE">
            <w:pPr>
              <w:pStyle w:val="af5"/>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14AA06D6" w14:textId="77777777" w:rsidR="00FE6340" w:rsidRDefault="00FE6340" w:rsidP="000C3000">
            <w:pPr>
              <w:pStyle w:val="af5"/>
              <w:numPr>
                <w:ilvl w:val="0"/>
                <w:numId w:val="26"/>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Pr>
                <w:rFonts w:ascii="Century Gothic" w:eastAsia="微軟正黑體" w:hAnsi="Century Gothic" w:hint="eastAsia"/>
                <w:sz w:val="22"/>
              </w:rPr>
              <w:t>(</w:t>
            </w:r>
            <w:r>
              <w:rPr>
                <w:rFonts w:ascii="Century Gothic" w:eastAsia="微軟正黑體" w:hAnsi="Century Gothic"/>
                <w:sz w:val="22"/>
              </w:rPr>
              <w:t>link</w:t>
            </w:r>
            <w:r>
              <w:rPr>
                <w:rFonts w:ascii="Century Gothic" w:eastAsia="微軟正黑體" w:hAnsi="Century Gothic" w:hint="eastAsia"/>
                <w:sz w:val="22"/>
              </w:rPr>
              <w:t>)</w:t>
            </w:r>
            <w:r>
              <w:rPr>
                <w:rFonts w:ascii="Century Gothic" w:eastAsia="微軟正黑體" w:hAnsi="Century Gothic" w:hint="eastAsia"/>
                <w:sz w:val="22"/>
              </w:rPr>
              <w:t>：外開</w:t>
            </w:r>
          </w:p>
          <w:p w14:paraId="59D4F4A4" w14:textId="77777777" w:rsidR="00FE6340" w:rsidRPr="009B3595" w:rsidRDefault="00BE660D" w:rsidP="00454EBE">
            <w:pPr>
              <w:pStyle w:val="af5"/>
              <w:spacing w:line="0" w:lineRule="atLeast"/>
              <w:ind w:leftChars="0"/>
              <w:rPr>
                <w:rFonts w:ascii="Century Gothic" w:eastAsia="微軟正黑體" w:hAnsi="Century Gothic"/>
                <w:sz w:val="22"/>
              </w:rPr>
            </w:pPr>
            <w:hyperlink r:id="rId21" w:history="1">
              <w:r w:rsidR="00FE6340" w:rsidRPr="00A1284B">
                <w:rPr>
                  <w:rStyle w:val="ac"/>
                  <w:rFonts w:ascii="Century Gothic" w:eastAsia="微軟正黑體" w:hAnsi="Century Gothic" w:hint="eastAsia"/>
                  <w:sz w:val="22"/>
                </w:rPr>
                <w:t>h</w:t>
              </w:r>
              <w:r w:rsidR="00FE6340" w:rsidRPr="00A1284B">
                <w:rPr>
                  <w:rStyle w:val="ac"/>
                  <w:rFonts w:ascii="Century Gothic" w:eastAsia="微軟正黑體" w:hAnsi="Century Gothic"/>
                  <w:sz w:val="22"/>
                </w:rPr>
                <w:t>ttp</w:t>
              </w:r>
              <w:r w:rsidR="00FE6340" w:rsidRPr="00A1284B">
                <w:rPr>
                  <w:rStyle w:val="ac"/>
                  <w:rFonts w:ascii="Century Gothic" w:eastAsia="微軟正黑體" w:hAnsi="Century Gothic" w:hint="eastAsia"/>
                  <w:sz w:val="22"/>
                </w:rPr>
                <w:t>:</w:t>
              </w:r>
              <w:r w:rsidR="00FE6340" w:rsidRPr="00A1284B">
                <w:rPr>
                  <w:rStyle w:val="ac"/>
                  <w:rFonts w:ascii="Century Gothic" w:eastAsia="微軟正黑體" w:hAnsi="Century Gothic"/>
                  <w:sz w:val="22"/>
                </w:rPr>
                <w:t>//mydata.nat.gov.tw/sp/about</w:t>
              </w:r>
            </w:hyperlink>
            <w:r w:rsidR="00FE6340">
              <w:rPr>
                <w:rFonts w:ascii="Century Gothic" w:eastAsia="微軟正黑體" w:hAnsi="Century Gothic"/>
                <w:sz w:val="22"/>
              </w:rPr>
              <w:t xml:space="preserve"> </w:t>
            </w:r>
          </w:p>
        </w:tc>
      </w:tr>
      <w:tr w:rsidR="00FE6340" w14:paraId="185F234A" w14:textId="77777777" w:rsidTr="00454EBE">
        <w:tblPrEx>
          <w:tblCellMar>
            <w:left w:w="28" w:type="dxa"/>
            <w:right w:w="28" w:type="dxa"/>
          </w:tblCellMar>
        </w:tblPrEx>
        <w:trPr>
          <w:trHeight w:val="227"/>
        </w:trPr>
        <w:tc>
          <w:tcPr>
            <w:tcW w:w="2710" w:type="dxa"/>
            <w:vMerge/>
            <w:tcBorders>
              <w:bottom w:val="single" w:sz="4" w:space="0" w:color="auto"/>
            </w:tcBorders>
          </w:tcPr>
          <w:p w14:paraId="5399B7C4"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4B2BAF8C"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確定上傳</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65FA636D" w14:textId="77777777" w:rsidR="00FE6340" w:rsidRPr="00153C74" w:rsidRDefault="00FE6340" w:rsidP="000C3000">
            <w:pPr>
              <w:pStyle w:val="af5"/>
              <w:numPr>
                <w:ilvl w:val="0"/>
                <w:numId w:val="2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：檢核</w:t>
            </w:r>
            <w:r w:rsidRPr="00153C74">
              <w:rPr>
                <w:rFonts w:ascii="Century Gothic" w:eastAsia="微軟正黑體" w:hAnsi="Century Gothic"/>
                <w:sz w:val="22"/>
              </w:rPr>
              <w:t xml:space="preserve"> </w:t>
            </w:r>
          </w:p>
          <w:tbl>
            <w:tblPr>
              <w:tblStyle w:val="aa"/>
              <w:tblW w:w="0" w:type="auto"/>
              <w:tblLayout w:type="fixed"/>
              <w:tblLook w:val="04A0" w:firstRow="1" w:lastRow="0" w:firstColumn="1" w:lastColumn="0" w:noHBand="0" w:noVBand="1"/>
            </w:tblPr>
            <w:tblGrid>
              <w:gridCol w:w="1636"/>
              <w:gridCol w:w="3975"/>
            </w:tblGrid>
            <w:tr w:rsidR="00FE6340" w14:paraId="15A03E8B" w14:textId="77777777" w:rsidTr="00454EBE">
              <w:trPr>
                <w:trHeight w:val="397"/>
              </w:trPr>
              <w:tc>
                <w:tcPr>
                  <w:tcW w:w="1636" w:type="dxa"/>
                  <w:shd w:val="clear" w:color="auto" w:fill="D9D9D9" w:themeFill="background1" w:themeFillShade="D9"/>
                  <w:vAlign w:val="center"/>
                </w:tcPr>
                <w:p w14:paraId="51C53712"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15DE8BA7"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FE6340" w:rsidRPr="00FB7B83" w14:paraId="31E8CFEC" w14:textId="77777777" w:rsidTr="00454EBE">
              <w:trPr>
                <w:trHeight w:val="397"/>
              </w:trPr>
              <w:tc>
                <w:tcPr>
                  <w:tcW w:w="1636" w:type="dxa"/>
                  <w:vAlign w:val="center"/>
                </w:tcPr>
                <w:p w14:paraId="3F8C08CD" w14:textId="77777777" w:rsidR="00FE6340" w:rsidRPr="00FB7B83"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lastRenderedPageBreak/>
                    <w:t>無資料</w:t>
                  </w:r>
                </w:p>
              </w:tc>
              <w:tc>
                <w:tcPr>
                  <w:tcW w:w="3975" w:type="dxa"/>
                </w:tcPr>
                <w:p w14:paraId="7A3A840D" w14:textId="77777777" w:rsidR="00FE6340" w:rsidRPr="004F5A91"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請上傳文件</w:t>
                  </w:r>
                </w:p>
              </w:tc>
            </w:tr>
            <w:tr w:rsidR="00FE6340" w:rsidRPr="00FB7B83" w14:paraId="40F5B7FB" w14:textId="77777777" w:rsidTr="00454EBE">
              <w:trPr>
                <w:trHeight w:val="397"/>
              </w:trPr>
              <w:tc>
                <w:tcPr>
                  <w:tcW w:w="1636" w:type="dxa"/>
                  <w:shd w:val="clear" w:color="auto" w:fill="D9D9D9" w:themeFill="background1" w:themeFillShade="D9"/>
                  <w:vAlign w:val="center"/>
                </w:tcPr>
                <w:p w14:paraId="4B7D6B79"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2590D986"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FE6340" w14:paraId="0270B5FA" w14:textId="77777777" w:rsidTr="00454EBE">
              <w:trPr>
                <w:trHeight w:val="397"/>
              </w:trPr>
              <w:tc>
                <w:tcPr>
                  <w:tcW w:w="1636" w:type="dxa"/>
                  <w:vAlign w:val="center"/>
                </w:tcPr>
                <w:p w14:paraId="2D9FEAE8" w14:textId="77777777" w:rsidR="00FE6340"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有資料</w:t>
                  </w:r>
                </w:p>
              </w:tc>
              <w:tc>
                <w:tcPr>
                  <w:tcW w:w="3975" w:type="dxa"/>
                </w:tcPr>
                <w:p w14:paraId="6B038E23" w14:textId="77777777" w:rsidR="00FE6340" w:rsidRPr="003B7888" w:rsidRDefault="00FE6340" w:rsidP="00454EBE">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r>
                    <w:rPr>
                      <w:rFonts w:ascii="Century Gothic" w:eastAsia="微軟正黑體" w:hAnsi="Century Gothic"/>
                      <w:sz w:val="22"/>
                    </w:rPr>
                    <w:t>Step2</w:t>
                  </w:r>
                  <w:r w:rsidDel="00E43B5F">
                    <w:rPr>
                      <w:rFonts w:ascii="Century Gothic" w:eastAsia="微軟正黑體" w:hAnsi="Century Gothic" w:hint="eastAsia"/>
                      <w:sz w:val="22"/>
                    </w:rPr>
                    <w:t xml:space="preserve"> </w:t>
                  </w:r>
                </w:p>
              </w:tc>
            </w:tr>
          </w:tbl>
          <w:p w14:paraId="3901E29B" w14:textId="77777777" w:rsidR="00FE6340" w:rsidRPr="009B3595" w:rsidRDefault="00FE6340" w:rsidP="00454EBE">
            <w:pPr>
              <w:spacing w:line="0" w:lineRule="atLeast"/>
              <w:rPr>
                <w:rFonts w:ascii="Century Gothic" w:eastAsia="微軟正黑體" w:hAnsi="Century Gothic"/>
                <w:sz w:val="22"/>
              </w:rPr>
            </w:pPr>
          </w:p>
        </w:tc>
      </w:tr>
      <w:tr w:rsidR="00FE6340" w14:paraId="16F326A1" w14:textId="77777777" w:rsidTr="00454EBE">
        <w:tblPrEx>
          <w:tblCellMar>
            <w:left w:w="28" w:type="dxa"/>
            <w:right w:w="28" w:type="dxa"/>
          </w:tblCellMar>
        </w:tblPrEx>
        <w:trPr>
          <w:trHeight w:val="227"/>
        </w:trPr>
        <w:tc>
          <w:tcPr>
            <w:tcW w:w="2710" w:type="dxa"/>
            <w:vMerge/>
            <w:tcBorders>
              <w:bottom w:val="single" w:sz="4" w:space="0" w:color="auto"/>
            </w:tcBorders>
          </w:tcPr>
          <w:p w14:paraId="14D9833C" w14:textId="77777777" w:rsidR="00FE6340" w:rsidRDefault="00FE6340" w:rsidP="00454EBE">
            <w:pPr>
              <w:spacing w:line="0" w:lineRule="atLeast"/>
              <w:jc w:val="center"/>
              <w:rPr>
                <w:rFonts w:ascii="Century Gothic" w:eastAsia="微軟正黑體" w:hAnsi="Century Gothic"/>
                <w:noProof/>
                <w:sz w:val="22"/>
              </w:rPr>
            </w:pPr>
          </w:p>
        </w:tc>
        <w:tc>
          <w:tcPr>
            <w:tcW w:w="1141" w:type="dxa"/>
            <w:tcBorders>
              <w:bottom w:val="single" w:sz="4" w:space="0" w:color="auto"/>
            </w:tcBorders>
          </w:tcPr>
          <w:p w14:paraId="778C54DC"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前往</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p w14:paraId="5DA06160"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6CC4779D" w14:textId="77777777" w:rsidR="00FE6340" w:rsidRDefault="00FE6340" w:rsidP="000C3000">
            <w:pPr>
              <w:pStyle w:val="af5"/>
              <w:numPr>
                <w:ilvl w:val="0"/>
                <w:numId w:val="2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r>
              <w:rPr>
                <w:rFonts w:ascii="Century Gothic" w:eastAsia="微軟正黑體" w:hAnsi="Century Gothic" w:hint="eastAsia"/>
                <w:sz w:val="22"/>
              </w:rPr>
              <w:t>燈箱</w:t>
            </w:r>
          </w:p>
          <w:p w14:paraId="482DB6C6" w14:textId="77777777" w:rsidR="00FE6340" w:rsidRDefault="00FE6340" w:rsidP="000C3000">
            <w:pPr>
              <w:pStyle w:val="af5"/>
              <w:numPr>
                <w:ilvl w:val="0"/>
                <w:numId w:val="3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sidRPr="00DF26E5">
              <w:rPr>
                <w:rFonts w:ascii="Century Gothic" w:eastAsia="微軟正黑體" w:hAnsi="Century Gothic" w:hint="eastAsia"/>
                <w:sz w:val="22"/>
              </w:rPr>
              <w:t>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p>
          <w:p w14:paraId="1CC9A3C5" w14:textId="77777777" w:rsidR="00FE6340" w:rsidRDefault="00FE6340" w:rsidP="000C3000">
            <w:pPr>
              <w:pStyle w:val="af5"/>
              <w:numPr>
                <w:ilvl w:val="0"/>
                <w:numId w:val="3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7E9C8E3C" w14:textId="77777777" w:rsidR="00FE6340" w:rsidRDefault="00FE6340" w:rsidP="00454EBE">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您已充分閱讀並同意永豐銀行個人資料蒐集、處理及利用告知義務內容，接下來您即將離開永豐銀行網頁，前往個人化資料自主運用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w:t>
            </w:r>
          </w:p>
          <w:p w14:paraId="5709938C" w14:textId="77777777" w:rsidR="00FE6340" w:rsidRDefault="00FE6340" w:rsidP="00454EBE">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256E5686" w14:textId="77777777" w:rsidR="00FE6340" w:rsidRDefault="00FE6340" w:rsidP="00454EBE">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Pr>
                <w:rFonts w:ascii="Century Gothic" w:eastAsia="微軟正黑體" w:hAnsi="Century Gothic" w:hint="eastAsia"/>
                <w:sz w:val="22"/>
              </w:rPr>
              <w:t>。</w:t>
            </w:r>
          </w:p>
          <w:p w14:paraId="14FA2567" w14:textId="77777777" w:rsidR="00FE6340" w:rsidRDefault="00FE6340" w:rsidP="00454EBE">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5B79A846" w14:textId="77777777" w:rsidR="00FE6340" w:rsidRDefault="00FE6340" w:rsidP="00454EBE">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653966AF" w14:textId="77777777" w:rsidR="00FE6340" w:rsidRDefault="00FE6340" w:rsidP="000C3000">
            <w:pPr>
              <w:pStyle w:val="af5"/>
              <w:numPr>
                <w:ilvl w:val="0"/>
                <w:numId w:val="32"/>
              </w:numPr>
              <w:spacing w:line="0" w:lineRule="atLeast"/>
              <w:ind w:leftChars="0"/>
              <w:rPr>
                <w:rFonts w:ascii="Century Gothic" w:eastAsia="微軟正黑體" w:hAnsi="Century Gothic"/>
                <w:sz w:val="22"/>
              </w:rPr>
            </w:pPr>
            <w:r>
              <w:rPr>
                <w:rFonts w:ascii="Century Gothic" w:eastAsia="微軟正黑體" w:hAnsi="Century Gothic" w:hint="eastAsia"/>
                <w:sz w:val="22"/>
              </w:rPr>
              <w:t>同意並前往</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頁面導引</w:t>
            </w:r>
            <w:r>
              <w:rPr>
                <w:rFonts w:ascii="Century Gothic" w:eastAsia="微軟正黑體" w:hAnsi="Century Gothic" w:hint="eastAsia"/>
                <w:sz w:val="22"/>
              </w:rPr>
              <w:t>(</w:t>
            </w:r>
            <w:r>
              <w:rPr>
                <w:rFonts w:ascii="Century Gothic" w:eastAsia="微軟正黑體" w:hAnsi="Century Gothic" w:hint="eastAsia"/>
                <w:sz w:val="22"/>
              </w:rPr>
              <w:t>內嵌</w:t>
            </w:r>
            <w:r>
              <w:rPr>
                <w:rFonts w:ascii="Century Gothic" w:eastAsia="微軟正黑體" w:hAnsi="Century Gothic" w:hint="eastAsia"/>
                <w:sz w:val="22"/>
              </w:rPr>
              <w:t>)</w:t>
            </w:r>
          </w:p>
          <w:p w14:paraId="66253EEF" w14:textId="77777777" w:rsidR="00FE6340" w:rsidRDefault="00FE6340" w:rsidP="00454EBE">
            <w:pPr>
              <w:spacing w:line="0" w:lineRule="atLeast"/>
              <w:ind w:left="480"/>
              <w:rPr>
                <w:rFonts w:ascii="Century Gothic" w:eastAsia="微軟正黑體" w:hAnsi="Century Gothic"/>
                <w:sz w:val="22"/>
              </w:rPr>
            </w:pPr>
          </w:p>
          <w:p w14:paraId="3DEC3E3A" w14:textId="77777777" w:rsidR="00FE6340" w:rsidRDefault="00FE6340" w:rsidP="00454EBE">
            <w:pPr>
              <w:spacing w:line="0" w:lineRule="atLeast"/>
              <w:ind w:left="480"/>
              <w:rPr>
                <w:rFonts w:ascii="Century Gothic" w:eastAsia="微軟正黑體" w:hAnsi="Century Gothic"/>
                <w:sz w:val="22"/>
              </w:rPr>
            </w:pPr>
          </w:p>
          <w:p w14:paraId="2B1C0406" w14:textId="77777777" w:rsidR="00FE6340" w:rsidRDefault="00FE6340" w:rsidP="00454EBE">
            <w:pPr>
              <w:spacing w:line="0" w:lineRule="atLeast"/>
              <w:ind w:left="480"/>
              <w:rPr>
                <w:rFonts w:ascii="Century Gothic" w:eastAsia="微軟正黑體" w:hAnsi="Century Gothic"/>
                <w:sz w:val="22"/>
              </w:rPr>
            </w:pPr>
          </w:p>
          <w:p w14:paraId="6CD3228F" w14:textId="77777777" w:rsidR="00FE6340" w:rsidRDefault="00FE6340" w:rsidP="00454EBE">
            <w:pPr>
              <w:spacing w:line="0" w:lineRule="atLeast"/>
              <w:ind w:left="480"/>
              <w:rPr>
                <w:rFonts w:ascii="Century Gothic" w:eastAsia="微軟正黑體" w:hAnsi="Century Gothic"/>
                <w:sz w:val="22"/>
              </w:rPr>
            </w:pPr>
          </w:p>
          <w:p w14:paraId="7AE1B39E" w14:textId="77777777" w:rsidR="00FE6340" w:rsidRDefault="00FE6340" w:rsidP="00454EBE">
            <w:pPr>
              <w:spacing w:line="0" w:lineRule="atLeast"/>
              <w:ind w:left="480"/>
              <w:rPr>
                <w:rFonts w:ascii="Century Gothic" w:eastAsia="微軟正黑體" w:hAnsi="Century Gothic"/>
                <w:sz w:val="22"/>
              </w:rPr>
            </w:pPr>
          </w:p>
          <w:p w14:paraId="3FB4B55A" w14:textId="77777777" w:rsidR="00FE6340" w:rsidRDefault="00FE6340" w:rsidP="00454EBE">
            <w:pPr>
              <w:spacing w:line="0" w:lineRule="atLeast"/>
              <w:ind w:left="480"/>
              <w:rPr>
                <w:rFonts w:ascii="Century Gothic" w:eastAsia="微軟正黑體" w:hAnsi="Century Gothic"/>
                <w:sz w:val="22"/>
              </w:rPr>
            </w:pPr>
          </w:p>
          <w:p w14:paraId="129E0867" w14:textId="77777777" w:rsidR="00FE6340" w:rsidRDefault="00FE6340" w:rsidP="00454EBE">
            <w:pPr>
              <w:spacing w:line="0" w:lineRule="atLeast"/>
              <w:ind w:left="480"/>
              <w:rPr>
                <w:rFonts w:ascii="Century Gothic" w:eastAsia="微軟正黑體" w:hAnsi="Century Gothic"/>
                <w:sz w:val="22"/>
              </w:rPr>
            </w:pPr>
          </w:p>
          <w:p w14:paraId="53B50E90" w14:textId="77777777" w:rsidR="00FE6340" w:rsidRDefault="00FE6340" w:rsidP="00454EBE">
            <w:pPr>
              <w:spacing w:line="0" w:lineRule="atLeast"/>
              <w:ind w:left="480"/>
              <w:rPr>
                <w:rFonts w:ascii="Century Gothic" w:eastAsia="微軟正黑體" w:hAnsi="Century Gothic"/>
                <w:sz w:val="22"/>
              </w:rPr>
            </w:pPr>
          </w:p>
          <w:p w14:paraId="63FC9E86" w14:textId="77777777" w:rsidR="00FE6340" w:rsidRDefault="00FE6340" w:rsidP="00454EBE">
            <w:pPr>
              <w:spacing w:line="0" w:lineRule="atLeast"/>
              <w:ind w:left="480"/>
              <w:rPr>
                <w:rFonts w:ascii="Century Gothic" w:eastAsia="微軟正黑體" w:hAnsi="Century Gothic"/>
                <w:sz w:val="22"/>
              </w:rPr>
            </w:pPr>
          </w:p>
          <w:p w14:paraId="6D5A7051" w14:textId="77777777" w:rsidR="00FE6340" w:rsidRDefault="00FE6340" w:rsidP="00454EBE">
            <w:pPr>
              <w:spacing w:line="0" w:lineRule="atLeast"/>
              <w:ind w:left="480"/>
              <w:rPr>
                <w:rFonts w:ascii="Century Gothic" w:eastAsia="微軟正黑體" w:hAnsi="Century Gothic"/>
                <w:sz w:val="22"/>
              </w:rPr>
            </w:pPr>
          </w:p>
          <w:p w14:paraId="4193B402" w14:textId="77777777" w:rsidR="00FE6340" w:rsidRDefault="00FE6340" w:rsidP="00454EBE">
            <w:pPr>
              <w:spacing w:line="0" w:lineRule="atLeast"/>
              <w:ind w:left="480"/>
              <w:rPr>
                <w:rFonts w:ascii="Century Gothic" w:eastAsia="微軟正黑體" w:hAnsi="Century Gothic"/>
                <w:sz w:val="22"/>
              </w:rPr>
            </w:pPr>
          </w:p>
          <w:p w14:paraId="5A6D8FCF" w14:textId="77777777" w:rsidR="00FE6340" w:rsidRDefault="00FE6340" w:rsidP="00454EBE">
            <w:pPr>
              <w:spacing w:line="0" w:lineRule="atLeast"/>
              <w:ind w:left="480"/>
              <w:rPr>
                <w:rFonts w:ascii="Century Gothic" w:eastAsia="微軟正黑體" w:hAnsi="Century Gothic"/>
                <w:sz w:val="22"/>
              </w:rPr>
            </w:pPr>
          </w:p>
          <w:p w14:paraId="13935A12" w14:textId="77777777" w:rsidR="00FE6340" w:rsidRPr="00294FA5" w:rsidRDefault="00FE6340" w:rsidP="00A90D2C">
            <w:pPr>
              <w:spacing w:line="0" w:lineRule="atLeast"/>
              <w:rPr>
                <w:rFonts w:ascii="Century Gothic" w:eastAsia="微軟正黑體" w:hAnsi="Century Gothic"/>
                <w:sz w:val="22"/>
              </w:rPr>
            </w:pPr>
          </w:p>
        </w:tc>
      </w:tr>
      <w:tr w:rsidR="00FE6340" w14:paraId="1A7892EC"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1DA9E9" w14:textId="77777777" w:rsidR="00FE6340" w:rsidRDefault="00FE6340" w:rsidP="00454E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lastRenderedPageBreak/>
              <w:t>線上補件</w:t>
            </w:r>
            <w:proofErr w:type="gramEnd"/>
            <w:r>
              <w:rPr>
                <w:rFonts w:ascii="Century Gothic" w:eastAsia="微軟正黑體" w:hAnsi="Century Gothic"/>
                <w:sz w:val="22"/>
              </w:rPr>
              <w:t>Step2</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0C04B1"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1CEB38"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E6340" w14:paraId="5D574984" w14:textId="77777777" w:rsidTr="00454EBE">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EA91777" w14:textId="77777777" w:rsidR="00FE6340" w:rsidRDefault="00FE6340" w:rsidP="00454EBE">
            <w:pPr>
              <w:spacing w:line="0" w:lineRule="atLeast"/>
              <w:jc w:val="center"/>
              <w:rPr>
                <w:noProof/>
              </w:rPr>
            </w:pPr>
            <w:r>
              <w:t xml:space="preserve"> </w:t>
            </w:r>
            <w:r>
              <w:rPr>
                <w:noProof/>
              </w:rPr>
              <w:drawing>
                <wp:inline distT="0" distB="0" distL="0" distR="0" wp14:anchorId="7E7D0203" wp14:editId="1CC320DB">
                  <wp:extent cx="1583690" cy="4412974"/>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414"/>
                          <a:stretch/>
                        </pic:blipFill>
                        <pic:spPr bwMode="auto">
                          <a:xfrm>
                            <a:off x="0" y="0"/>
                            <a:ext cx="1584000" cy="44138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57F5FEC1"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身分證</w:t>
            </w:r>
          </w:p>
        </w:tc>
        <w:tc>
          <w:tcPr>
            <w:tcW w:w="6345" w:type="dxa"/>
            <w:tcBorders>
              <w:top w:val="single" w:sz="4" w:space="0" w:color="auto"/>
              <w:left w:val="single" w:sz="4" w:space="0" w:color="auto"/>
              <w:bottom w:val="single" w:sz="4" w:space="0" w:color="auto"/>
              <w:right w:val="single" w:sz="4" w:space="0" w:color="auto"/>
            </w:tcBorders>
          </w:tcPr>
          <w:p w14:paraId="133B19BE" w14:textId="77777777" w:rsidR="00FE6340" w:rsidRPr="00294FA5" w:rsidRDefault="00FE6340" w:rsidP="000C3000">
            <w:pPr>
              <w:pStyle w:val="af5"/>
              <w:numPr>
                <w:ilvl w:val="0"/>
                <w:numId w:val="3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顯示：上傳之證件圖片</w:t>
            </w:r>
          </w:p>
        </w:tc>
      </w:tr>
      <w:tr w:rsidR="00FE6340" w:rsidRPr="00BF3843" w14:paraId="25254CAF"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78AC2F55"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00A0BCAE"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證明文件</w:t>
            </w:r>
          </w:p>
        </w:tc>
        <w:tc>
          <w:tcPr>
            <w:tcW w:w="6345" w:type="dxa"/>
            <w:tcBorders>
              <w:top w:val="single" w:sz="4" w:space="0" w:color="auto"/>
              <w:left w:val="single" w:sz="4" w:space="0" w:color="auto"/>
              <w:bottom w:val="single" w:sz="4" w:space="0" w:color="auto"/>
              <w:right w:val="single" w:sz="4" w:space="0" w:color="auto"/>
            </w:tcBorders>
          </w:tcPr>
          <w:p w14:paraId="317308CC" w14:textId="77777777" w:rsidR="00FE6340" w:rsidRPr="00294FA5" w:rsidRDefault="00FE6340" w:rsidP="000C3000">
            <w:pPr>
              <w:pStyle w:val="af5"/>
              <w:numPr>
                <w:ilvl w:val="0"/>
                <w:numId w:val="34"/>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顯示：證明文件之檔名</w:t>
            </w:r>
          </w:p>
        </w:tc>
      </w:tr>
      <w:tr w:rsidR="00FE6340" w:rsidRPr="00BF3843" w14:paraId="6FC5196A" w14:textId="77777777" w:rsidTr="00454EBE">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227"/>
        </w:trPr>
        <w:tc>
          <w:tcPr>
            <w:tcW w:w="2710" w:type="dxa"/>
            <w:vMerge/>
            <w:tcBorders>
              <w:top w:val="single" w:sz="4" w:space="0" w:color="auto"/>
              <w:left w:val="single" w:sz="4" w:space="0" w:color="auto"/>
              <w:bottom w:val="single" w:sz="4" w:space="0" w:color="auto"/>
              <w:right w:val="single" w:sz="4" w:space="0" w:color="auto"/>
            </w:tcBorders>
          </w:tcPr>
          <w:p w14:paraId="22FB9AFF"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975FA6C"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確定送出</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2E14D1E5" w14:textId="77777777" w:rsidR="00FE6340" w:rsidRDefault="00FE6340" w:rsidP="000C3000">
            <w:pPr>
              <w:pStyle w:val="af5"/>
              <w:numPr>
                <w:ilvl w:val="0"/>
                <w:numId w:val="4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：送出補件檔案，前往</w:t>
            </w:r>
            <w:r>
              <w:rPr>
                <w:rFonts w:ascii="Century Gothic" w:eastAsia="微軟正黑體" w:hAnsi="Century Gothic"/>
                <w:sz w:val="22"/>
              </w:rPr>
              <w:t>Step3</w:t>
            </w:r>
          </w:p>
        </w:tc>
      </w:tr>
      <w:tr w:rsidR="00FE6340" w:rsidRPr="00BF3843" w14:paraId="6085CC60"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776CEA2F"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860FA3F"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取消</w:t>
            </w:r>
          </w:p>
          <w:p w14:paraId="2B6D0F64"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11F43444" w14:textId="77777777" w:rsidR="00FE6340" w:rsidRDefault="00FE6340" w:rsidP="000C3000">
            <w:pPr>
              <w:pStyle w:val="af5"/>
              <w:numPr>
                <w:ilvl w:val="0"/>
                <w:numId w:val="41"/>
              </w:numPr>
              <w:spacing w:line="0" w:lineRule="atLeast"/>
              <w:ind w:leftChars="0"/>
              <w:rPr>
                <w:rFonts w:ascii="Century Gothic" w:eastAsia="微軟正黑體" w:hAnsi="Century Gothic"/>
                <w:sz w:val="22"/>
              </w:rPr>
            </w:pPr>
            <w:r>
              <w:rPr>
                <w:rFonts w:ascii="Century Gothic" w:eastAsia="微軟正黑體" w:hAnsi="Century Gothic" w:hint="eastAsia"/>
                <w:sz w:val="22"/>
              </w:rPr>
              <w:t>取消：返回信用卡頁</w:t>
            </w:r>
          </w:p>
        </w:tc>
      </w:tr>
      <w:tr w:rsidR="00FE6340" w14:paraId="21065AEB"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FE5725" w14:textId="77777777" w:rsidR="00FE6340" w:rsidRPr="00173506" w:rsidRDefault="00FE6340" w:rsidP="00454EBE">
            <w:pPr>
              <w:spacing w:line="0" w:lineRule="atLeast"/>
              <w:jc w:val="center"/>
              <w:rPr>
                <w:rFonts w:ascii="Century Gothic" w:eastAsia="微軟正黑體" w:hAnsi="Century Gothic"/>
                <w:sz w:val="22"/>
              </w:rPr>
            </w:pPr>
            <w:proofErr w:type="gramStart"/>
            <w:r w:rsidRPr="00294FA5">
              <w:rPr>
                <w:rFonts w:ascii="Century Gothic" w:eastAsia="微軟正黑體" w:hAnsi="Century Gothic" w:hint="eastAsia"/>
                <w:sz w:val="22"/>
              </w:rPr>
              <w:t>線上補件</w:t>
            </w:r>
            <w:proofErr w:type="gramEnd"/>
            <w:r w:rsidRPr="00294FA5">
              <w:rPr>
                <w:rFonts w:ascii="Century Gothic" w:eastAsia="微軟正黑體" w:hAnsi="Century Gothic"/>
                <w:sz w:val="22"/>
              </w:rPr>
              <w:t>Step</w:t>
            </w:r>
            <w:r>
              <w:rPr>
                <w:rFonts w:ascii="Century Gothic" w:eastAsia="微軟正黑體" w:hAnsi="Century Gothic"/>
                <w:sz w:val="22"/>
              </w:rPr>
              <w:t>3</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1D8DE"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99FDB"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E6340" w:rsidRPr="00505A60" w14:paraId="10DB1DD6" w14:textId="77777777" w:rsidTr="00454EBE">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0BDAB25B" w14:textId="77777777" w:rsidR="00FE6340" w:rsidRDefault="00FE6340" w:rsidP="00454EBE">
            <w:pPr>
              <w:spacing w:line="0" w:lineRule="atLeast"/>
              <w:jc w:val="center"/>
              <w:rPr>
                <w:noProof/>
              </w:rPr>
            </w:pPr>
            <w:r>
              <w:rPr>
                <w:noProof/>
              </w:rPr>
              <w:drawing>
                <wp:inline distT="0" distB="0" distL="0" distR="0" wp14:anchorId="04D03D77" wp14:editId="43D2B1C8">
                  <wp:extent cx="1583690" cy="2816860"/>
                  <wp:effectExtent l="0" t="0" r="0" b="25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5FF8FD63"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tcPr>
          <w:p w14:paraId="6E1D9EDF" w14:textId="77777777" w:rsidR="00FE6340" w:rsidRDefault="00FE6340" w:rsidP="000C3000">
            <w:pPr>
              <w:pStyle w:val="af5"/>
              <w:numPr>
                <w:ilvl w:val="0"/>
                <w:numId w:val="43"/>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標題：上傳成功</w:t>
            </w:r>
          </w:p>
          <w:p w14:paraId="0164BE09" w14:textId="77777777" w:rsidR="00FE6340" w:rsidRPr="00505A60" w:rsidRDefault="00FE6340" w:rsidP="000C3000">
            <w:pPr>
              <w:pStyle w:val="af5"/>
              <w:numPr>
                <w:ilvl w:val="0"/>
                <w:numId w:val="43"/>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sidRPr="00E43B5F">
              <w:rPr>
                <w:rFonts w:ascii="Century Gothic" w:eastAsia="微軟正黑體" w:hAnsi="Century Gothic" w:hint="eastAsia"/>
                <w:sz w:val="22"/>
              </w:rPr>
              <w:t>資料審理預計</w:t>
            </w:r>
            <w:r w:rsidRPr="00E43B5F">
              <w:rPr>
                <w:rFonts w:ascii="Century Gothic" w:eastAsia="微軟正黑體" w:hAnsi="Century Gothic" w:hint="eastAsia"/>
                <w:sz w:val="22"/>
              </w:rPr>
              <w:t>3-5</w:t>
            </w:r>
            <w:r w:rsidRPr="00E43B5F">
              <w:rPr>
                <w:rFonts w:ascii="Century Gothic" w:eastAsia="微軟正黑體" w:hAnsi="Century Gothic" w:hint="eastAsia"/>
                <w:sz w:val="22"/>
              </w:rPr>
              <w:t>天可完成，謝謝。</w:t>
            </w:r>
            <w:r>
              <w:rPr>
                <w:rFonts w:ascii="Century Gothic" w:eastAsia="微軟正黑體" w:hAnsi="Century Gothic"/>
                <w:sz w:val="22"/>
              </w:rPr>
              <w:t xml:space="preserve"> </w:t>
            </w:r>
          </w:p>
        </w:tc>
      </w:tr>
      <w:tr w:rsidR="00FE6340" w14:paraId="1B4FE666"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411467EB"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46E38B29"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225E6B87" w14:textId="77777777" w:rsidR="00FE6340" w:rsidRDefault="00FE6340" w:rsidP="000C3000">
            <w:pPr>
              <w:pStyle w:val="af5"/>
              <w:numPr>
                <w:ilvl w:val="0"/>
                <w:numId w:val="4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：返回「信用卡頁」。</w:t>
            </w:r>
          </w:p>
        </w:tc>
      </w:tr>
      <w:tr w:rsidR="00FE6340" w14:paraId="0BE2E9CA"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63468E0D"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4C46F00"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1EE32A85" w14:textId="77777777" w:rsidR="00FE6340" w:rsidRDefault="00FE6340" w:rsidP="000C3000">
            <w:pPr>
              <w:pStyle w:val="af5"/>
              <w:numPr>
                <w:ilvl w:val="0"/>
                <w:numId w:val="4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FE6340" w14:paraId="7CA0D473" w14:textId="77777777" w:rsidTr="00454EBE">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B2FAA13" w14:textId="77777777" w:rsidR="00FE6340" w:rsidRDefault="00FE6340" w:rsidP="00454EBE">
            <w:pPr>
              <w:spacing w:line="0" w:lineRule="atLeast"/>
              <w:jc w:val="center"/>
              <w:rPr>
                <w:noProof/>
              </w:rPr>
            </w:pPr>
            <w:r>
              <w:rPr>
                <w:noProof/>
              </w:rPr>
              <w:drawing>
                <wp:inline distT="0" distB="0" distL="0" distR="0" wp14:anchorId="04FB1E4D" wp14:editId="30C61EE1">
                  <wp:extent cx="1583690" cy="2816860"/>
                  <wp:effectExtent l="0" t="0" r="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0E9C5D84"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tcPr>
          <w:p w14:paraId="1FBC56CA" w14:textId="77777777" w:rsidR="00FE6340" w:rsidRDefault="00FE6340" w:rsidP="000C3000">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標題：上傳失敗</w:t>
            </w:r>
          </w:p>
          <w:p w14:paraId="175A41F3" w14:textId="77777777" w:rsidR="00FE6340" w:rsidRDefault="00FE6340" w:rsidP="000C3000">
            <w:pPr>
              <w:pStyle w:val="af5"/>
              <w:numPr>
                <w:ilvl w:val="0"/>
                <w:numId w:val="46"/>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FE6340" w14:paraId="2B1766B9"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4103436D"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53E8BFB"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再試一次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3B8CFECA" w14:textId="77777777" w:rsidR="00FE6340" w:rsidRDefault="00FE6340" w:rsidP="000C3000">
            <w:pPr>
              <w:pStyle w:val="af5"/>
              <w:numPr>
                <w:ilvl w:val="0"/>
                <w:numId w:val="4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返回線上補件</w:t>
            </w:r>
            <w:proofErr w:type="gramEnd"/>
            <w:r>
              <w:rPr>
                <w:rFonts w:ascii="Century Gothic" w:eastAsia="微軟正黑體" w:hAnsi="Century Gothic"/>
                <w:sz w:val="22"/>
              </w:rPr>
              <w:t>Step1</w:t>
            </w:r>
            <w:r>
              <w:rPr>
                <w:rFonts w:ascii="Century Gothic" w:eastAsia="微軟正黑體" w:hAnsi="Century Gothic" w:hint="eastAsia"/>
                <w:sz w:val="22"/>
              </w:rPr>
              <w:t>。</w:t>
            </w:r>
          </w:p>
        </w:tc>
      </w:tr>
      <w:tr w:rsidR="00FE6340" w14:paraId="5858B49D"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3BCC8ACB" w14:textId="77777777" w:rsidR="00FE6340" w:rsidRDefault="00FE634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0F56171" w14:textId="77777777" w:rsidR="00FE6340" w:rsidRDefault="00FE6340" w:rsidP="00454EBE">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50A801C5" w14:textId="77777777" w:rsidR="00FE6340" w:rsidRDefault="00FE6340" w:rsidP="000C3000">
            <w:pPr>
              <w:pStyle w:val="af5"/>
              <w:numPr>
                <w:ilvl w:val="0"/>
                <w:numId w:val="4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bl>
    <w:p w14:paraId="4C70D338" w14:textId="1F63D826" w:rsidR="00FE6340" w:rsidRDefault="00FE6340" w:rsidP="00FE6340">
      <w:pPr>
        <w:spacing w:line="0" w:lineRule="atLeast"/>
        <w:rPr>
          <w:rFonts w:ascii="Century Gothic" w:eastAsia="微軟正黑體" w:hAnsi="Century Gothic"/>
          <w:b/>
          <w:sz w:val="22"/>
        </w:rPr>
      </w:pPr>
      <w:bookmarkStart w:id="52" w:name="_Toc81575397"/>
    </w:p>
    <w:p w14:paraId="5A0BEA3C" w14:textId="441AFEF6" w:rsidR="00FE6340" w:rsidRPr="00FE6340" w:rsidRDefault="00FE6340" w:rsidP="00FE6340">
      <w:pPr>
        <w:widowControl/>
        <w:rPr>
          <w:rFonts w:ascii="Century Gothic" w:eastAsia="微軟正黑體" w:hAnsi="Century Gothic"/>
          <w:b/>
          <w:sz w:val="22"/>
        </w:rPr>
      </w:pPr>
      <w:r>
        <w:rPr>
          <w:rFonts w:ascii="Century Gothic" w:eastAsia="微軟正黑體" w:hAnsi="Century Gothic"/>
          <w:b/>
          <w:sz w:val="22"/>
        </w:rPr>
        <w:br w:type="page"/>
      </w:r>
    </w:p>
    <w:p w14:paraId="6228EB4C" w14:textId="3D2D660E" w:rsidR="00FE6340" w:rsidRPr="00FE6340" w:rsidRDefault="00FE6340" w:rsidP="00531BCA">
      <w:pPr>
        <w:pStyle w:val="af5"/>
        <w:numPr>
          <w:ilvl w:val="0"/>
          <w:numId w:val="85"/>
        </w:numPr>
        <w:spacing w:line="0" w:lineRule="atLeast"/>
        <w:ind w:leftChars="0" w:left="482" w:hanging="482"/>
        <w:outlineLvl w:val="2"/>
        <w:rPr>
          <w:rFonts w:ascii="Century Gothic" w:eastAsia="微軟正黑體" w:hAnsi="Century Gothic"/>
          <w:b/>
          <w:sz w:val="22"/>
        </w:rPr>
      </w:pPr>
      <w:bookmarkStart w:id="53" w:name="_Toc97914211"/>
      <w:r w:rsidRPr="00FE6340">
        <w:rPr>
          <w:rFonts w:ascii="Century Gothic" w:eastAsia="微軟正黑體" w:hAnsi="Century Gothic" w:hint="eastAsia"/>
          <w:b/>
          <w:sz w:val="22"/>
        </w:rPr>
        <w:lastRenderedPageBreak/>
        <w:t>申辦進度</w:t>
      </w:r>
      <w:bookmarkEnd w:id="52"/>
      <w:r w:rsidRPr="00FE6340">
        <w:rPr>
          <w:rFonts w:ascii="Century Gothic" w:eastAsia="微軟正黑體" w:hAnsi="Century Gothic"/>
          <w:b/>
          <w:sz w:val="22"/>
        </w:rPr>
        <w:t>(</w:t>
      </w:r>
      <w:r w:rsidRPr="00FE6340">
        <w:rPr>
          <w:rFonts w:ascii="Century Gothic" w:eastAsia="微軟正黑體" w:hAnsi="Century Gothic" w:hint="eastAsia"/>
          <w:b/>
          <w:sz w:val="22"/>
        </w:rPr>
        <w:t>已登</w:t>
      </w:r>
      <w:r w:rsidRPr="00FE6340">
        <w:rPr>
          <w:rFonts w:ascii="Century Gothic" w:eastAsia="微軟正黑體" w:hAnsi="Century Gothic"/>
          <w:b/>
          <w:sz w:val="22"/>
        </w:rPr>
        <w:t>)</w:t>
      </w:r>
      <w:bookmarkEnd w:id="53"/>
    </w:p>
    <w:p w14:paraId="56D79D1F" w14:textId="77777777" w:rsidR="00FE6340" w:rsidRPr="004F66DB" w:rsidRDefault="00FE6340" w:rsidP="00FE6340">
      <w:pPr>
        <w:pStyle w:val="af5"/>
        <w:spacing w:line="0" w:lineRule="atLeast"/>
        <w:ind w:leftChars="0" w:left="482"/>
        <w:rPr>
          <w:rFonts w:ascii="Century Gothic" w:eastAsia="微軟正黑體" w:hAnsi="Century Gothic"/>
          <w:sz w:val="22"/>
        </w:rPr>
      </w:pPr>
      <w:bookmarkStart w:id="54" w:name="_Toc81575398"/>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甲狀態</w:t>
      </w:r>
      <w:r>
        <w:rPr>
          <w:rFonts w:ascii="Century Gothic" w:eastAsia="微軟正黑體" w:hAnsi="Century Gothic" w:hint="eastAsia"/>
          <w:sz w:val="22"/>
        </w:rPr>
        <w:t>)-</w:t>
      </w:r>
      <w:r>
        <w:rPr>
          <w:rFonts w:ascii="Century Gothic" w:eastAsia="微軟正黑體" w:hAnsi="Century Gothic" w:hint="eastAsia"/>
          <w:sz w:val="22"/>
        </w:rPr>
        <w:t>查詢申辦進度</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bookmarkEnd w:id="54"/>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FE6340" w14:paraId="11D4DFE9" w14:textId="77777777" w:rsidTr="00454EBE">
        <w:trPr>
          <w:trHeight w:val="80"/>
        </w:trPr>
        <w:tc>
          <w:tcPr>
            <w:tcW w:w="2710" w:type="dxa"/>
            <w:tcBorders>
              <w:bottom w:val="single" w:sz="4" w:space="0" w:color="auto"/>
            </w:tcBorders>
            <w:shd w:val="clear" w:color="auto" w:fill="D9D9D9" w:themeFill="background1" w:themeFillShade="D9"/>
          </w:tcPr>
          <w:p w14:paraId="28B39849" w14:textId="77777777" w:rsidR="00FE6340" w:rsidRPr="00173506" w:rsidRDefault="00FE6340" w:rsidP="00454EBE">
            <w:pPr>
              <w:spacing w:line="0" w:lineRule="atLeast"/>
              <w:jc w:val="center"/>
              <w:rPr>
                <w:rFonts w:ascii="Century Gothic" w:eastAsia="微軟正黑體" w:hAnsi="Century Gothic"/>
                <w:sz w:val="22"/>
              </w:rPr>
            </w:pPr>
            <w:r w:rsidRPr="00173506">
              <w:rPr>
                <w:rFonts w:ascii="Century Gothic" w:eastAsia="微軟正黑體" w:hAnsi="Century Gothic" w:hint="eastAsia"/>
                <w:sz w:val="22"/>
              </w:rPr>
              <w:t>申辦進度</w:t>
            </w:r>
          </w:p>
        </w:tc>
        <w:tc>
          <w:tcPr>
            <w:tcW w:w="1141" w:type="dxa"/>
            <w:tcBorders>
              <w:bottom w:val="single" w:sz="4" w:space="0" w:color="auto"/>
            </w:tcBorders>
            <w:shd w:val="clear" w:color="auto" w:fill="D9D9D9" w:themeFill="background1" w:themeFillShade="D9"/>
          </w:tcPr>
          <w:p w14:paraId="0CE60330"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6F14F3AB" w14:textId="77777777" w:rsidR="00FE6340" w:rsidRDefault="00FE6340" w:rsidP="00454EBE">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E6340" w14:paraId="11FD08F1" w14:textId="77777777" w:rsidTr="00454EBE">
        <w:tblPrEx>
          <w:tblCellMar>
            <w:left w:w="28" w:type="dxa"/>
            <w:right w:w="28" w:type="dxa"/>
          </w:tblCellMar>
        </w:tblPrEx>
        <w:trPr>
          <w:trHeight w:val="227"/>
        </w:trPr>
        <w:tc>
          <w:tcPr>
            <w:tcW w:w="2710" w:type="dxa"/>
            <w:vMerge w:val="restart"/>
            <w:tcBorders>
              <w:bottom w:val="single" w:sz="4" w:space="0" w:color="auto"/>
            </w:tcBorders>
          </w:tcPr>
          <w:p w14:paraId="2E9E99A1" w14:textId="77777777" w:rsidR="00FE6340" w:rsidRDefault="00FE6340" w:rsidP="00454EBE">
            <w:pPr>
              <w:spacing w:line="0" w:lineRule="atLeast"/>
              <w:jc w:val="center"/>
              <w:rPr>
                <w:noProof/>
              </w:rPr>
            </w:pPr>
            <w:r>
              <w:t xml:space="preserve"> </w:t>
            </w:r>
            <w:r>
              <w:rPr>
                <w:noProof/>
              </w:rPr>
              <w:drawing>
                <wp:inline distT="0" distB="0" distL="0" distR="0" wp14:anchorId="0462653E" wp14:editId="4DD2B0B9">
                  <wp:extent cx="1590544" cy="4619502"/>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380"/>
                          <a:stretch/>
                        </pic:blipFill>
                        <pic:spPr bwMode="auto">
                          <a:xfrm>
                            <a:off x="0" y="0"/>
                            <a:ext cx="1595097" cy="4632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41" w:type="dxa"/>
            <w:tcBorders>
              <w:bottom w:val="single" w:sz="4" w:space="0" w:color="auto"/>
            </w:tcBorders>
          </w:tcPr>
          <w:p w14:paraId="157880DE"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顯示</w:t>
            </w:r>
          </w:p>
        </w:tc>
        <w:tc>
          <w:tcPr>
            <w:tcW w:w="6345" w:type="dxa"/>
            <w:tcBorders>
              <w:bottom w:val="single" w:sz="4" w:space="0" w:color="auto"/>
            </w:tcBorders>
          </w:tcPr>
          <w:p w14:paraId="4AF49426" w14:textId="77777777" w:rsidR="00FE6340" w:rsidRPr="000722F2" w:rsidRDefault="00FE6340" w:rsidP="000C3000">
            <w:pPr>
              <w:pStyle w:val="af5"/>
              <w:numPr>
                <w:ilvl w:val="0"/>
                <w:numId w:val="73"/>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來源：此</w:t>
            </w:r>
            <w:r w:rsidRPr="000722F2">
              <w:rPr>
                <w:rFonts w:ascii="Century Gothic" w:eastAsia="微軟正黑體" w:hAnsi="Century Gothic"/>
                <w:sz w:val="22"/>
              </w:rPr>
              <w:t>ID</w:t>
            </w:r>
            <w:r w:rsidRPr="000722F2">
              <w:rPr>
                <w:rFonts w:ascii="Century Gothic" w:eastAsia="微軟正黑體" w:hAnsi="Century Gothic" w:hint="eastAsia"/>
                <w:sz w:val="22"/>
              </w:rPr>
              <w:t>申辦進度卡片列表</w:t>
            </w:r>
          </w:p>
          <w:p w14:paraId="23E444EE" w14:textId="77777777" w:rsidR="00FE6340" w:rsidRPr="000722F2" w:rsidRDefault="00FE6340" w:rsidP="000C3000">
            <w:pPr>
              <w:pStyle w:val="af5"/>
              <w:numPr>
                <w:ilvl w:val="0"/>
                <w:numId w:val="73"/>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顯示：</w:t>
            </w:r>
          </w:p>
          <w:p w14:paraId="0735311C" w14:textId="77777777" w:rsidR="00FE6340" w:rsidRPr="000722F2" w:rsidRDefault="00FE6340" w:rsidP="000C3000">
            <w:pPr>
              <w:pStyle w:val="af5"/>
              <w:numPr>
                <w:ilvl w:val="0"/>
                <w:numId w:val="76"/>
              </w:numPr>
              <w:spacing w:line="0" w:lineRule="atLeast"/>
              <w:ind w:leftChars="0"/>
              <w:rPr>
                <w:rFonts w:ascii="Century Gothic" w:eastAsia="微軟正黑體" w:hAnsi="Century Gothic"/>
                <w:sz w:val="22"/>
              </w:rPr>
            </w:pPr>
            <w:proofErr w:type="gramStart"/>
            <w:r w:rsidRPr="000722F2">
              <w:rPr>
                <w:rFonts w:ascii="Century Gothic" w:eastAsia="微軟正黑體" w:hAnsi="Century Gothic" w:hint="eastAsia"/>
                <w:sz w:val="22"/>
              </w:rPr>
              <w:t>卡圖</w:t>
            </w:r>
            <w:proofErr w:type="gramEnd"/>
            <w:r w:rsidRPr="000722F2">
              <w:rPr>
                <w:rFonts w:ascii="Century Gothic" w:eastAsia="微軟正黑體" w:hAnsi="Century Gothic" w:hint="eastAsia"/>
                <w:sz w:val="22"/>
              </w:rPr>
              <w:t>：依前述來源</w:t>
            </w:r>
          </w:p>
          <w:p w14:paraId="1EA9C010" w14:textId="77777777" w:rsidR="00FE6340" w:rsidRPr="000722F2" w:rsidRDefault="00FE6340" w:rsidP="000C3000">
            <w:pPr>
              <w:pStyle w:val="af5"/>
              <w:numPr>
                <w:ilvl w:val="0"/>
                <w:numId w:val="7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卡片名稱：</w:t>
            </w:r>
            <w:proofErr w:type="gramStart"/>
            <w:r w:rsidRPr="000722F2">
              <w:rPr>
                <w:rFonts w:ascii="Century Gothic" w:eastAsia="微軟正黑體" w:hAnsi="Century Gothic" w:hint="eastAsia"/>
                <w:sz w:val="22"/>
              </w:rPr>
              <w:t>卡名需</w:t>
            </w:r>
            <w:proofErr w:type="gramEnd"/>
            <w:r w:rsidRPr="000722F2">
              <w:rPr>
                <w:rFonts w:ascii="Century Gothic" w:eastAsia="微軟正黑體" w:hAnsi="Century Gothic" w:hint="eastAsia"/>
                <w:sz w:val="22"/>
              </w:rPr>
              <w:t>完整顯示，最多</w:t>
            </w:r>
            <w:r w:rsidRPr="000722F2">
              <w:rPr>
                <w:rFonts w:ascii="Century Gothic" w:eastAsia="微軟正黑體" w:hAnsi="Century Gothic"/>
                <w:sz w:val="22"/>
              </w:rPr>
              <w:t>20</w:t>
            </w:r>
            <w:r w:rsidRPr="000722F2">
              <w:rPr>
                <w:rFonts w:ascii="Century Gothic" w:eastAsia="微軟正黑體" w:hAnsi="Century Gothic" w:hint="eastAsia"/>
                <w:sz w:val="22"/>
              </w:rPr>
              <w:t>字</w:t>
            </w:r>
          </w:p>
          <w:p w14:paraId="7139E4D3" w14:textId="77777777" w:rsidR="00FE6340" w:rsidRPr="000722F2" w:rsidRDefault="00FE6340" w:rsidP="000C3000">
            <w:pPr>
              <w:pStyle w:val="af5"/>
              <w:numPr>
                <w:ilvl w:val="0"/>
                <w:numId w:val="76"/>
              </w:numPr>
              <w:spacing w:line="0" w:lineRule="atLeast"/>
              <w:ind w:leftChars="0"/>
              <w:rPr>
                <w:rFonts w:ascii="Century Gothic" w:eastAsia="微軟正黑體" w:hAnsi="Century Gothic"/>
                <w:sz w:val="22"/>
              </w:rPr>
            </w:pPr>
            <w:r w:rsidRPr="00E84C5E">
              <w:rPr>
                <w:rFonts w:ascii="Century Gothic" w:eastAsia="微軟正黑體" w:hAnsi="Century Gothic" w:hint="eastAsia"/>
                <w:sz w:val="22"/>
                <w:highlight w:val="cyan"/>
              </w:rPr>
              <w:t>申辦進度說明</w:t>
            </w:r>
            <w:r w:rsidRPr="000722F2">
              <w:rPr>
                <w:rFonts w:ascii="Century Gothic" w:eastAsia="微軟正黑體" w:hAnsi="Century Gothic" w:hint="eastAsia"/>
                <w:sz w:val="22"/>
              </w:rPr>
              <w:t>：查詢此卡片進度說明，將依照後台回覆「申請狀態」及「說明」資訊合併顯示</w:t>
            </w:r>
          </w:p>
          <w:p w14:paraId="550C69A3" w14:textId="77777777" w:rsidR="00FE6340" w:rsidRPr="000722F2" w:rsidRDefault="00FE6340" w:rsidP="000C3000">
            <w:pPr>
              <w:pStyle w:val="af5"/>
              <w:numPr>
                <w:ilvl w:val="0"/>
                <w:numId w:val="7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狀態時間：將依照後台回覆「狀態時間」顯示此卡片最新更新狀態時間</w:t>
            </w:r>
          </w:p>
          <w:p w14:paraId="583D7D23" w14:textId="77777777" w:rsidR="00FE6340" w:rsidRPr="000722F2" w:rsidRDefault="00FE6340" w:rsidP="000C3000">
            <w:pPr>
              <w:pStyle w:val="af5"/>
              <w:numPr>
                <w:ilvl w:val="0"/>
                <w:numId w:val="7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打勾</w:t>
            </w:r>
            <w:r w:rsidRPr="000722F2">
              <w:rPr>
                <w:rFonts w:ascii="Century Gothic" w:eastAsia="微軟正黑體" w:hAnsi="Century Gothic" w:hint="eastAsia"/>
                <w:sz w:val="22"/>
              </w:rPr>
              <w:t>icon</w:t>
            </w:r>
            <w:r w:rsidRPr="000722F2">
              <w:rPr>
                <w:rFonts w:ascii="Century Gothic" w:eastAsia="微軟正黑體" w:hAnsi="Century Gothic" w:hint="eastAsia"/>
                <w:sz w:val="22"/>
              </w:rPr>
              <w:t>：已核卡將顯示</w:t>
            </w:r>
          </w:p>
          <w:p w14:paraId="49F68945" w14:textId="77777777" w:rsidR="00FE6340" w:rsidRPr="000722F2" w:rsidRDefault="00FE6340" w:rsidP="00454EBE"/>
        </w:tc>
      </w:tr>
      <w:tr w:rsidR="00FE6340" w14:paraId="2A485F06" w14:textId="77777777" w:rsidTr="00454EBE">
        <w:tblPrEx>
          <w:tblCellMar>
            <w:left w:w="28" w:type="dxa"/>
            <w:right w:w="28" w:type="dxa"/>
          </w:tblCellMar>
        </w:tblPrEx>
        <w:trPr>
          <w:trHeight w:val="227"/>
        </w:trPr>
        <w:tc>
          <w:tcPr>
            <w:tcW w:w="2710" w:type="dxa"/>
            <w:vMerge/>
            <w:tcBorders>
              <w:bottom w:val="single" w:sz="4" w:space="0" w:color="auto"/>
            </w:tcBorders>
          </w:tcPr>
          <w:p w14:paraId="334CB61B" w14:textId="77777777" w:rsidR="00FE6340" w:rsidDel="004A0E5B" w:rsidRDefault="00FE6340" w:rsidP="00454EBE">
            <w:pPr>
              <w:spacing w:line="0" w:lineRule="atLeast"/>
              <w:jc w:val="center"/>
              <w:rPr>
                <w:noProof/>
              </w:rPr>
            </w:pPr>
          </w:p>
        </w:tc>
        <w:tc>
          <w:tcPr>
            <w:tcW w:w="1141" w:type="dxa"/>
            <w:tcBorders>
              <w:bottom w:val="single" w:sz="4" w:space="0" w:color="auto"/>
            </w:tcBorders>
            <w:shd w:val="clear" w:color="auto" w:fill="auto"/>
          </w:tcPr>
          <w:p w14:paraId="20F2F843" w14:textId="77777777" w:rsidR="00FE6340" w:rsidRPr="00E84C5E" w:rsidRDefault="00FE6340" w:rsidP="00454EBE">
            <w:pPr>
              <w:spacing w:line="0" w:lineRule="atLeast"/>
              <w:rPr>
                <w:rFonts w:ascii="Century Gothic" w:eastAsia="微軟正黑體" w:hAnsi="Century Gothic"/>
                <w:sz w:val="22"/>
                <w:highlight w:val="cyan"/>
              </w:rPr>
            </w:pPr>
            <w:r w:rsidRPr="00E84C5E">
              <w:rPr>
                <w:rFonts w:ascii="Century Gothic" w:eastAsia="微軟正黑體" w:hAnsi="Century Gothic" w:hint="eastAsia"/>
                <w:sz w:val="22"/>
                <w:highlight w:val="cyan"/>
              </w:rPr>
              <w:t>急用</w:t>
            </w:r>
            <w:r w:rsidRPr="00E84C5E">
              <w:rPr>
                <w:rFonts w:ascii="Century Gothic" w:eastAsia="微軟正黑體" w:hAnsi="Century Gothic"/>
                <w:sz w:val="22"/>
                <w:highlight w:val="cyan"/>
              </w:rPr>
              <w:t>_</w:t>
            </w:r>
            <w:r w:rsidRPr="00E84C5E">
              <w:rPr>
                <w:rFonts w:ascii="Century Gothic" w:eastAsia="微軟正黑體" w:hAnsi="Century Gothic" w:hint="eastAsia"/>
                <w:sz w:val="22"/>
                <w:highlight w:val="cyan"/>
              </w:rPr>
              <w:t>申請原因</w:t>
            </w:r>
            <w:r w:rsidRPr="00E84C5E">
              <w:rPr>
                <w:rFonts w:ascii="Century Gothic" w:eastAsia="微軟正黑體" w:hAnsi="Century Gothic"/>
                <w:sz w:val="22"/>
                <w:highlight w:val="cyan"/>
              </w:rPr>
              <w:t>(</w:t>
            </w:r>
            <w:proofErr w:type="spellStart"/>
            <w:r w:rsidRPr="00E84C5E">
              <w:rPr>
                <w:rFonts w:ascii="Century Gothic" w:eastAsia="微軟正黑體" w:hAnsi="Century Gothic"/>
                <w:sz w:val="22"/>
                <w:highlight w:val="cyan"/>
              </w:rPr>
              <w:t>btn</w:t>
            </w:r>
            <w:proofErr w:type="spellEnd"/>
            <w:r w:rsidRPr="00E84C5E">
              <w:rPr>
                <w:rFonts w:ascii="Century Gothic" w:eastAsia="微軟正黑體" w:hAnsi="Century Gothic"/>
                <w:sz w:val="22"/>
                <w:highlight w:val="cyan"/>
              </w:rPr>
              <w:t>)</w:t>
            </w:r>
          </w:p>
        </w:tc>
        <w:tc>
          <w:tcPr>
            <w:tcW w:w="6345" w:type="dxa"/>
            <w:tcBorders>
              <w:bottom w:val="single" w:sz="4" w:space="0" w:color="auto"/>
            </w:tcBorders>
            <w:shd w:val="clear" w:color="auto" w:fill="auto"/>
          </w:tcPr>
          <w:p w14:paraId="242ADCA3" w14:textId="77777777" w:rsidR="00FE6340" w:rsidRPr="000722F2" w:rsidRDefault="00FE6340" w:rsidP="000C3000">
            <w:pPr>
              <w:pStyle w:val="af5"/>
              <w:numPr>
                <w:ilvl w:val="0"/>
                <w:numId w:val="84"/>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顯示：若「申請狀態」需導引急需用卡則顯示欄位</w:t>
            </w:r>
          </w:p>
          <w:p w14:paraId="1B5F18D5" w14:textId="77777777" w:rsidR="00FE6340" w:rsidRPr="000722F2" w:rsidRDefault="00FE6340" w:rsidP="000C3000">
            <w:pPr>
              <w:pStyle w:val="af5"/>
              <w:numPr>
                <w:ilvl w:val="0"/>
                <w:numId w:val="84"/>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點擊：選擇申請原因</w:t>
            </w:r>
          </w:p>
        </w:tc>
      </w:tr>
      <w:tr w:rsidR="00FE6340" w14:paraId="0D5B8E3C" w14:textId="77777777" w:rsidTr="00454EBE">
        <w:tblPrEx>
          <w:tblCellMar>
            <w:left w:w="28" w:type="dxa"/>
            <w:right w:w="28" w:type="dxa"/>
          </w:tblCellMar>
        </w:tblPrEx>
        <w:trPr>
          <w:trHeight w:val="227"/>
        </w:trPr>
        <w:tc>
          <w:tcPr>
            <w:tcW w:w="2710" w:type="dxa"/>
            <w:vMerge/>
            <w:tcBorders>
              <w:bottom w:val="single" w:sz="4" w:space="0" w:color="auto"/>
            </w:tcBorders>
          </w:tcPr>
          <w:p w14:paraId="35723323" w14:textId="77777777" w:rsidR="00FE6340" w:rsidDel="004A0E5B" w:rsidRDefault="00FE6340" w:rsidP="00454EBE">
            <w:pPr>
              <w:spacing w:line="0" w:lineRule="atLeast"/>
              <w:jc w:val="center"/>
              <w:rPr>
                <w:noProof/>
              </w:rPr>
            </w:pPr>
          </w:p>
        </w:tc>
        <w:tc>
          <w:tcPr>
            <w:tcW w:w="1141" w:type="dxa"/>
            <w:tcBorders>
              <w:bottom w:val="single" w:sz="4" w:space="0" w:color="auto"/>
            </w:tcBorders>
            <w:shd w:val="clear" w:color="auto" w:fill="auto"/>
          </w:tcPr>
          <w:p w14:paraId="792083E7" w14:textId="77777777" w:rsidR="00FE6340" w:rsidRPr="00E84C5E" w:rsidRDefault="00FE6340" w:rsidP="00454EBE">
            <w:pPr>
              <w:spacing w:line="0" w:lineRule="atLeast"/>
              <w:rPr>
                <w:rFonts w:ascii="Century Gothic" w:eastAsia="微軟正黑體" w:hAnsi="Century Gothic"/>
                <w:sz w:val="22"/>
                <w:highlight w:val="cyan"/>
              </w:rPr>
            </w:pPr>
            <w:r w:rsidRPr="00E84C5E">
              <w:rPr>
                <w:rFonts w:ascii="Century Gothic" w:eastAsia="微軟正黑體" w:hAnsi="Century Gothic" w:hint="eastAsia"/>
                <w:sz w:val="22"/>
                <w:highlight w:val="cyan"/>
              </w:rPr>
              <w:t>急用</w:t>
            </w:r>
            <w:r w:rsidRPr="00E84C5E">
              <w:rPr>
                <w:rFonts w:ascii="Century Gothic" w:eastAsia="微軟正黑體" w:hAnsi="Century Gothic"/>
                <w:sz w:val="22"/>
                <w:highlight w:val="cyan"/>
              </w:rPr>
              <w:t>_</w:t>
            </w:r>
            <w:r w:rsidRPr="00E84C5E">
              <w:rPr>
                <w:rFonts w:ascii="Century Gothic" w:eastAsia="微軟正黑體" w:hAnsi="Century Gothic" w:hint="eastAsia"/>
                <w:sz w:val="22"/>
                <w:highlight w:val="cyan"/>
              </w:rPr>
              <w:t>說明</w:t>
            </w:r>
            <w:r w:rsidRPr="00E84C5E">
              <w:rPr>
                <w:rFonts w:ascii="Century Gothic" w:eastAsia="微軟正黑體" w:hAnsi="Century Gothic"/>
                <w:sz w:val="22"/>
                <w:highlight w:val="cyan"/>
              </w:rPr>
              <w:t>(text field)</w:t>
            </w:r>
          </w:p>
        </w:tc>
        <w:tc>
          <w:tcPr>
            <w:tcW w:w="6345" w:type="dxa"/>
            <w:tcBorders>
              <w:bottom w:val="single" w:sz="4" w:space="0" w:color="auto"/>
            </w:tcBorders>
            <w:shd w:val="clear" w:color="auto" w:fill="auto"/>
          </w:tcPr>
          <w:p w14:paraId="6F712BFA" w14:textId="77777777" w:rsidR="00FE6340" w:rsidRPr="000722F2" w:rsidRDefault="00FE6340" w:rsidP="000C3000">
            <w:pPr>
              <w:pStyle w:val="af5"/>
              <w:numPr>
                <w:ilvl w:val="0"/>
                <w:numId w:val="77"/>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顯示：若「申請狀態」需導引急需用卡則顯示欄位</w:t>
            </w:r>
          </w:p>
          <w:p w14:paraId="63B107C9" w14:textId="77777777" w:rsidR="00FE6340" w:rsidRPr="000722F2" w:rsidRDefault="00FE6340" w:rsidP="000C3000">
            <w:pPr>
              <w:pStyle w:val="af5"/>
              <w:numPr>
                <w:ilvl w:val="0"/>
                <w:numId w:val="77"/>
              </w:numPr>
              <w:spacing w:line="0" w:lineRule="atLeast"/>
              <w:ind w:leftChars="0"/>
              <w:rPr>
                <w:rFonts w:ascii="Century Gothic" w:eastAsia="微軟正黑體" w:hAnsi="Century Gothic"/>
                <w:sz w:val="22"/>
              </w:rPr>
            </w:pPr>
            <w:r w:rsidRPr="000722F2">
              <w:rPr>
                <w:rFonts w:ascii="Century Gothic" w:eastAsia="微軟正黑體" w:hAnsi="Century Gothic"/>
                <w:sz w:val="22"/>
              </w:rPr>
              <w:t>hint</w:t>
            </w:r>
            <w:r w:rsidRPr="000722F2">
              <w:rPr>
                <w:rFonts w:ascii="Century Gothic" w:eastAsia="微軟正黑體" w:hAnsi="Century Gothic" w:hint="eastAsia"/>
                <w:sz w:val="22"/>
              </w:rPr>
              <w:t>：請說明</w:t>
            </w:r>
            <w:r w:rsidRPr="000722F2">
              <w:rPr>
                <w:rFonts w:ascii="Century Gothic" w:eastAsia="微軟正黑體" w:hAnsi="Century Gothic"/>
                <w:sz w:val="22"/>
              </w:rPr>
              <w:t>…</w:t>
            </w:r>
          </w:p>
          <w:p w14:paraId="19848E80" w14:textId="77777777" w:rsidR="00FE6340" w:rsidRPr="000722F2" w:rsidRDefault="00FE6340" w:rsidP="000C3000">
            <w:pPr>
              <w:pStyle w:val="af5"/>
              <w:numPr>
                <w:ilvl w:val="0"/>
                <w:numId w:val="77"/>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輸入限制：限</w:t>
            </w:r>
            <w:r w:rsidRPr="000722F2">
              <w:rPr>
                <w:rFonts w:ascii="Century Gothic" w:eastAsia="微軟正黑體" w:hAnsi="Century Gothic"/>
                <w:sz w:val="22"/>
              </w:rPr>
              <w:t>50</w:t>
            </w:r>
            <w:r w:rsidRPr="000722F2">
              <w:rPr>
                <w:rFonts w:ascii="Century Gothic" w:eastAsia="微軟正黑體" w:hAnsi="Century Gothic" w:hint="eastAsia"/>
                <w:sz w:val="22"/>
              </w:rPr>
              <w:t>字元</w:t>
            </w:r>
          </w:p>
        </w:tc>
      </w:tr>
      <w:tr w:rsidR="00FE6340" w:rsidRPr="002364A9" w14:paraId="2F4339C7" w14:textId="77777777" w:rsidTr="00454EBE">
        <w:tblPrEx>
          <w:tblCellMar>
            <w:left w:w="28" w:type="dxa"/>
            <w:right w:w="28" w:type="dxa"/>
          </w:tblCellMar>
        </w:tblPrEx>
        <w:trPr>
          <w:trHeight w:val="227"/>
        </w:trPr>
        <w:tc>
          <w:tcPr>
            <w:tcW w:w="2710" w:type="dxa"/>
            <w:vMerge/>
            <w:tcBorders>
              <w:bottom w:val="single" w:sz="4" w:space="0" w:color="auto"/>
            </w:tcBorders>
          </w:tcPr>
          <w:p w14:paraId="0C6C3D16" w14:textId="77777777" w:rsidR="00FE6340" w:rsidRDefault="00FE6340" w:rsidP="00454EBE">
            <w:pPr>
              <w:spacing w:line="0" w:lineRule="atLeast"/>
              <w:jc w:val="center"/>
              <w:rPr>
                <w:noProof/>
              </w:rPr>
            </w:pPr>
          </w:p>
        </w:tc>
        <w:tc>
          <w:tcPr>
            <w:tcW w:w="1141" w:type="dxa"/>
            <w:tcBorders>
              <w:bottom w:val="single" w:sz="4" w:space="0" w:color="auto"/>
            </w:tcBorders>
          </w:tcPr>
          <w:p w14:paraId="2F702BB1" w14:textId="77777777" w:rsidR="00FE6340" w:rsidRPr="00E84C5E" w:rsidRDefault="00FE6340" w:rsidP="00454EBE">
            <w:pPr>
              <w:spacing w:line="0" w:lineRule="atLeast"/>
              <w:rPr>
                <w:rFonts w:ascii="Century Gothic" w:eastAsia="微軟正黑體" w:hAnsi="Century Gothic"/>
                <w:sz w:val="22"/>
                <w:highlight w:val="cyan"/>
              </w:rPr>
            </w:pPr>
            <w:r w:rsidRPr="00E84C5E">
              <w:rPr>
                <w:rFonts w:ascii="Century Gothic" w:eastAsia="微軟正黑體" w:hAnsi="Century Gothic" w:hint="eastAsia"/>
                <w:sz w:val="22"/>
                <w:highlight w:val="cyan"/>
              </w:rPr>
              <w:t>導引按鍵</w:t>
            </w:r>
            <w:r w:rsidRPr="00E84C5E">
              <w:rPr>
                <w:rFonts w:ascii="Century Gothic" w:eastAsia="微軟正黑體" w:hAnsi="Century Gothic"/>
                <w:sz w:val="22"/>
                <w:highlight w:val="cyan"/>
              </w:rPr>
              <w:t>(</w:t>
            </w:r>
            <w:proofErr w:type="spellStart"/>
            <w:r w:rsidRPr="00E84C5E">
              <w:rPr>
                <w:rFonts w:ascii="Century Gothic" w:eastAsia="微軟正黑體" w:hAnsi="Century Gothic"/>
                <w:sz w:val="22"/>
                <w:highlight w:val="cyan"/>
              </w:rPr>
              <w:t>btn</w:t>
            </w:r>
            <w:proofErr w:type="spellEnd"/>
            <w:r w:rsidRPr="00E84C5E">
              <w:rPr>
                <w:rFonts w:ascii="Century Gothic" w:eastAsia="微軟正黑體" w:hAnsi="Century Gothic"/>
                <w:sz w:val="22"/>
                <w:highlight w:val="cyan"/>
              </w:rPr>
              <w:t>)</w:t>
            </w:r>
          </w:p>
        </w:tc>
        <w:tc>
          <w:tcPr>
            <w:tcW w:w="6345" w:type="dxa"/>
            <w:tcBorders>
              <w:bottom w:val="single" w:sz="4" w:space="0" w:color="auto"/>
            </w:tcBorders>
          </w:tcPr>
          <w:p w14:paraId="7D48EFB3" w14:textId="77777777" w:rsidR="00FE6340" w:rsidRPr="000722F2" w:rsidRDefault="00FE6340" w:rsidP="000C3000">
            <w:pPr>
              <w:pStyle w:val="af5"/>
              <w:numPr>
                <w:ilvl w:val="0"/>
                <w:numId w:val="72"/>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點擊</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r w:rsidRPr="000722F2">
              <w:rPr>
                <w:rFonts w:ascii="Century Gothic" w:eastAsia="微軟正黑體" w:hAnsi="Century Gothic" w:hint="eastAsia"/>
                <w:sz w:val="22"/>
              </w:rPr>
              <w:t>：前往導引頁面</w:t>
            </w:r>
          </w:p>
          <w:tbl>
            <w:tblPr>
              <w:tblStyle w:val="aa"/>
              <w:tblW w:w="0" w:type="auto"/>
              <w:tblLayout w:type="fixed"/>
              <w:tblLook w:val="04A0" w:firstRow="1" w:lastRow="0" w:firstColumn="1" w:lastColumn="0" w:noHBand="0" w:noVBand="1"/>
            </w:tblPr>
            <w:tblGrid>
              <w:gridCol w:w="1636"/>
              <w:gridCol w:w="4544"/>
            </w:tblGrid>
            <w:tr w:rsidR="00FE6340" w:rsidRPr="000722F2" w14:paraId="2331CD9C" w14:textId="77777777" w:rsidTr="00454EBE">
              <w:trPr>
                <w:trHeight w:val="397"/>
              </w:trPr>
              <w:tc>
                <w:tcPr>
                  <w:tcW w:w="1636" w:type="dxa"/>
                  <w:shd w:val="clear" w:color="auto" w:fill="D9D9D9" w:themeFill="background1" w:themeFillShade="D9"/>
                  <w:vAlign w:val="center"/>
                </w:tcPr>
                <w:p w14:paraId="7220B463"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導引按鍵</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p>
              </w:tc>
              <w:tc>
                <w:tcPr>
                  <w:tcW w:w="4544" w:type="dxa"/>
                  <w:shd w:val="clear" w:color="auto" w:fill="D9D9D9" w:themeFill="background1" w:themeFillShade="D9"/>
                </w:tcPr>
                <w:p w14:paraId="6BB53EA9"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前往</w:t>
                  </w:r>
                </w:p>
              </w:tc>
            </w:tr>
            <w:tr w:rsidR="00FE6340" w:rsidRPr="000722F2" w14:paraId="080376E7" w14:textId="77777777" w:rsidTr="00454EBE">
              <w:trPr>
                <w:trHeight w:val="397"/>
              </w:trPr>
              <w:tc>
                <w:tcPr>
                  <w:tcW w:w="1636" w:type="dxa"/>
                  <w:vAlign w:val="center"/>
                </w:tcPr>
                <w:p w14:paraId="48A9A905"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急需用卡</w:t>
                  </w:r>
                </w:p>
              </w:tc>
              <w:tc>
                <w:tcPr>
                  <w:tcW w:w="4544" w:type="dxa"/>
                </w:tcPr>
                <w:p w14:paraId="2FC60C5E"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發送急需用卡說明，檢核如下</w:t>
                  </w:r>
                </w:p>
                <w:tbl>
                  <w:tblPr>
                    <w:tblStyle w:val="aa"/>
                    <w:tblW w:w="0" w:type="auto"/>
                    <w:tblLayout w:type="fixed"/>
                    <w:tblLook w:val="04A0" w:firstRow="1" w:lastRow="0" w:firstColumn="1" w:lastColumn="0" w:noHBand="0" w:noVBand="1"/>
                  </w:tblPr>
                  <w:tblGrid>
                    <w:gridCol w:w="1636"/>
                    <w:gridCol w:w="2653"/>
                  </w:tblGrid>
                  <w:tr w:rsidR="00FE6340" w:rsidRPr="000722F2" w14:paraId="1403C9FE" w14:textId="77777777" w:rsidTr="00454EBE">
                    <w:trPr>
                      <w:trHeight w:val="397"/>
                    </w:trPr>
                    <w:tc>
                      <w:tcPr>
                        <w:tcW w:w="1636" w:type="dxa"/>
                        <w:shd w:val="clear" w:color="auto" w:fill="D9D9D9" w:themeFill="background1" w:themeFillShade="D9"/>
                        <w:vAlign w:val="center"/>
                      </w:tcPr>
                      <w:p w14:paraId="5BD54D09"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前端檢核</w:t>
                        </w:r>
                      </w:p>
                    </w:tc>
                    <w:tc>
                      <w:tcPr>
                        <w:tcW w:w="2653" w:type="dxa"/>
                        <w:shd w:val="clear" w:color="auto" w:fill="D9D9D9" w:themeFill="background1" w:themeFillShade="D9"/>
                      </w:tcPr>
                      <w:p w14:paraId="20F938C6"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文字敘述</w:t>
                        </w:r>
                      </w:p>
                    </w:tc>
                  </w:tr>
                  <w:tr w:rsidR="00FE6340" w:rsidRPr="000722F2" w14:paraId="5E2EC2FE" w14:textId="77777777" w:rsidTr="00454EBE">
                    <w:trPr>
                      <w:trHeight w:val="397"/>
                    </w:trPr>
                    <w:tc>
                      <w:tcPr>
                        <w:tcW w:w="1636" w:type="dxa"/>
                        <w:vAlign w:val="center"/>
                      </w:tcPr>
                      <w:p w14:paraId="7068C261" w14:textId="77777777" w:rsidR="00FE6340" w:rsidRPr="000722F2" w:rsidRDefault="00FE6340" w:rsidP="00454EBE">
                        <w:pPr>
                          <w:spacing w:line="0" w:lineRule="atLeast"/>
                          <w:rPr>
                            <w:rFonts w:ascii="Century Gothic" w:eastAsia="微軟正黑體" w:hAnsi="Century Gothic"/>
                            <w:sz w:val="22"/>
                          </w:rPr>
                        </w:pPr>
                        <w:proofErr w:type="gramStart"/>
                        <w:r w:rsidRPr="000722F2">
                          <w:rPr>
                            <w:rFonts w:ascii="Century Gothic" w:eastAsia="微軟正黑體" w:hAnsi="Century Gothic" w:hint="eastAsia"/>
                            <w:sz w:val="22"/>
                          </w:rPr>
                          <w:t>欄位空值</w:t>
                        </w:r>
                        <w:proofErr w:type="gramEnd"/>
                      </w:p>
                    </w:tc>
                    <w:tc>
                      <w:tcPr>
                        <w:tcW w:w="2653" w:type="dxa"/>
                      </w:tcPr>
                      <w:p w14:paraId="7DF5EA69"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請說明原因</w:t>
                        </w:r>
                        <w:r w:rsidRPr="000722F2">
                          <w:rPr>
                            <w:rFonts w:ascii="Century Gothic" w:eastAsia="微軟正黑體" w:hAnsi="Century Gothic" w:hint="eastAsia"/>
                            <w:sz w:val="22"/>
                          </w:rPr>
                          <w:t>5</w:t>
                        </w:r>
                        <w:r w:rsidRPr="000722F2">
                          <w:rPr>
                            <w:rFonts w:ascii="Century Gothic" w:eastAsia="微軟正黑體" w:hAnsi="Century Gothic"/>
                            <w:sz w:val="22"/>
                          </w:rPr>
                          <w:t>0</w:t>
                        </w:r>
                        <w:r w:rsidRPr="000722F2">
                          <w:rPr>
                            <w:rFonts w:ascii="Century Gothic" w:eastAsia="微軟正黑體" w:hAnsi="Century Gothic" w:hint="eastAsia"/>
                            <w:sz w:val="22"/>
                          </w:rPr>
                          <w:t>字內</w:t>
                        </w:r>
                      </w:p>
                    </w:tc>
                  </w:tr>
                  <w:tr w:rsidR="00FE6340" w:rsidRPr="000722F2" w14:paraId="7BE951CC" w14:textId="77777777" w:rsidTr="00454EBE">
                    <w:trPr>
                      <w:trHeight w:val="397"/>
                    </w:trPr>
                    <w:tc>
                      <w:tcPr>
                        <w:tcW w:w="1636" w:type="dxa"/>
                        <w:shd w:val="clear" w:color="auto" w:fill="D9D9D9" w:themeFill="background1" w:themeFillShade="D9"/>
                        <w:vAlign w:val="center"/>
                      </w:tcPr>
                      <w:p w14:paraId="42FB6610"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後端檢核</w:t>
                        </w:r>
                      </w:p>
                    </w:tc>
                    <w:tc>
                      <w:tcPr>
                        <w:tcW w:w="2653" w:type="dxa"/>
                        <w:shd w:val="clear" w:color="auto" w:fill="D9D9D9" w:themeFill="background1" w:themeFillShade="D9"/>
                      </w:tcPr>
                      <w:p w14:paraId="41873AD8"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文字敘述</w:t>
                        </w:r>
                      </w:p>
                    </w:tc>
                  </w:tr>
                  <w:tr w:rsidR="00FE6340" w:rsidRPr="000722F2" w14:paraId="40BB7B29" w14:textId="77777777" w:rsidTr="00454EBE">
                    <w:trPr>
                      <w:trHeight w:val="397"/>
                    </w:trPr>
                    <w:tc>
                      <w:tcPr>
                        <w:tcW w:w="1636" w:type="dxa"/>
                        <w:vAlign w:val="center"/>
                      </w:tcPr>
                      <w:p w14:paraId="40F3FD70"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錯誤</w:t>
                        </w:r>
                      </w:p>
                    </w:tc>
                    <w:tc>
                      <w:tcPr>
                        <w:tcW w:w="2653" w:type="dxa"/>
                      </w:tcPr>
                      <w:p w14:paraId="6B4E951D"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w:t>
                        </w:r>
                        <w:r w:rsidRPr="000722F2">
                          <w:rPr>
                            <w:rFonts w:ascii="Century Gothic" w:eastAsia="微軟正黑體" w:hAnsi="Century Gothic" w:hint="eastAsia"/>
                            <w:sz w:val="22"/>
                          </w:rPr>
                          <w:t>錯誤訊息</w:t>
                        </w:r>
                        <w:r w:rsidRPr="000722F2">
                          <w:rPr>
                            <w:rFonts w:ascii="Century Gothic" w:eastAsia="微軟正黑體" w:hAnsi="Century Gothic" w:hint="eastAsia"/>
                            <w:sz w:val="22"/>
                          </w:rPr>
                          <w:t>)</w:t>
                        </w:r>
                      </w:p>
                    </w:tc>
                  </w:tr>
                  <w:tr w:rsidR="00FE6340" w:rsidRPr="000722F2" w14:paraId="5EF00C13" w14:textId="77777777" w:rsidTr="00454EBE">
                    <w:trPr>
                      <w:trHeight w:val="397"/>
                    </w:trPr>
                    <w:tc>
                      <w:tcPr>
                        <w:tcW w:w="1636" w:type="dxa"/>
                        <w:shd w:val="clear" w:color="auto" w:fill="D9D9D9" w:themeFill="background1" w:themeFillShade="D9"/>
                        <w:vAlign w:val="center"/>
                      </w:tcPr>
                      <w:p w14:paraId="7370B706"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後端檢核</w:t>
                        </w:r>
                      </w:p>
                    </w:tc>
                    <w:tc>
                      <w:tcPr>
                        <w:tcW w:w="2653" w:type="dxa"/>
                        <w:shd w:val="clear" w:color="auto" w:fill="D9D9D9" w:themeFill="background1" w:themeFillShade="D9"/>
                      </w:tcPr>
                      <w:p w14:paraId="462A46EF"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燈箱</w:t>
                        </w:r>
                      </w:p>
                    </w:tc>
                  </w:tr>
                  <w:tr w:rsidR="00FE6340" w:rsidRPr="000722F2" w14:paraId="3CF7817F" w14:textId="77777777" w:rsidTr="00454EBE">
                    <w:trPr>
                      <w:trHeight w:val="397"/>
                    </w:trPr>
                    <w:tc>
                      <w:tcPr>
                        <w:tcW w:w="1636" w:type="dxa"/>
                        <w:vAlign w:val="center"/>
                      </w:tcPr>
                      <w:p w14:paraId="3A0C1928"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正確</w:t>
                        </w:r>
                      </w:p>
                    </w:tc>
                    <w:tc>
                      <w:tcPr>
                        <w:tcW w:w="2653" w:type="dxa"/>
                      </w:tcPr>
                      <w:p w14:paraId="7D2DEEB7" w14:textId="77777777" w:rsidR="00FE6340" w:rsidRPr="000722F2" w:rsidRDefault="00FE6340" w:rsidP="000C3000">
                        <w:pPr>
                          <w:pStyle w:val="af5"/>
                          <w:numPr>
                            <w:ilvl w:val="0"/>
                            <w:numId w:val="75"/>
                          </w:numPr>
                          <w:spacing w:line="0" w:lineRule="atLeast"/>
                          <w:ind w:leftChars="0"/>
                          <w:jc w:val="both"/>
                          <w:rPr>
                            <w:rFonts w:ascii="Century Gothic" w:eastAsia="微軟正黑體" w:hAnsi="Century Gothic"/>
                            <w:sz w:val="22"/>
                          </w:rPr>
                        </w:pPr>
                        <w:r w:rsidRPr="000722F2">
                          <w:rPr>
                            <w:rFonts w:ascii="Century Gothic" w:eastAsia="微軟正黑體" w:hAnsi="Century Gothic" w:hint="eastAsia"/>
                            <w:sz w:val="22"/>
                          </w:rPr>
                          <w:t>內容：已送出，請靜候佳音。</w:t>
                        </w:r>
                      </w:p>
                      <w:p w14:paraId="662BE4DB" w14:textId="77777777" w:rsidR="00FE6340" w:rsidRPr="000722F2" w:rsidRDefault="00FE6340" w:rsidP="000C3000">
                        <w:pPr>
                          <w:pStyle w:val="af5"/>
                          <w:numPr>
                            <w:ilvl w:val="0"/>
                            <w:numId w:val="75"/>
                          </w:numPr>
                          <w:spacing w:line="0" w:lineRule="atLeast"/>
                          <w:ind w:leftChars="0"/>
                          <w:jc w:val="both"/>
                          <w:rPr>
                            <w:rFonts w:ascii="Century Gothic" w:eastAsia="微軟正黑體" w:hAnsi="Century Gothic"/>
                            <w:sz w:val="22"/>
                          </w:rPr>
                        </w:pPr>
                        <w:r w:rsidRPr="000722F2">
                          <w:rPr>
                            <w:rFonts w:ascii="Century Gothic" w:eastAsia="微軟正黑體" w:hAnsi="Century Gothic" w:hint="eastAsia"/>
                            <w:sz w:val="22"/>
                          </w:rPr>
                          <w:t>確定</w:t>
                        </w:r>
                        <w:r w:rsidRPr="000722F2">
                          <w:rPr>
                            <w:rFonts w:ascii="Century Gothic" w:eastAsia="微軟正黑體" w:hAnsi="Century Gothic" w:hint="eastAsia"/>
                            <w:sz w:val="22"/>
                          </w:rPr>
                          <w:t>(</w:t>
                        </w:r>
                        <w:proofErr w:type="spellStart"/>
                        <w:r w:rsidRPr="000722F2">
                          <w:rPr>
                            <w:rFonts w:ascii="Century Gothic" w:eastAsia="微軟正黑體" w:hAnsi="Century Gothic"/>
                            <w:sz w:val="22"/>
                          </w:rPr>
                          <w:t>btn</w:t>
                        </w:r>
                        <w:proofErr w:type="spellEnd"/>
                        <w:r w:rsidRPr="000722F2">
                          <w:rPr>
                            <w:rFonts w:ascii="Century Gothic" w:eastAsia="微軟正黑體" w:hAnsi="Century Gothic" w:hint="eastAsia"/>
                            <w:sz w:val="22"/>
                          </w:rPr>
                          <w:t>)</w:t>
                        </w:r>
                        <w:r w:rsidRPr="000722F2">
                          <w:rPr>
                            <w:rFonts w:ascii="Century Gothic" w:eastAsia="微軟正黑體" w:hAnsi="Century Gothic" w:hint="eastAsia"/>
                            <w:sz w:val="22"/>
                          </w:rPr>
                          <w:t>：點擊關閉燈箱，返回信用卡頁</w:t>
                        </w:r>
                      </w:p>
                    </w:tc>
                  </w:tr>
                </w:tbl>
                <w:p w14:paraId="7E2FBA1A" w14:textId="77777777" w:rsidR="00FE6340" w:rsidRPr="000722F2" w:rsidRDefault="00FE6340" w:rsidP="00454EBE">
                  <w:pPr>
                    <w:spacing w:line="0" w:lineRule="atLeast"/>
                    <w:jc w:val="both"/>
                    <w:rPr>
                      <w:rFonts w:ascii="Century Gothic" w:eastAsia="微軟正黑體" w:hAnsi="Century Gothic"/>
                      <w:sz w:val="22"/>
                    </w:rPr>
                  </w:pPr>
                </w:p>
              </w:tc>
            </w:tr>
            <w:tr w:rsidR="00FE6340" w:rsidRPr="000722F2" w14:paraId="66D589B4" w14:textId="77777777" w:rsidTr="00454EBE">
              <w:trPr>
                <w:trHeight w:val="397"/>
              </w:trPr>
              <w:tc>
                <w:tcPr>
                  <w:tcW w:w="1636" w:type="dxa"/>
                  <w:vAlign w:val="center"/>
                </w:tcPr>
                <w:p w14:paraId="07F52E59" w14:textId="77777777" w:rsidR="00FE6340" w:rsidRPr="000722F2" w:rsidRDefault="00FE6340" w:rsidP="00454EBE">
                  <w:pPr>
                    <w:spacing w:line="0" w:lineRule="atLeast"/>
                    <w:rPr>
                      <w:rFonts w:ascii="Century Gothic" w:eastAsia="微軟正黑體" w:hAnsi="Century Gothic"/>
                      <w:sz w:val="22"/>
                    </w:rPr>
                  </w:pPr>
                  <w:proofErr w:type="gramStart"/>
                  <w:r w:rsidRPr="000722F2">
                    <w:rPr>
                      <w:rFonts w:ascii="Century Gothic" w:eastAsia="微軟正黑體" w:hAnsi="Century Gothic" w:hint="eastAsia"/>
                      <w:sz w:val="22"/>
                    </w:rPr>
                    <w:t>上傳缺補</w:t>
                  </w:r>
                  <w:proofErr w:type="gramEnd"/>
                  <w:r w:rsidRPr="000722F2">
                    <w:rPr>
                      <w:rFonts w:ascii="Century Gothic" w:eastAsia="微軟正黑體" w:hAnsi="Century Gothic" w:hint="eastAsia"/>
                      <w:sz w:val="22"/>
                    </w:rPr>
                    <w:t>文件</w:t>
                  </w:r>
                </w:p>
              </w:tc>
              <w:tc>
                <w:tcPr>
                  <w:tcW w:w="4544" w:type="dxa"/>
                </w:tcPr>
                <w:p w14:paraId="63FFC92C"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前往「</w:t>
                  </w:r>
                  <w:proofErr w:type="gramStart"/>
                  <w:r w:rsidRPr="000722F2">
                    <w:rPr>
                      <w:rFonts w:ascii="Century Gothic" w:eastAsia="微軟正黑體" w:hAnsi="Century Gothic" w:hint="eastAsia"/>
                      <w:sz w:val="22"/>
                    </w:rPr>
                    <w:t>線上補件</w:t>
                  </w:r>
                  <w:proofErr w:type="gramEnd"/>
                  <w:r w:rsidRPr="000722F2">
                    <w:rPr>
                      <w:rFonts w:ascii="Century Gothic" w:eastAsia="微軟正黑體" w:hAnsi="Century Gothic" w:hint="eastAsia"/>
                      <w:sz w:val="22"/>
                    </w:rPr>
                    <w:t>(</w:t>
                  </w:r>
                  <w:r w:rsidRPr="000722F2">
                    <w:rPr>
                      <w:rFonts w:ascii="Century Gothic" w:eastAsia="微軟正黑體" w:hAnsi="Century Gothic" w:hint="eastAsia"/>
                      <w:sz w:val="22"/>
                    </w:rPr>
                    <w:t>已登</w:t>
                  </w:r>
                  <w:r w:rsidRPr="000722F2">
                    <w:rPr>
                      <w:rFonts w:ascii="Century Gothic" w:eastAsia="微軟正黑體" w:hAnsi="Century Gothic" w:hint="eastAsia"/>
                      <w:sz w:val="22"/>
                    </w:rPr>
                    <w:t>)</w:t>
                  </w:r>
                  <w:r w:rsidRPr="000722F2">
                    <w:rPr>
                      <w:rFonts w:ascii="Century Gothic" w:eastAsia="微軟正黑體" w:hAnsi="Century Gothic" w:hint="eastAsia"/>
                      <w:sz w:val="22"/>
                    </w:rPr>
                    <w:t>」流程</w:t>
                  </w:r>
                </w:p>
              </w:tc>
            </w:tr>
            <w:tr w:rsidR="00FE6340" w:rsidRPr="000722F2" w14:paraId="099D36F3" w14:textId="77777777" w:rsidTr="00454EBE">
              <w:trPr>
                <w:trHeight w:val="397"/>
              </w:trPr>
              <w:tc>
                <w:tcPr>
                  <w:tcW w:w="1636" w:type="dxa"/>
                  <w:vAlign w:val="center"/>
                </w:tcPr>
                <w:p w14:paraId="2910ADBC" w14:textId="77777777" w:rsidR="00FE6340" w:rsidRPr="000722F2" w:rsidRDefault="00FE634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下載聲明書</w:t>
                  </w:r>
                </w:p>
              </w:tc>
              <w:tc>
                <w:tcPr>
                  <w:tcW w:w="4544" w:type="dxa"/>
                </w:tcPr>
                <w:p w14:paraId="7FE5DBFC" w14:textId="77777777" w:rsidR="00FE6340" w:rsidRPr="000722F2" w:rsidRDefault="00FE6340" w:rsidP="00454EBE">
                  <w:pPr>
                    <w:spacing w:line="0" w:lineRule="atLeast"/>
                    <w:jc w:val="both"/>
                    <w:rPr>
                      <w:rFonts w:ascii="Century Gothic" w:eastAsia="微軟正黑體" w:hAnsi="Century Gothic"/>
                      <w:sz w:val="22"/>
                    </w:rPr>
                  </w:pPr>
                  <w:r w:rsidRPr="000722F2">
                    <w:rPr>
                      <w:rFonts w:ascii="Century Gothic" w:eastAsia="微軟正黑體" w:hAnsi="Century Gothic" w:hint="eastAsia"/>
                      <w:sz w:val="22"/>
                    </w:rPr>
                    <w:t>外開</w:t>
                  </w:r>
                </w:p>
                <w:p w14:paraId="303558D2" w14:textId="77777777" w:rsidR="00FE6340" w:rsidRPr="000722F2" w:rsidRDefault="00BE660D" w:rsidP="00454EBE">
                  <w:pPr>
                    <w:spacing w:line="0" w:lineRule="atLeast"/>
                    <w:jc w:val="both"/>
                    <w:rPr>
                      <w:rFonts w:ascii="Century Gothic" w:eastAsia="微軟正黑體" w:hAnsi="Century Gothic"/>
                      <w:sz w:val="22"/>
                    </w:rPr>
                  </w:pPr>
                  <w:hyperlink r:id="rId26" w:history="1">
                    <w:r w:rsidR="00FE6340" w:rsidRPr="000722F2">
                      <w:rPr>
                        <w:rStyle w:val="ac"/>
                      </w:rPr>
                      <w:t>https://bank.sinopac.com/GCSDsp/DspDocDownload.aspx</w:t>
                    </w:r>
                  </w:hyperlink>
                </w:p>
              </w:tc>
            </w:tr>
          </w:tbl>
          <w:p w14:paraId="6F51C6C4" w14:textId="77777777" w:rsidR="00FE6340" w:rsidRPr="000722F2" w:rsidRDefault="00FE6340" w:rsidP="00454EBE">
            <w:pPr>
              <w:pStyle w:val="af5"/>
              <w:spacing w:line="0" w:lineRule="atLeast"/>
              <w:ind w:leftChars="0"/>
              <w:rPr>
                <w:rFonts w:ascii="Century Gothic" w:eastAsia="微軟正黑體" w:hAnsi="Century Gothic"/>
                <w:sz w:val="22"/>
              </w:rPr>
            </w:pPr>
          </w:p>
        </w:tc>
      </w:tr>
      <w:tr w:rsidR="00FE6340" w14:paraId="261B3E22" w14:textId="77777777" w:rsidTr="00454EBE">
        <w:tblPrEx>
          <w:tblCellMar>
            <w:left w:w="28" w:type="dxa"/>
            <w:right w:w="28" w:type="dxa"/>
          </w:tblCellMar>
        </w:tblPrEx>
        <w:trPr>
          <w:trHeight w:val="227"/>
        </w:trPr>
        <w:tc>
          <w:tcPr>
            <w:tcW w:w="2710" w:type="dxa"/>
            <w:vMerge/>
            <w:tcBorders>
              <w:bottom w:val="single" w:sz="4" w:space="0" w:color="auto"/>
            </w:tcBorders>
          </w:tcPr>
          <w:p w14:paraId="410C4269" w14:textId="77777777" w:rsidR="00FE6340" w:rsidRDefault="00FE6340" w:rsidP="00454EBE">
            <w:pPr>
              <w:spacing w:line="0" w:lineRule="atLeast"/>
              <w:jc w:val="center"/>
              <w:rPr>
                <w:noProof/>
              </w:rPr>
            </w:pPr>
          </w:p>
        </w:tc>
        <w:tc>
          <w:tcPr>
            <w:tcW w:w="1141" w:type="dxa"/>
            <w:tcBorders>
              <w:bottom w:val="single" w:sz="4" w:space="0" w:color="auto"/>
            </w:tcBorders>
          </w:tcPr>
          <w:p w14:paraId="0E5C9C0D" w14:textId="77777777" w:rsidR="00FE6340" w:rsidRDefault="00FE6340" w:rsidP="00454EBE">
            <w:pPr>
              <w:spacing w:line="0" w:lineRule="atLeast"/>
              <w:rPr>
                <w:rFonts w:ascii="Century Gothic" w:eastAsia="微軟正黑體" w:hAnsi="Century Gothic"/>
                <w:sz w:val="22"/>
              </w:rPr>
            </w:pPr>
            <w:r w:rsidRPr="00294FA5">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bottom w:val="single" w:sz="4" w:space="0" w:color="auto"/>
            </w:tcBorders>
          </w:tcPr>
          <w:p w14:paraId="11DB5367" w14:textId="77777777" w:rsidR="00FE6340" w:rsidRDefault="00FE6340" w:rsidP="000C3000">
            <w:pPr>
              <w:pStyle w:val="af5"/>
              <w:numPr>
                <w:ilvl w:val="0"/>
                <w:numId w:val="3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096009">
              <w:rPr>
                <w:rFonts w:ascii="Century Gothic" w:eastAsia="微軟正黑體" w:hAnsi="Century Gothic" w:hint="eastAsia"/>
                <w:sz w:val="22"/>
              </w:rPr>
              <w:t>開啟</w:t>
            </w:r>
            <w:r w:rsidRPr="00096009">
              <w:rPr>
                <w:rFonts w:ascii="Century Gothic" w:eastAsia="微軟正黑體" w:hAnsi="Century Gothic" w:hint="eastAsia"/>
                <w:sz w:val="22"/>
                <w:highlight w:val="green"/>
              </w:rPr>
              <w:t>聯繫客服</w:t>
            </w:r>
          </w:p>
        </w:tc>
      </w:tr>
    </w:tbl>
    <w:p w14:paraId="7E2B5C2A" w14:textId="77777777" w:rsidR="00FE6340" w:rsidRPr="00DF26E5" w:rsidRDefault="00FE6340" w:rsidP="00FE6340">
      <w:pPr>
        <w:widowControl/>
        <w:rPr>
          <w:rFonts w:ascii="Century Gothic" w:eastAsia="微軟正黑體" w:hAnsi="Century Gothic"/>
          <w:b/>
          <w:sz w:val="22"/>
        </w:rPr>
      </w:pPr>
    </w:p>
    <w:p w14:paraId="15B8D28D" w14:textId="7E073E92" w:rsidR="000C3000" w:rsidRPr="000722F2" w:rsidRDefault="000C3000" w:rsidP="00531BCA">
      <w:pPr>
        <w:pStyle w:val="af5"/>
        <w:numPr>
          <w:ilvl w:val="0"/>
          <w:numId w:val="85"/>
        </w:numPr>
        <w:spacing w:line="0" w:lineRule="atLeast"/>
        <w:ind w:leftChars="0" w:left="482" w:hanging="482"/>
        <w:outlineLvl w:val="2"/>
        <w:rPr>
          <w:rFonts w:ascii="Century Gothic" w:eastAsia="微軟正黑體" w:hAnsi="Century Gothic"/>
          <w:b/>
          <w:sz w:val="22"/>
          <w:highlight w:val="cyan"/>
        </w:rPr>
      </w:pPr>
      <w:bookmarkStart w:id="55" w:name="_Toc97914212"/>
      <w:r w:rsidRPr="000722F2">
        <w:rPr>
          <w:rFonts w:ascii="Century Gothic" w:eastAsia="微軟正黑體" w:hAnsi="Century Gothic" w:hint="eastAsia"/>
          <w:b/>
          <w:sz w:val="22"/>
          <w:highlight w:val="cyan"/>
        </w:rPr>
        <w:lastRenderedPageBreak/>
        <w:t>查詢卡片資訊</w:t>
      </w:r>
      <w:r w:rsidRPr="000722F2">
        <w:rPr>
          <w:rFonts w:ascii="Century Gothic" w:eastAsia="微軟正黑體" w:hAnsi="Century Gothic"/>
          <w:b/>
          <w:sz w:val="22"/>
          <w:highlight w:val="cyan"/>
        </w:rPr>
        <w:t>(</w:t>
      </w:r>
      <w:r w:rsidRPr="000722F2">
        <w:rPr>
          <w:rFonts w:ascii="Century Gothic" w:eastAsia="微軟正黑體" w:hAnsi="Century Gothic" w:hint="eastAsia"/>
          <w:b/>
          <w:sz w:val="22"/>
          <w:highlight w:val="cyan"/>
        </w:rPr>
        <w:t>已登</w:t>
      </w:r>
      <w:r w:rsidRPr="000722F2">
        <w:rPr>
          <w:rFonts w:ascii="Century Gothic" w:eastAsia="微軟正黑體" w:hAnsi="Century Gothic"/>
          <w:b/>
          <w:sz w:val="22"/>
          <w:highlight w:val="cyan"/>
        </w:rPr>
        <w:t>)</w:t>
      </w:r>
      <w:bookmarkEnd w:id="55"/>
    </w:p>
    <w:p w14:paraId="6E721661" w14:textId="5ADBE0E3" w:rsidR="000C3000" w:rsidRPr="004F66DB" w:rsidRDefault="000C3000" w:rsidP="000C3000">
      <w:pPr>
        <w:pStyle w:val="af5"/>
        <w:spacing w:line="0" w:lineRule="atLeast"/>
        <w:ind w:leftChars="0" w:left="482"/>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r>
        <w:rPr>
          <w:rFonts w:ascii="Century Gothic" w:eastAsia="微軟正黑體" w:hAnsi="Century Gothic" w:hint="eastAsia"/>
          <w:sz w:val="22"/>
        </w:rPr>
        <w:t>查看卡片資訊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0C3000" w:rsidRPr="000C3000" w14:paraId="3C426BC4" w14:textId="77777777" w:rsidTr="00454EBE">
        <w:trPr>
          <w:trHeight w:val="80"/>
        </w:trPr>
        <w:tc>
          <w:tcPr>
            <w:tcW w:w="2710" w:type="dxa"/>
            <w:tcBorders>
              <w:bottom w:val="single" w:sz="4" w:space="0" w:color="auto"/>
            </w:tcBorders>
            <w:shd w:val="clear" w:color="auto" w:fill="D9D9D9" w:themeFill="background1" w:themeFillShade="D9"/>
          </w:tcPr>
          <w:p w14:paraId="29D1790E" w14:textId="5F78D41A"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查看卡片資訊</w:t>
            </w:r>
            <w:r w:rsidRPr="000C3000">
              <w:rPr>
                <w:rFonts w:ascii="Century Gothic" w:eastAsia="微軟正黑體" w:hAnsi="Century Gothic"/>
                <w:sz w:val="22"/>
              </w:rPr>
              <w:t>Step</w:t>
            </w:r>
            <w:r w:rsidR="00454EBE">
              <w:rPr>
                <w:rFonts w:ascii="Century Gothic" w:eastAsia="微軟正黑體" w:hAnsi="Century Gothic"/>
                <w:sz w:val="22"/>
              </w:rPr>
              <w:t>0</w:t>
            </w:r>
          </w:p>
        </w:tc>
        <w:tc>
          <w:tcPr>
            <w:tcW w:w="1141" w:type="dxa"/>
            <w:tcBorders>
              <w:bottom w:val="single" w:sz="4" w:space="0" w:color="auto"/>
            </w:tcBorders>
            <w:shd w:val="clear" w:color="auto" w:fill="D9D9D9" w:themeFill="background1" w:themeFillShade="D9"/>
          </w:tcPr>
          <w:p w14:paraId="641DE4A0"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69D8C675"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0C3000" w:rsidRPr="000C3000" w14:paraId="239F4BDE" w14:textId="77777777" w:rsidTr="00454EBE">
        <w:tblPrEx>
          <w:tblCellMar>
            <w:left w:w="28" w:type="dxa"/>
            <w:right w:w="28" w:type="dxa"/>
          </w:tblCellMar>
        </w:tblPrEx>
        <w:trPr>
          <w:trHeight w:val="227"/>
        </w:trPr>
        <w:tc>
          <w:tcPr>
            <w:tcW w:w="2710" w:type="dxa"/>
            <w:tcBorders>
              <w:bottom w:val="single" w:sz="4" w:space="0" w:color="auto"/>
            </w:tcBorders>
          </w:tcPr>
          <w:p w14:paraId="4FCA5DF9" w14:textId="091E1912" w:rsidR="000C3000" w:rsidRPr="000C3000" w:rsidRDefault="00B311C4" w:rsidP="009B7049">
            <w:pPr>
              <w:spacing w:line="0" w:lineRule="atLeast"/>
              <w:jc w:val="center"/>
              <w:rPr>
                <w:noProof/>
              </w:rPr>
            </w:pPr>
            <w:r w:rsidRPr="005E66C9">
              <w:rPr>
                <w:rFonts w:ascii="Century Gothic" w:eastAsia="微軟正黑體" w:hAnsi="Century Gothic"/>
                <w:noProof/>
                <w:sz w:val="22"/>
                <w:highlight w:val="yellow"/>
              </w:rPr>
              <w:drawing>
                <wp:inline distT="0" distB="0" distL="0" distR="0" wp14:anchorId="497CC8AF" wp14:editId="532BCD05">
                  <wp:extent cx="1685290" cy="2994660"/>
                  <wp:effectExtent l="0" t="0" r="0" b="0"/>
                  <wp:docPr id="15" name="圖片 13">
                    <a:extLst xmlns:a="http://schemas.openxmlformats.org/drawingml/2006/main">
                      <a:ext uri="{FF2B5EF4-FFF2-40B4-BE49-F238E27FC236}">
                        <a16:creationId xmlns:a16="http://schemas.microsoft.com/office/drawing/2014/main" id="{ABD6A4D1-D1C6-47E3-82E9-2681DD30E5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a:extLst>
                              <a:ext uri="{FF2B5EF4-FFF2-40B4-BE49-F238E27FC236}">
                                <a16:creationId xmlns:a16="http://schemas.microsoft.com/office/drawing/2014/main" id="{ABD6A4D1-D1C6-47E3-82E9-2681DD30E55D}"/>
                              </a:ext>
                            </a:extLst>
                          </pic:cNvPr>
                          <pic:cNvPicPr>
                            <a:picLocks noChangeAspect="1"/>
                          </pic:cNvPicPr>
                        </pic:nvPicPr>
                        <pic:blipFill>
                          <a:blip r:embed="rId14"/>
                          <a:stretch>
                            <a:fillRect/>
                          </a:stretch>
                        </pic:blipFill>
                        <pic:spPr>
                          <a:xfrm>
                            <a:off x="0" y="0"/>
                            <a:ext cx="1685290" cy="2994660"/>
                          </a:xfrm>
                          <a:prstGeom prst="rect">
                            <a:avLst/>
                          </a:prstGeom>
                        </pic:spPr>
                      </pic:pic>
                    </a:graphicData>
                  </a:graphic>
                </wp:inline>
              </w:drawing>
            </w:r>
          </w:p>
        </w:tc>
        <w:tc>
          <w:tcPr>
            <w:tcW w:w="1141" w:type="dxa"/>
            <w:tcBorders>
              <w:bottom w:val="single" w:sz="4" w:space="0" w:color="auto"/>
            </w:tcBorders>
          </w:tcPr>
          <w:p w14:paraId="2183ED4E" w14:textId="062D6A02" w:rsidR="000C3000" w:rsidRPr="000C3000"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卡片資訊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45" w:type="dxa"/>
            <w:tcBorders>
              <w:bottom w:val="single" w:sz="4" w:space="0" w:color="auto"/>
            </w:tcBorders>
          </w:tcPr>
          <w:p w14:paraId="2EE594DF" w14:textId="09D75127" w:rsidR="000C3000" w:rsidRDefault="00454EBE" w:rsidP="00531BCA">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000C3000" w:rsidRPr="000C3000">
              <w:rPr>
                <w:rFonts w:ascii="Century Gothic" w:eastAsia="微軟正黑體" w:hAnsi="Century Gothic" w:hint="eastAsia"/>
                <w:sz w:val="22"/>
              </w:rPr>
              <w:t>：</w:t>
            </w:r>
          </w:p>
          <w:tbl>
            <w:tblPr>
              <w:tblStyle w:val="aa"/>
              <w:tblW w:w="0" w:type="auto"/>
              <w:tblLayout w:type="fixed"/>
              <w:tblLook w:val="04A0" w:firstRow="1" w:lastRow="0" w:firstColumn="1" w:lastColumn="0" w:noHBand="0" w:noVBand="1"/>
            </w:tblPr>
            <w:tblGrid>
              <w:gridCol w:w="2917"/>
              <w:gridCol w:w="3258"/>
            </w:tblGrid>
            <w:tr w:rsidR="00DF158A" w14:paraId="196D4C71" w14:textId="77777777" w:rsidTr="00B4532B">
              <w:trPr>
                <w:trHeight w:val="397"/>
              </w:trPr>
              <w:tc>
                <w:tcPr>
                  <w:tcW w:w="2917" w:type="dxa"/>
                  <w:shd w:val="clear" w:color="auto" w:fill="D9D9D9" w:themeFill="background1" w:themeFillShade="D9"/>
                  <w:vAlign w:val="center"/>
                </w:tcPr>
                <w:p w14:paraId="574D44C5" w14:textId="2A63D07A" w:rsidR="00DF158A" w:rsidRDefault="00DF158A" w:rsidP="00DF158A">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3258" w:type="dxa"/>
                  <w:shd w:val="clear" w:color="auto" w:fill="D9D9D9" w:themeFill="background1" w:themeFillShade="D9"/>
                  <w:vAlign w:val="center"/>
                </w:tcPr>
                <w:p w14:paraId="4A54271C" w14:textId="77777777" w:rsidR="00DF158A" w:rsidRDefault="00DF158A" w:rsidP="00DF158A">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DF158A" w14:paraId="530440A6" w14:textId="77777777" w:rsidTr="00B4532B">
              <w:trPr>
                <w:trHeight w:val="397"/>
              </w:trPr>
              <w:tc>
                <w:tcPr>
                  <w:tcW w:w="2917" w:type="dxa"/>
                  <w:vAlign w:val="center"/>
                </w:tcPr>
                <w:p w14:paraId="111A5AC7" w14:textId="6F8D55AD" w:rsidR="00DF158A" w:rsidRDefault="00DF158A" w:rsidP="00DF158A">
                  <w:pPr>
                    <w:spacing w:line="0" w:lineRule="atLeast"/>
                    <w:jc w:val="both"/>
                    <w:rPr>
                      <w:rFonts w:ascii="Century Gothic" w:eastAsia="微軟正黑體" w:hAnsi="Century Gothic"/>
                      <w:sz w:val="22"/>
                    </w:rPr>
                  </w:pPr>
                  <w:r>
                    <w:rPr>
                      <w:rFonts w:ascii="Century Gothic" w:eastAsia="微軟正黑體" w:hAnsi="Century Gothic" w:hint="eastAsia"/>
                      <w:color w:val="FF0000"/>
                      <w:sz w:val="22"/>
                    </w:rPr>
                    <w:t>3</w:t>
                  </w:r>
                  <w:r>
                    <w:rPr>
                      <w:rFonts w:ascii="Century Gothic" w:eastAsia="微軟正黑體" w:hAnsi="Century Gothic"/>
                      <w:color w:val="FF0000"/>
                      <w:sz w:val="22"/>
                    </w:rPr>
                    <w:t>0</w:t>
                  </w:r>
                  <w:r>
                    <w:rPr>
                      <w:rFonts w:ascii="Century Gothic" w:eastAsia="微軟正黑體" w:hAnsi="Century Gothic" w:hint="eastAsia"/>
                      <w:color w:val="FF0000"/>
                      <w:sz w:val="22"/>
                    </w:rPr>
                    <w:t>天</w:t>
                  </w:r>
                  <w:r w:rsidRPr="00DF158A">
                    <w:rPr>
                      <w:rFonts w:ascii="Century Gothic" w:eastAsia="微軟正黑體" w:hAnsi="Century Gothic" w:hint="eastAsia"/>
                      <w:color w:val="FF0000"/>
                      <w:sz w:val="22"/>
                    </w:rPr>
                    <w:t>內未</w:t>
                  </w:r>
                  <w:r w:rsidRPr="00DF158A">
                    <w:rPr>
                      <w:rFonts w:ascii="Century Gothic" w:eastAsia="微軟正黑體" w:hAnsi="Century Gothic" w:hint="eastAsia"/>
                      <w:color w:val="FF0000"/>
                      <w:sz w:val="22"/>
                      <w:u w:val="single"/>
                    </w:rPr>
                    <w:t>變更</w:t>
                  </w:r>
                  <w:r w:rsidRPr="00DF158A">
                    <w:rPr>
                      <w:rFonts w:ascii="Century Gothic" w:eastAsia="微軟正黑體" w:hAnsi="Century Gothic" w:hint="eastAsia"/>
                      <w:color w:val="FF0000"/>
                      <w:sz w:val="22"/>
                    </w:rPr>
                    <w:t>過</w:t>
                  </w:r>
                  <w:r>
                    <w:rPr>
                      <w:rFonts w:ascii="Century Gothic" w:eastAsia="微軟正黑體" w:hAnsi="Century Gothic" w:hint="eastAsia"/>
                      <w:color w:val="FF0000"/>
                      <w:sz w:val="22"/>
                    </w:rPr>
                    <w:t>卡戶</w:t>
                  </w:r>
                  <w:r w:rsidR="00D723FC">
                    <w:rPr>
                      <w:rFonts w:ascii="Century Gothic" w:eastAsia="微軟正黑體" w:hAnsi="Century Gothic" w:hint="eastAsia"/>
                      <w:color w:val="FF0000"/>
                      <w:sz w:val="22"/>
                    </w:rPr>
                    <w:t>手機</w:t>
                  </w:r>
                  <w:r w:rsidRPr="00DF158A">
                    <w:rPr>
                      <w:rFonts w:ascii="Century Gothic" w:eastAsia="微軟正黑體" w:hAnsi="Century Gothic" w:hint="eastAsia"/>
                      <w:color w:val="FF0000"/>
                      <w:sz w:val="22"/>
                    </w:rPr>
                    <w:t>號碼</w:t>
                  </w:r>
                  <w:r w:rsidR="00BA06C0">
                    <w:rPr>
                      <w:rFonts w:ascii="Century Gothic" w:eastAsia="微軟正黑體" w:hAnsi="Century Gothic" w:hint="eastAsia"/>
                      <w:color w:val="FF0000"/>
                      <w:sz w:val="22"/>
                    </w:rPr>
                    <w:t>(</w:t>
                  </w:r>
                  <w:r w:rsidR="00BA06C0">
                    <w:rPr>
                      <w:rFonts w:ascii="Century Gothic" w:eastAsia="微軟正黑體" w:hAnsi="Century Gothic" w:hint="eastAsia"/>
                      <w:color w:val="FF0000"/>
                      <w:sz w:val="22"/>
                    </w:rPr>
                    <w:t>新戶新申辦非變更電話號碼</w:t>
                  </w:r>
                  <w:r w:rsidR="00BA06C0">
                    <w:rPr>
                      <w:rFonts w:ascii="Century Gothic" w:eastAsia="微軟正黑體" w:hAnsi="Century Gothic" w:hint="eastAsia"/>
                      <w:color w:val="FF0000"/>
                      <w:sz w:val="22"/>
                    </w:rPr>
                    <w:t>)</w:t>
                  </w:r>
                  <w:r w:rsidR="00084863">
                    <w:rPr>
                      <w:rFonts w:ascii="Century Gothic" w:eastAsia="微軟正黑體" w:hAnsi="Century Gothic" w:hint="eastAsia"/>
                      <w:color w:val="FF0000"/>
                      <w:sz w:val="22"/>
                    </w:rPr>
                    <w:t xml:space="preserve"> </w:t>
                  </w:r>
                  <w:r w:rsidR="00084863">
                    <w:rPr>
                      <w:rFonts w:ascii="Century Gothic" w:eastAsia="微軟正黑體" w:hAnsi="Century Gothic"/>
                      <w:color w:val="FF0000"/>
                      <w:sz w:val="22"/>
                    </w:rPr>
                    <w:t>WB62</w:t>
                  </w:r>
                </w:p>
              </w:tc>
              <w:tc>
                <w:tcPr>
                  <w:tcW w:w="3258" w:type="dxa"/>
                  <w:vAlign w:val="center"/>
                </w:tcPr>
                <w:p w14:paraId="3B1941F6" w14:textId="7C870343" w:rsidR="00DF158A" w:rsidRPr="00D04599" w:rsidRDefault="00DF158A" w:rsidP="00DF158A">
                  <w:pPr>
                    <w:spacing w:line="0" w:lineRule="atLeast"/>
                    <w:rPr>
                      <w:rFonts w:ascii="Century Gothic" w:eastAsia="微軟正黑體" w:hAnsi="Century Gothic"/>
                      <w:sz w:val="22"/>
                    </w:rPr>
                  </w:pPr>
                  <w:r>
                    <w:rPr>
                      <w:rFonts w:ascii="Century Gothic" w:eastAsia="微軟正黑體" w:hAnsi="Century Gothic" w:hint="eastAsia"/>
                      <w:sz w:val="22"/>
                    </w:rPr>
                    <w:t>顯示按鍵</w:t>
                  </w:r>
                </w:p>
              </w:tc>
            </w:tr>
            <w:tr w:rsidR="00DF158A" w14:paraId="5DED83B6" w14:textId="77777777" w:rsidTr="00B4532B">
              <w:trPr>
                <w:trHeight w:val="397"/>
              </w:trPr>
              <w:tc>
                <w:tcPr>
                  <w:tcW w:w="2917" w:type="dxa"/>
                  <w:vAlign w:val="center"/>
                </w:tcPr>
                <w:p w14:paraId="653108AE" w14:textId="34F05364" w:rsidR="00DF158A" w:rsidRDefault="00DF158A" w:rsidP="00DF158A">
                  <w:pPr>
                    <w:spacing w:line="0" w:lineRule="atLeast"/>
                    <w:jc w:val="both"/>
                    <w:rPr>
                      <w:rFonts w:ascii="Century Gothic" w:eastAsia="微軟正黑體" w:hAnsi="Century Gothic"/>
                      <w:sz w:val="22"/>
                    </w:rPr>
                  </w:pPr>
                  <w:r>
                    <w:rPr>
                      <w:rFonts w:ascii="Century Gothic" w:eastAsia="微軟正黑體" w:hAnsi="Century Gothic" w:hint="eastAsia"/>
                      <w:sz w:val="22"/>
                    </w:rPr>
                    <w:t>其餘</w:t>
                  </w:r>
                </w:p>
              </w:tc>
              <w:tc>
                <w:tcPr>
                  <w:tcW w:w="3258" w:type="dxa"/>
                  <w:vAlign w:val="center"/>
                </w:tcPr>
                <w:p w14:paraId="2526D607" w14:textId="1F98E331" w:rsidR="00DF158A" w:rsidRPr="004F5A91" w:rsidRDefault="00DF158A" w:rsidP="00DF158A">
                  <w:pPr>
                    <w:spacing w:line="0" w:lineRule="atLeast"/>
                    <w:rPr>
                      <w:rFonts w:ascii="Century Gothic" w:eastAsia="微軟正黑體" w:hAnsi="Century Gothic"/>
                      <w:sz w:val="22"/>
                      <w:highlight w:val="green"/>
                    </w:rPr>
                  </w:pPr>
                  <w:r w:rsidRPr="00DF158A">
                    <w:rPr>
                      <w:rFonts w:ascii="Century Gothic" w:eastAsia="微軟正黑體" w:hAnsi="Century Gothic" w:hint="eastAsia"/>
                      <w:sz w:val="22"/>
                    </w:rPr>
                    <w:t>不顯示</w:t>
                  </w:r>
                </w:p>
              </w:tc>
            </w:tr>
          </w:tbl>
          <w:p w14:paraId="0415E70B" w14:textId="77777777" w:rsidR="00DF158A" w:rsidRPr="00DF158A" w:rsidRDefault="00DF158A" w:rsidP="00DF158A">
            <w:pPr>
              <w:spacing w:line="0" w:lineRule="atLeast"/>
              <w:rPr>
                <w:rFonts w:ascii="Century Gothic" w:eastAsia="微軟正黑體" w:hAnsi="Century Gothic"/>
                <w:sz w:val="22"/>
              </w:rPr>
            </w:pPr>
          </w:p>
          <w:p w14:paraId="0FA54276" w14:textId="77777777" w:rsidR="00454EBE" w:rsidRDefault="00454EBE" w:rsidP="00531BCA">
            <w:pPr>
              <w:pStyle w:val="af5"/>
              <w:numPr>
                <w:ilvl w:val="0"/>
                <w:numId w:val="9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：前往查看卡片資訊</w:t>
            </w:r>
            <w:r>
              <w:rPr>
                <w:rFonts w:ascii="Century Gothic" w:eastAsia="微軟正黑體" w:hAnsi="Century Gothic"/>
                <w:sz w:val="22"/>
              </w:rPr>
              <w:t>Step1</w:t>
            </w:r>
          </w:p>
          <w:p w14:paraId="1CC0984C" w14:textId="091BEECF" w:rsidR="00DF158A" w:rsidRPr="00DF158A" w:rsidRDefault="00DF158A" w:rsidP="00DF158A">
            <w:pPr>
              <w:spacing w:line="0" w:lineRule="atLeast"/>
              <w:rPr>
                <w:rFonts w:ascii="Century Gothic" w:eastAsia="微軟正黑體" w:hAnsi="Century Gothic"/>
                <w:sz w:val="22"/>
              </w:rPr>
            </w:pPr>
          </w:p>
        </w:tc>
      </w:tr>
      <w:tr w:rsidR="000C3000" w:rsidRPr="000C3000" w14:paraId="6AF5F02D"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97F292" w14:textId="38E297DC"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查看卡片資訊</w:t>
            </w:r>
            <w:r w:rsidRPr="000C3000">
              <w:rPr>
                <w:rFonts w:ascii="Century Gothic" w:eastAsia="微軟正黑體" w:hAnsi="Century Gothic"/>
                <w:sz w:val="22"/>
              </w:rPr>
              <w:t>Step</w:t>
            </w:r>
            <w:r w:rsidR="00454EBE">
              <w:rPr>
                <w:rFonts w:ascii="Century Gothic" w:eastAsia="微軟正黑體" w:hAnsi="Century Gothic"/>
                <w:sz w:val="22"/>
              </w:rPr>
              <w:t>1</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4198E3" w14:textId="77777777"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3321A" w14:textId="77777777"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454EBE" w:rsidRPr="000C3000" w14:paraId="47F13BF8" w14:textId="77777777" w:rsidTr="00454EBE">
        <w:trPr>
          <w:trHeight w:val="227"/>
        </w:trPr>
        <w:tc>
          <w:tcPr>
            <w:tcW w:w="2710" w:type="dxa"/>
            <w:tcBorders>
              <w:top w:val="single" w:sz="4" w:space="0" w:color="auto"/>
              <w:left w:val="single" w:sz="4" w:space="0" w:color="auto"/>
              <w:bottom w:val="single" w:sz="4" w:space="0" w:color="auto"/>
              <w:right w:val="single" w:sz="4" w:space="0" w:color="auto"/>
            </w:tcBorders>
          </w:tcPr>
          <w:p w14:paraId="780BDB4A" w14:textId="3A4DC670" w:rsidR="00454EBE" w:rsidRPr="000C3000" w:rsidRDefault="00B311C4">
            <w:pPr>
              <w:spacing w:line="0" w:lineRule="atLeast"/>
              <w:jc w:val="center"/>
              <w:rPr>
                <w:noProof/>
              </w:rPr>
            </w:pPr>
            <w:r w:rsidRPr="00B311C4">
              <w:rPr>
                <w:noProof/>
              </w:rPr>
              <w:drawing>
                <wp:inline distT="0" distB="0" distL="0" distR="0" wp14:anchorId="7F0DD93A" wp14:editId="392A19CD">
                  <wp:extent cx="1583690" cy="2819400"/>
                  <wp:effectExtent l="0" t="0" r="0" b="0"/>
                  <wp:docPr id="27" name="圖片 10">
                    <a:extLst xmlns:a="http://schemas.openxmlformats.org/drawingml/2006/main">
                      <a:ext uri="{FF2B5EF4-FFF2-40B4-BE49-F238E27FC236}">
                        <a16:creationId xmlns:a16="http://schemas.microsoft.com/office/drawing/2014/main" id="{616C9D0B-F416-4E0E-BC70-E94497841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616C9D0B-F416-4E0E-BC70-E944978419F4}"/>
                              </a:ext>
                            </a:extLst>
                          </pic:cNvPr>
                          <pic:cNvPicPr>
                            <a:picLocks noChangeAspect="1"/>
                          </pic:cNvPicPr>
                        </pic:nvPicPr>
                        <pic:blipFill>
                          <a:blip r:embed="rId27"/>
                          <a:stretch>
                            <a:fillRect/>
                          </a:stretch>
                        </pic:blipFill>
                        <pic:spPr>
                          <a:xfrm>
                            <a:off x="0" y="0"/>
                            <a:ext cx="1583690" cy="2819400"/>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79E8AA47" w14:textId="6D7DCE56" w:rsidR="00454EBE" w:rsidRPr="000C3000"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發送簡訊驗證碼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7CC36862" w14:textId="6B826D36" w:rsidR="009A03EA" w:rsidRDefault="009A03EA" w:rsidP="00531BCA">
            <w:pPr>
              <w:pStyle w:val="af5"/>
              <w:numPr>
                <w:ilvl w:val="0"/>
                <w:numId w:val="91"/>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標題：查詢卡片資訊</w:t>
            </w:r>
          </w:p>
          <w:p w14:paraId="559E418A" w14:textId="199840E9" w:rsidR="00454EBE" w:rsidRPr="00B8201E" w:rsidRDefault="009A03EA" w:rsidP="00531BCA">
            <w:pPr>
              <w:pStyle w:val="af5"/>
              <w:numPr>
                <w:ilvl w:val="0"/>
                <w:numId w:val="91"/>
              </w:numPr>
              <w:spacing w:line="0" w:lineRule="atLeast"/>
              <w:ind w:leftChars="0"/>
              <w:rPr>
                <w:rFonts w:ascii="Century Gothic" w:eastAsia="微軟正黑體" w:hAnsi="Century Gothic"/>
                <w:sz w:val="22"/>
              </w:rPr>
            </w:pPr>
            <w:r>
              <w:rPr>
                <w:rFonts w:ascii="Century Gothic" w:eastAsia="微軟正黑體" w:hAnsi="Century Gothic" w:hint="eastAsia"/>
                <w:sz w:val="22"/>
              </w:rPr>
              <w:t>發送簡訊驗證碼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w:t>
            </w:r>
            <w:r w:rsidR="00454EBE">
              <w:rPr>
                <w:rFonts w:ascii="Century Gothic" w:eastAsia="微軟正黑體" w:hAnsi="Century Gothic" w:hint="eastAsia"/>
                <w:sz w:val="22"/>
              </w:rPr>
              <w:t>點擊</w:t>
            </w:r>
            <w:r>
              <w:rPr>
                <w:rFonts w:ascii="Century Gothic" w:eastAsia="微軟正黑體" w:hAnsi="Century Gothic" w:hint="eastAsia"/>
                <w:sz w:val="22"/>
              </w:rPr>
              <w:t>後</w:t>
            </w:r>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454EBE" w:rsidRPr="00844FA2" w14:paraId="3DCFB50C" w14:textId="77777777" w:rsidTr="00454EBE">
              <w:tc>
                <w:tcPr>
                  <w:tcW w:w="1418" w:type="dxa"/>
                  <w:shd w:val="clear" w:color="auto" w:fill="D9D9D9" w:themeFill="background1" w:themeFillShade="D9"/>
                </w:tcPr>
                <w:p w14:paraId="33451B9B"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後台檢核</w:t>
                  </w:r>
                </w:p>
              </w:tc>
              <w:tc>
                <w:tcPr>
                  <w:tcW w:w="4625" w:type="dxa"/>
                  <w:shd w:val="clear" w:color="auto" w:fill="D9D9D9" w:themeFill="background1" w:themeFillShade="D9"/>
                </w:tcPr>
                <w:p w14:paraId="7D40E64B"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開啟燈箱</w:t>
                  </w:r>
                </w:p>
              </w:tc>
            </w:tr>
            <w:tr w:rsidR="00454EBE" w:rsidRPr="00844FA2" w14:paraId="63D92141" w14:textId="77777777" w:rsidTr="00454EBE">
              <w:tc>
                <w:tcPr>
                  <w:tcW w:w="1418" w:type="dxa"/>
                  <w:shd w:val="clear" w:color="auto" w:fill="auto"/>
                </w:tcPr>
                <w:p w14:paraId="6461531E" w14:textId="2C4548A9"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sz w:val="22"/>
                      <w:szCs w:val="22"/>
                    </w:rPr>
                    <w:t>OTP</w:t>
                  </w:r>
                  <w:r w:rsidRPr="00B8201E">
                    <w:rPr>
                      <w:rFonts w:ascii="Century Gothic" w:eastAsia="微軟正黑體" w:hAnsi="Century Gothic" w:hint="eastAsia"/>
                      <w:sz w:val="22"/>
                      <w:szCs w:val="22"/>
                    </w:rPr>
                    <w:t>已達當日上限</w:t>
                  </w:r>
                  <w:r>
                    <w:rPr>
                      <w:rFonts w:ascii="Century Gothic" w:eastAsia="微軟正黑體" w:hAnsi="Century Gothic"/>
                      <w:color w:val="FF0000"/>
                      <w:sz w:val="22"/>
                      <w:szCs w:val="22"/>
                    </w:rPr>
                    <w:t>5</w:t>
                  </w:r>
                  <w:r w:rsidRPr="00B767AC">
                    <w:rPr>
                      <w:rFonts w:ascii="Century Gothic" w:eastAsia="微軟正黑體" w:hAnsi="Century Gothic" w:hint="eastAsia"/>
                      <w:color w:val="FF0000"/>
                      <w:sz w:val="22"/>
                      <w:szCs w:val="22"/>
                    </w:rPr>
                    <w:t>次</w:t>
                  </w:r>
                </w:p>
              </w:tc>
              <w:tc>
                <w:tcPr>
                  <w:tcW w:w="4625" w:type="dxa"/>
                  <w:shd w:val="clear" w:color="auto" w:fill="auto"/>
                </w:tcPr>
                <w:p w14:paraId="04BE83DD"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內容：驗證碼發送次數達上限，請明日再試。</w:t>
                  </w:r>
                </w:p>
                <w:p w14:paraId="1BD56039"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確定</w:t>
                  </w:r>
                  <w:r w:rsidRPr="00B8201E">
                    <w:rPr>
                      <w:rFonts w:ascii="Century Gothic" w:eastAsia="微軟正黑體" w:hAnsi="Century Gothic"/>
                      <w:sz w:val="22"/>
                      <w:szCs w:val="22"/>
                    </w:rPr>
                    <w:t>(</w:t>
                  </w:r>
                  <w:proofErr w:type="spellStart"/>
                  <w:r w:rsidRPr="00B8201E">
                    <w:rPr>
                      <w:rFonts w:ascii="Century Gothic" w:eastAsia="微軟正黑體" w:hAnsi="Century Gothic"/>
                      <w:sz w:val="22"/>
                      <w:szCs w:val="22"/>
                    </w:rPr>
                    <w:t>btn</w:t>
                  </w:r>
                  <w:proofErr w:type="spellEnd"/>
                  <w:r w:rsidRPr="00B8201E">
                    <w:rPr>
                      <w:rFonts w:ascii="Century Gothic" w:eastAsia="微軟正黑體" w:hAnsi="Century Gothic"/>
                      <w:sz w:val="22"/>
                      <w:szCs w:val="22"/>
                    </w:rPr>
                    <w:t>)</w:t>
                  </w:r>
                  <w:r>
                    <w:rPr>
                      <w:rFonts w:ascii="Century Gothic" w:eastAsia="微軟正黑體" w:hAnsi="Century Gothic" w:hint="eastAsia"/>
                      <w:sz w:val="22"/>
                      <w:szCs w:val="22"/>
                    </w:rPr>
                    <w:t>：點擊關閉燈箱，返回列表頁</w:t>
                  </w:r>
                </w:p>
              </w:tc>
            </w:tr>
            <w:tr w:rsidR="00454EBE" w:rsidRPr="00844FA2" w14:paraId="04F562D6" w14:textId="77777777" w:rsidTr="00454EBE">
              <w:tc>
                <w:tcPr>
                  <w:tcW w:w="1418" w:type="dxa"/>
                  <w:shd w:val="clear" w:color="auto" w:fill="D9D9D9" w:themeFill="background1" w:themeFillShade="D9"/>
                </w:tcPr>
                <w:p w14:paraId="1BDD9D72"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後台檢核</w:t>
                  </w:r>
                </w:p>
              </w:tc>
              <w:tc>
                <w:tcPr>
                  <w:tcW w:w="4625" w:type="dxa"/>
                  <w:shd w:val="clear" w:color="auto" w:fill="D9D9D9" w:themeFill="background1" w:themeFillShade="D9"/>
                </w:tcPr>
                <w:p w14:paraId="1FEDE84C"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動作</w:t>
                  </w:r>
                </w:p>
              </w:tc>
            </w:tr>
            <w:tr w:rsidR="00454EBE" w:rsidRPr="00844FA2" w14:paraId="2D4AF12B" w14:textId="77777777" w:rsidTr="00454EBE">
              <w:tc>
                <w:tcPr>
                  <w:tcW w:w="1418" w:type="dxa"/>
                  <w:shd w:val="clear" w:color="auto" w:fill="auto"/>
                </w:tcPr>
                <w:p w14:paraId="54DD5A32"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可發送</w:t>
                  </w:r>
                </w:p>
              </w:tc>
              <w:tc>
                <w:tcPr>
                  <w:tcW w:w="4625" w:type="dxa"/>
                  <w:shd w:val="clear" w:color="auto" w:fill="auto"/>
                </w:tcPr>
                <w:p w14:paraId="4ADA21AE" w14:textId="77777777" w:rsidR="00454EBE" w:rsidRPr="00B8201E" w:rsidRDefault="00454EBE" w:rsidP="00454EBE">
                  <w:pPr>
                    <w:spacing w:line="0" w:lineRule="atLeast"/>
                    <w:rPr>
                      <w:rFonts w:ascii="Century Gothic" w:eastAsia="微軟正黑體" w:hAnsi="Century Gothic"/>
                      <w:sz w:val="22"/>
                      <w:szCs w:val="22"/>
                    </w:rPr>
                  </w:pPr>
                  <w:r w:rsidRPr="00B8201E">
                    <w:rPr>
                      <w:rFonts w:ascii="Century Gothic" w:eastAsia="微軟正黑體" w:hAnsi="Century Gothic" w:hint="eastAsia"/>
                      <w:sz w:val="22"/>
                      <w:szCs w:val="22"/>
                    </w:rPr>
                    <w:t>開啟下方頁面，系統發送驗證碼至卡戶手機</w:t>
                  </w:r>
                </w:p>
              </w:tc>
            </w:tr>
          </w:tbl>
          <w:p w14:paraId="6DD9647F" w14:textId="0E61B660" w:rsidR="00454EBE" w:rsidRPr="000C3000" w:rsidRDefault="00454EBE" w:rsidP="00454EBE">
            <w:pPr>
              <w:pStyle w:val="af5"/>
              <w:numPr>
                <w:ilvl w:val="0"/>
                <w:numId w:val="33"/>
              </w:numPr>
              <w:spacing w:line="0" w:lineRule="atLeast"/>
              <w:ind w:leftChars="0"/>
              <w:rPr>
                <w:rFonts w:ascii="Century Gothic" w:eastAsia="微軟正黑體" w:hAnsi="Century Gothic"/>
                <w:sz w:val="22"/>
              </w:rPr>
            </w:pPr>
          </w:p>
        </w:tc>
      </w:tr>
      <w:tr w:rsidR="000C3000" w:rsidRPr="000C3000" w14:paraId="49B2D606"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335A12" w14:textId="62051FDC"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查看卡片資訊</w:t>
            </w:r>
            <w:r w:rsidRPr="000C3000">
              <w:rPr>
                <w:rFonts w:ascii="Century Gothic" w:eastAsia="微軟正黑體" w:hAnsi="Century Gothic"/>
                <w:sz w:val="22"/>
              </w:rPr>
              <w:t>Step</w:t>
            </w:r>
            <w:r w:rsidR="00454EBE">
              <w:rPr>
                <w:rFonts w:ascii="Century Gothic" w:eastAsia="微軟正黑體" w:hAnsi="Century Gothic"/>
                <w:sz w:val="22"/>
              </w:rPr>
              <w:t>2</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134C18" w14:textId="77777777"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5AE93E" w14:textId="77777777" w:rsidR="000C3000" w:rsidRPr="000C3000" w:rsidRDefault="000C3000" w:rsidP="000C3000">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454EBE" w:rsidRPr="000C3000" w14:paraId="0605AB3A" w14:textId="77777777" w:rsidTr="00454EBE">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6CC99099" w14:textId="54C27926" w:rsidR="00454EBE" w:rsidRPr="000C3000" w:rsidRDefault="00B311C4" w:rsidP="00454EBE">
            <w:pPr>
              <w:spacing w:line="0" w:lineRule="atLeast"/>
              <w:jc w:val="center"/>
              <w:rPr>
                <w:noProof/>
              </w:rPr>
            </w:pPr>
            <w:r w:rsidRPr="00B311C4">
              <w:rPr>
                <w:noProof/>
              </w:rPr>
              <w:drawing>
                <wp:inline distT="0" distB="0" distL="0" distR="0" wp14:anchorId="54B6F887" wp14:editId="0A6932A8">
                  <wp:extent cx="1583690" cy="2819400"/>
                  <wp:effectExtent l="0" t="0" r="0" b="0"/>
                  <wp:docPr id="34" name="圖片 15">
                    <a:extLst xmlns:a="http://schemas.openxmlformats.org/drawingml/2006/main">
                      <a:ext uri="{FF2B5EF4-FFF2-40B4-BE49-F238E27FC236}">
                        <a16:creationId xmlns:a16="http://schemas.microsoft.com/office/drawing/2014/main" id="{F4112968-DFDE-4D73-ACB1-02D6F40BE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F4112968-DFDE-4D73-ACB1-02D6F40BE726}"/>
                              </a:ext>
                            </a:extLst>
                          </pic:cNvPr>
                          <pic:cNvPicPr>
                            <a:picLocks noChangeAspect="1"/>
                          </pic:cNvPicPr>
                        </pic:nvPicPr>
                        <pic:blipFill>
                          <a:blip r:embed="rId28"/>
                          <a:stretch>
                            <a:fillRect/>
                          </a:stretch>
                        </pic:blipFill>
                        <pic:spPr>
                          <a:xfrm>
                            <a:off x="0" y="0"/>
                            <a:ext cx="1583690" cy="2819400"/>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0BBD376B" w14:textId="6E74F8B4" w:rsidR="00454EBE" w:rsidRPr="000C3000"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手機號碼</w:t>
            </w:r>
          </w:p>
        </w:tc>
        <w:tc>
          <w:tcPr>
            <w:tcW w:w="6345" w:type="dxa"/>
            <w:tcBorders>
              <w:top w:val="single" w:sz="4" w:space="0" w:color="auto"/>
              <w:left w:val="single" w:sz="4" w:space="0" w:color="auto"/>
              <w:bottom w:val="single" w:sz="4" w:space="0" w:color="auto"/>
              <w:right w:val="single" w:sz="4" w:space="0" w:color="auto"/>
            </w:tcBorders>
          </w:tcPr>
          <w:p w14:paraId="02B37B62" w14:textId="77777777" w:rsidR="00454EBE" w:rsidRPr="00844FA2" w:rsidRDefault="00454EBE" w:rsidP="00531BCA">
            <w:pPr>
              <w:pStyle w:val="af5"/>
              <w:numPr>
                <w:ilvl w:val="0"/>
                <w:numId w:val="92"/>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顯示：已發送簡訊驗證碼至</w:t>
            </w:r>
            <w:r>
              <w:rPr>
                <w:rFonts w:ascii="Century Gothic" w:eastAsia="微軟正黑體" w:hAnsi="Century Gothic"/>
                <w:sz w:val="22"/>
              </w:rPr>
              <w:t>{</w:t>
            </w:r>
            <w:r w:rsidRPr="00844FA2">
              <w:rPr>
                <w:rFonts w:ascii="Century Gothic" w:eastAsia="微軟正黑體" w:hAnsi="Century Gothic" w:hint="eastAsia"/>
                <w:sz w:val="22"/>
              </w:rPr>
              <w:t>手機號碼</w:t>
            </w:r>
            <w:r>
              <w:rPr>
                <w:rFonts w:ascii="Century Gothic" w:eastAsia="微軟正黑體" w:hAnsi="Century Gothic" w:hint="eastAsia"/>
                <w:sz w:val="22"/>
              </w:rPr>
              <w:t>}</w:t>
            </w:r>
            <w:r w:rsidRPr="00844FA2">
              <w:rPr>
                <w:rFonts w:ascii="Century Gothic" w:eastAsia="微軟正黑體" w:hAnsi="Century Gothic"/>
                <w:sz w:val="22"/>
              </w:rPr>
              <w:t>(</w:t>
            </w:r>
            <w:proofErr w:type="gramStart"/>
            <w:r w:rsidRPr="00844FA2">
              <w:rPr>
                <w:rFonts w:ascii="Century Gothic" w:eastAsia="微軟正黑體" w:hAnsi="Century Gothic" w:hint="eastAsia"/>
                <w:sz w:val="22"/>
              </w:rPr>
              <w:t>隱碼</w:t>
            </w:r>
            <w:proofErr w:type="gramEnd"/>
            <w:r w:rsidRPr="00844FA2">
              <w:rPr>
                <w:rFonts w:ascii="Century Gothic" w:eastAsia="微軟正黑體" w:hAnsi="Century Gothic"/>
                <w:sz w:val="22"/>
              </w:rPr>
              <w:t>)</w:t>
            </w:r>
          </w:p>
          <w:p w14:paraId="2CA30BBA" w14:textId="3A911500" w:rsidR="00454EBE" w:rsidRPr="000C3000" w:rsidRDefault="00454EBE" w:rsidP="00531BCA">
            <w:pPr>
              <w:pStyle w:val="af5"/>
              <w:numPr>
                <w:ilvl w:val="0"/>
                <w:numId w:val="92"/>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來源：帶出此</w:t>
            </w:r>
            <w:r w:rsidRPr="00844FA2">
              <w:rPr>
                <w:rFonts w:ascii="Century Gothic" w:eastAsia="微軟正黑體" w:hAnsi="Century Gothic"/>
                <w:sz w:val="22"/>
              </w:rPr>
              <w:t>ID</w:t>
            </w:r>
            <w:r w:rsidRPr="00844FA2">
              <w:rPr>
                <w:rFonts w:ascii="Century Gothic" w:eastAsia="微軟正黑體" w:hAnsi="Century Gothic" w:hint="eastAsia"/>
                <w:sz w:val="22"/>
              </w:rPr>
              <w:t>之</w:t>
            </w:r>
            <w:r>
              <w:rPr>
                <w:rFonts w:ascii="Century Gothic" w:eastAsia="微軟正黑體" w:hAnsi="Century Gothic" w:hint="eastAsia"/>
                <w:sz w:val="22"/>
              </w:rPr>
              <w:t>卡戶</w:t>
            </w:r>
            <w:r w:rsidRPr="00844FA2">
              <w:rPr>
                <w:rFonts w:ascii="Century Gothic" w:eastAsia="微軟正黑體" w:hAnsi="Century Gothic" w:hint="eastAsia"/>
                <w:sz w:val="22"/>
              </w:rPr>
              <w:t>手機號碼</w:t>
            </w:r>
          </w:p>
        </w:tc>
      </w:tr>
      <w:tr w:rsidR="00454EBE" w:rsidRPr="000C3000" w14:paraId="633E0A7A"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22867C94" w14:textId="77777777" w:rsidR="00454EBE" w:rsidRPr="000C3000" w:rsidRDefault="00454EBE"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19BABB52" w14:textId="77777777" w:rsidR="00454EBE"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1C660F90" w14:textId="2BB0E646" w:rsidR="00454EBE" w:rsidRPr="000C3000" w:rsidRDefault="00454EBE" w:rsidP="00454EBE">
            <w:pPr>
              <w:spacing w:line="0" w:lineRule="atLeast"/>
              <w:rPr>
                <w:rFonts w:ascii="Century Gothic" w:eastAsia="微軟正黑體" w:hAnsi="Century Gothic"/>
                <w:sz w:val="22"/>
              </w:rPr>
            </w:pPr>
            <w:r w:rsidRPr="00791B19">
              <w:rPr>
                <w:rFonts w:ascii="Century Gothic" w:eastAsia="微軟正黑體" w:hAnsi="Century Gothic" w:hint="eastAsia"/>
                <w:sz w:val="22"/>
              </w:rPr>
              <w:t>(text field)</w:t>
            </w:r>
          </w:p>
        </w:tc>
        <w:tc>
          <w:tcPr>
            <w:tcW w:w="6345" w:type="dxa"/>
            <w:tcBorders>
              <w:top w:val="single" w:sz="4" w:space="0" w:color="auto"/>
              <w:left w:val="single" w:sz="4" w:space="0" w:color="auto"/>
              <w:bottom w:val="single" w:sz="4" w:space="0" w:color="auto"/>
              <w:right w:val="single" w:sz="4" w:space="0" w:color="auto"/>
            </w:tcBorders>
          </w:tcPr>
          <w:p w14:paraId="66E72B02" w14:textId="77777777" w:rsidR="00454EBE" w:rsidRPr="00844FA2" w:rsidRDefault="00454EBE" w:rsidP="00531BCA">
            <w:pPr>
              <w:pStyle w:val="af5"/>
              <w:numPr>
                <w:ilvl w:val="0"/>
                <w:numId w:val="93"/>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輸入限制：</w:t>
            </w:r>
            <w:r>
              <w:rPr>
                <w:rFonts w:ascii="Century Gothic" w:eastAsia="微軟正黑體" w:hAnsi="Century Gothic" w:hint="eastAsia"/>
                <w:sz w:val="22"/>
              </w:rPr>
              <w:t>開啟數字鍵盤，</w:t>
            </w:r>
            <w:r w:rsidRPr="00844FA2">
              <w:rPr>
                <w:rFonts w:ascii="Century Gothic" w:eastAsia="微軟正黑體" w:hAnsi="Century Gothic" w:hint="eastAsia"/>
                <w:sz w:val="22"/>
              </w:rPr>
              <w:t>限</w:t>
            </w:r>
            <w:r w:rsidRPr="00844FA2">
              <w:rPr>
                <w:rFonts w:ascii="Century Gothic" w:eastAsia="微軟正黑體" w:hAnsi="Century Gothic"/>
                <w:sz w:val="22"/>
              </w:rPr>
              <w:t>6</w:t>
            </w:r>
            <w:r w:rsidRPr="00844FA2">
              <w:rPr>
                <w:rFonts w:ascii="Century Gothic" w:eastAsia="微軟正黑體" w:hAnsi="Century Gothic" w:hint="eastAsia"/>
                <w:sz w:val="22"/>
              </w:rPr>
              <w:t>碼數字，不能複製貼上</w:t>
            </w:r>
          </w:p>
          <w:p w14:paraId="126FB9F8" w14:textId="4D69E8B5" w:rsidR="00454EBE" w:rsidRPr="000C3000" w:rsidRDefault="00454EBE" w:rsidP="00454EBE">
            <w:pPr>
              <w:pStyle w:val="af5"/>
              <w:numPr>
                <w:ilvl w:val="0"/>
                <w:numId w:val="44"/>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自動帶入：可由手機自動帶入驗證碼</w:t>
            </w:r>
          </w:p>
        </w:tc>
      </w:tr>
      <w:tr w:rsidR="00454EBE" w:rsidRPr="000C3000" w14:paraId="5E20A87B"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05E0D9B8" w14:textId="77777777" w:rsidR="00454EBE" w:rsidRPr="000C3000" w:rsidRDefault="00454EBE"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1E0D24C3" w14:textId="731140B1" w:rsidR="00454EBE" w:rsidRPr="000C3000"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剩餘時間</w:t>
            </w:r>
          </w:p>
        </w:tc>
        <w:tc>
          <w:tcPr>
            <w:tcW w:w="6345" w:type="dxa"/>
            <w:tcBorders>
              <w:top w:val="single" w:sz="4" w:space="0" w:color="auto"/>
              <w:left w:val="single" w:sz="4" w:space="0" w:color="auto"/>
              <w:bottom w:val="single" w:sz="4" w:space="0" w:color="auto"/>
              <w:right w:val="single" w:sz="4" w:space="0" w:color="auto"/>
            </w:tcBorders>
          </w:tcPr>
          <w:p w14:paraId="77EBB770" w14:textId="77777777" w:rsidR="00454EBE" w:rsidRPr="00844FA2" w:rsidRDefault="00454EBE" w:rsidP="00531BCA">
            <w:pPr>
              <w:pStyle w:val="af5"/>
              <w:numPr>
                <w:ilvl w:val="0"/>
                <w:numId w:val="94"/>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顯示：</w:t>
            </w:r>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454EBE" w:rsidRPr="00844FA2" w14:paraId="4ED49F04" w14:textId="77777777" w:rsidTr="00454EBE">
              <w:tc>
                <w:tcPr>
                  <w:tcW w:w="1418" w:type="dxa"/>
                  <w:shd w:val="clear" w:color="auto" w:fill="D9D9D9" w:themeFill="background1" w:themeFillShade="D9"/>
                </w:tcPr>
                <w:p w14:paraId="28E94EAE"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狀態</w:t>
                  </w:r>
                </w:p>
              </w:tc>
              <w:tc>
                <w:tcPr>
                  <w:tcW w:w="4625" w:type="dxa"/>
                  <w:shd w:val="clear" w:color="auto" w:fill="D9D9D9" w:themeFill="background1" w:themeFillShade="D9"/>
                </w:tcPr>
                <w:p w14:paraId="197C40F4"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文字訊息</w:t>
                  </w:r>
                </w:p>
              </w:tc>
            </w:tr>
            <w:tr w:rsidR="00454EBE" w:rsidRPr="00844FA2" w14:paraId="5449B8FA" w14:textId="77777777" w:rsidTr="00454EBE">
              <w:tc>
                <w:tcPr>
                  <w:tcW w:w="1418" w:type="dxa"/>
                </w:tcPr>
                <w:p w14:paraId="4DE53624"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120</w:t>
                  </w:r>
                  <w:r w:rsidRPr="00844FA2">
                    <w:rPr>
                      <w:rFonts w:ascii="Century Gothic" w:eastAsia="微軟正黑體" w:hAnsi="Century Gothic" w:hint="eastAsia"/>
                      <w:sz w:val="20"/>
                      <w:szCs w:val="20"/>
                    </w:rPr>
                    <w:t>秒倒數</w:t>
                  </w:r>
                </w:p>
              </w:tc>
              <w:tc>
                <w:tcPr>
                  <w:tcW w:w="4625" w:type="dxa"/>
                </w:tcPr>
                <w:p w14:paraId="6D5AED2D"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剩餘時間：</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秒數</w:t>
                  </w:r>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秒。</w:t>
                  </w:r>
                </w:p>
              </w:tc>
            </w:tr>
            <w:tr w:rsidR="00454EBE" w:rsidRPr="00844FA2" w14:paraId="096C1578" w14:textId="77777777" w:rsidTr="00454EBE">
              <w:tc>
                <w:tcPr>
                  <w:tcW w:w="1418" w:type="dxa"/>
                </w:tcPr>
                <w:p w14:paraId="2B4A42BC"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lastRenderedPageBreak/>
                    <w:t>0</w:t>
                  </w:r>
                  <w:r w:rsidRPr="00844FA2">
                    <w:rPr>
                      <w:rFonts w:ascii="Century Gothic" w:eastAsia="微軟正黑體" w:hAnsi="Century Gothic" w:hint="eastAsia"/>
                      <w:sz w:val="20"/>
                      <w:szCs w:val="20"/>
                    </w:rPr>
                    <w:t>秒</w:t>
                  </w:r>
                </w:p>
                <w:p w14:paraId="5AEF000F"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可重發</w:t>
                  </w:r>
                  <w:r w:rsidRPr="00844FA2">
                    <w:rPr>
                      <w:rFonts w:ascii="Century Gothic" w:eastAsia="微軟正黑體" w:hAnsi="Century Gothic"/>
                      <w:sz w:val="20"/>
                      <w:szCs w:val="20"/>
                    </w:rPr>
                    <w:t>)</w:t>
                  </w:r>
                </w:p>
              </w:tc>
              <w:tc>
                <w:tcPr>
                  <w:tcW w:w="4625" w:type="dxa"/>
                </w:tcPr>
                <w:p w14:paraId="1DE23085" w14:textId="77777777" w:rsidR="00454EBE" w:rsidRPr="00844FA2" w:rsidRDefault="00454EBE" w:rsidP="00454EBE">
                  <w:pPr>
                    <w:spacing w:line="0" w:lineRule="atLeast"/>
                    <w:rPr>
                      <w:rFonts w:ascii="Century Gothic" w:eastAsia="微軟正黑體" w:hAnsi="Century Gothic"/>
                      <w:sz w:val="20"/>
                      <w:szCs w:val="20"/>
                    </w:rPr>
                  </w:pPr>
                  <w:proofErr w:type="gramStart"/>
                  <w:r w:rsidRPr="00844FA2">
                    <w:rPr>
                      <w:rFonts w:ascii="Century Gothic" w:eastAsia="微軟正黑體" w:hAnsi="Century Gothic" w:hint="eastAsia"/>
                      <w:sz w:val="20"/>
                      <w:szCs w:val="20"/>
                    </w:rPr>
                    <w:t>驗證碼已失效</w:t>
                  </w:r>
                  <w:proofErr w:type="gramEnd"/>
                </w:p>
              </w:tc>
            </w:tr>
            <w:tr w:rsidR="00454EBE" w:rsidRPr="00844FA2" w14:paraId="431C8680" w14:textId="77777777" w:rsidTr="00454EBE">
              <w:tc>
                <w:tcPr>
                  <w:tcW w:w="1418" w:type="dxa"/>
                  <w:shd w:val="clear" w:color="auto" w:fill="D9D9D9" w:themeFill="background1" w:themeFillShade="D9"/>
                </w:tcPr>
                <w:p w14:paraId="12804416"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後台檢核</w:t>
                  </w:r>
                </w:p>
              </w:tc>
              <w:tc>
                <w:tcPr>
                  <w:tcW w:w="4625" w:type="dxa"/>
                  <w:shd w:val="clear" w:color="auto" w:fill="D9D9D9" w:themeFill="background1" w:themeFillShade="D9"/>
                </w:tcPr>
                <w:p w14:paraId="5DC0A8E7"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關閉驗證頁，開啟燈箱</w:t>
                  </w:r>
                </w:p>
              </w:tc>
            </w:tr>
            <w:tr w:rsidR="00454EBE" w:rsidRPr="00844FA2" w14:paraId="7865F900" w14:textId="77777777" w:rsidTr="00454EBE">
              <w:tc>
                <w:tcPr>
                  <w:tcW w:w="1418" w:type="dxa"/>
                  <w:shd w:val="clear" w:color="auto" w:fill="auto"/>
                </w:tcPr>
                <w:p w14:paraId="3860BB83"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0</w:t>
                  </w:r>
                  <w:r w:rsidRPr="00844FA2">
                    <w:rPr>
                      <w:rFonts w:ascii="Century Gothic" w:eastAsia="微軟正黑體" w:hAnsi="Century Gothic" w:hint="eastAsia"/>
                      <w:sz w:val="20"/>
                      <w:szCs w:val="20"/>
                    </w:rPr>
                    <w:t>秒</w:t>
                  </w:r>
                </w:p>
                <w:p w14:paraId="7206505A" w14:textId="7DD3877B"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sz w:val="20"/>
                      <w:szCs w:val="20"/>
                    </w:rPr>
                    <w:t>(OTP</w:t>
                  </w:r>
                  <w:r w:rsidRPr="00844FA2">
                    <w:rPr>
                      <w:rFonts w:ascii="Century Gothic" w:eastAsia="微軟正黑體" w:hAnsi="Century Gothic" w:hint="eastAsia"/>
                      <w:sz w:val="20"/>
                      <w:szCs w:val="20"/>
                    </w:rPr>
                    <w:t>已達當日上限</w:t>
                  </w:r>
                  <w:r>
                    <w:rPr>
                      <w:rFonts w:ascii="Century Gothic" w:eastAsia="微軟正黑體" w:hAnsi="Century Gothic"/>
                      <w:color w:val="FF0000"/>
                      <w:sz w:val="22"/>
                      <w:szCs w:val="22"/>
                    </w:rPr>
                    <w:t>5</w:t>
                  </w:r>
                  <w:r w:rsidRPr="00B767AC">
                    <w:rPr>
                      <w:rFonts w:ascii="Century Gothic" w:eastAsia="微軟正黑體" w:hAnsi="Century Gothic" w:hint="eastAsia"/>
                      <w:color w:val="FF0000"/>
                      <w:sz w:val="20"/>
                      <w:szCs w:val="20"/>
                    </w:rPr>
                    <w:t>次</w:t>
                  </w:r>
                  <w:r w:rsidRPr="00844FA2">
                    <w:rPr>
                      <w:rFonts w:ascii="Century Gothic" w:eastAsia="微軟正黑體" w:hAnsi="Century Gothic"/>
                      <w:sz w:val="20"/>
                      <w:szCs w:val="20"/>
                    </w:rPr>
                    <w:t>)</w:t>
                  </w:r>
                </w:p>
              </w:tc>
              <w:tc>
                <w:tcPr>
                  <w:tcW w:w="4625" w:type="dxa"/>
                  <w:shd w:val="clear" w:color="auto" w:fill="auto"/>
                </w:tcPr>
                <w:p w14:paraId="77457CA3" w14:textId="77777777"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內容：驗證碼發送次數達上限，請明日再試。</w:t>
                  </w:r>
                </w:p>
                <w:p w14:paraId="3FCB6171" w14:textId="1DCA904C" w:rsidR="00454EBE" w:rsidRPr="00844FA2" w:rsidRDefault="00454EBE" w:rsidP="00454EBE">
                  <w:pPr>
                    <w:spacing w:line="0" w:lineRule="atLeast"/>
                    <w:rPr>
                      <w:rFonts w:ascii="Century Gothic" w:eastAsia="微軟正黑體" w:hAnsi="Century Gothic"/>
                      <w:sz w:val="20"/>
                      <w:szCs w:val="20"/>
                    </w:rPr>
                  </w:pPr>
                  <w:r w:rsidRPr="00844FA2">
                    <w:rPr>
                      <w:rFonts w:ascii="Century Gothic" w:eastAsia="微軟正黑體" w:hAnsi="Century Gothic" w:hint="eastAsia"/>
                      <w:sz w:val="20"/>
                      <w:szCs w:val="20"/>
                    </w:rPr>
                    <w:t>確定</w:t>
                  </w:r>
                  <w:r w:rsidRPr="00844FA2">
                    <w:rPr>
                      <w:rFonts w:ascii="Century Gothic" w:eastAsia="微軟正黑體" w:hAnsi="Century Gothic"/>
                      <w:sz w:val="20"/>
                      <w:szCs w:val="20"/>
                    </w:rPr>
                    <w:t>(</w:t>
                  </w:r>
                  <w:proofErr w:type="spellStart"/>
                  <w:r w:rsidRPr="00844FA2">
                    <w:rPr>
                      <w:rFonts w:ascii="Century Gothic" w:eastAsia="微軟正黑體" w:hAnsi="Century Gothic"/>
                      <w:sz w:val="20"/>
                      <w:szCs w:val="20"/>
                    </w:rPr>
                    <w:t>btn</w:t>
                  </w:r>
                  <w:proofErr w:type="spellEnd"/>
                  <w:r w:rsidRPr="00844FA2">
                    <w:rPr>
                      <w:rFonts w:ascii="Century Gothic" w:eastAsia="微軟正黑體" w:hAnsi="Century Gothic"/>
                      <w:sz w:val="20"/>
                      <w:szCs w:val="20"/>
                    </w:rPr>
                    <w:t>)</w:t>
                  </w:r>
                  <w:r w:rsidRPr="00844FA2">
                    <w:rPr>
                      <w:rFonts w:ascii="Century Gothic" w:eastAsia="微軟正黑體" w:hAnsi="Century Gothic" w:hint="eastAsia"/>
                      <w:sz w:val="20"/>
                      <w:szCs w:val="20"/>
                    </w:rPr>
                    <w:t>：點擊關閉燈箱，返回</w:t>
                  </w:r>
                  <w:r>
                    <w:rPr>
                      <w:rFonts w:ascii="Century Gothic" w:eastAsia="微軟正黑體" w:hAnsi="Century Gothic" w:hint="eastAsia"/>
                      <w:sz w:val="20"/>
                      <w:szCs w:val="20"/>
                    </w:rPr>
                    <w:t>卡片管理頁</w:t>
                  </w:r>
                </w:p>
              </w:tc>
            </w:tr>
          </w:tbl>
          <w:p w14:paraId="79481A2A" w14:textId="77777777" w:rsidR="00454EBE" w:rsidRPr="000C3000" w:rsidRDefault="00454EBE" w:rsidP="00454EBE">
            <w:pPr>
              <w:pStyle w:val="af5"/>
              <w:numPr>
                <w:ilvl w:val="0"/>
                <w:numId w:val="44"/>
              </w:numPr>
              <w:spacing w:line="0" w:lineRule="atLeast"/>
              <w:ind w:leftChars="0"/>
              <w:rPr>
                <w:rFonts w:ascii="Century Gothic" w:eastAsia="微軟正黑體" w:hAnsi="Century Gothic"/>
                <w:sz w:val="22"/>
              </w:rPr>
            </w:pPr>
          </w:p>
        </w:tc>
      </w:tr>
      <w:tr w:rsidR="00454EBE" w:rsidRPr="000C3000" w14:paraId="33530FFA"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626A36FE" w14:textId="77777777" w:rsidR="00454EBE" w:rsidRPr="000C3000" w:rsidRDefault="00454EBE"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1FCC8CAF" w14:textId="7B0E63BE" w:rsidR="00454EBE" w:rsidRPr="000C3000" w:rsidRDefault="00454EBE" w:rsidP="00454EBE">
            <w:pPr>
              <w:spacing w:line="0" w:lineRule="atLeast"/>
              <w:rPr>
                <w:rFonts w:ascii="Century Gothic" w:eastAsia="微軟正黑體" w:hAnsi="Century Gothic"/>
                <w:sz w:val="22"/>
              </w:rPr>
            </w:pPr>
            <w:r>
              <w:rPr>
                <w:rFonts w:ascii="Century Gothic" w:eastAsia="微軟正黑體" w:hAnsi="Century Gothic" w:hint="eastAsia"/>
                <w:sz w:val="22"/>
              </w:rPr>
              <w:t>重發驗證碼</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053DEA52" w14:textId="32CEB84C" w:rsidR="00454EBE" w:rsidRPr="000C3000" w:rsidRDefault="00454EBE" w:rsidP="00531BCA">
            <w:pPr>
              <w:pStyle w:val="af5"/>
              <w:numPr>
                <w:ilvl w:val="0"/>
                <w:numId w:val="96"/>
              </w:numPr>
              <w:spacing w:line="0" w:lineRule="atLeast"/>
              <w:ind w:leftChars="0"/>
              <w:rPr>
                <w:rFonts w:ascii="Century Gothic" w:eastAsia="微軟正黑體" w:hAnsi="Century Gothic"/>
                <w:sz w:val="22"/>
              </w:rPr>
            </w:pPr>
            <w:r w:rsidRPr="00844FA2">
              <w:rPr>
                <w:rFonts w:ascii="Century Gothic" w:eastAsia="微軟正黑體" w:hAnsi="Century Gothic" w:hint="eastAsia"/>
                <w:sz w:val="22"/>
              </w:rPr>
              <w:t>點擊：發送驗證碼至此手機。最多可重發</w:t>
            </w:r>
            <w:r w:rsidR="00D15F0D">
              <w:rPr>
                <w:rFonts w:ascii="Century Gothic" w:eastAsia="微軟正黑體" w:hAnsi="Century Gothic" w:hint="eastAsia"/>
                <w:color w:val="FF0000"/>
                <w:sz w:val="22"/>
                <w:szCs w:val="22"/>
                <w:u w:val="single"/>
              </w:rPr>
              <w:t>2</w:t>
            </w:r>
            <w:r w:rsidRPr="00844FA2">
              <w:rPr>
                <w:rFonts w:ascii="Century Gothic" w:eastAsia="微軟正黑體" w:hAnsi="Century Gothic" w:hint="eastAsia"/>
                <w:sz w:val="22"/>
              </w:rPr>
              <w:t>次。</w:t>
            </w:r>
          </w:p>
        </w:tc>
      </w:tr>
      <w:tr w:rsidR="00454EBE" w:rsidRPr="000C3000" w14:paraId="152CBBD7"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1C66AC81" w14:textId="77777777" w:rsidR="00454EBE" w:rsidRPr="000C3000" w:rsidRDefault="00454EBE"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9F47F19" w14:textId="387155FF" w:rsidR="00454EBE" w:rsidRPr="000C3000" w:rsidRDefault="00454EBE" w:rsidP="00454EBE">
            <w:pPr>
              <w:spacing w:line="0" w:lineRule="atLeast"/>
              <w:rPr>
                <w:rFonts w:ascii="Century Gothic" w:eastAsia="微軟正黑體" w:hAnsi="Century Gothic"/>
                <w:sz w:val="22"/>
              </w:rPr>
            </w:pPr>
            <w:r w:rsidRPr="00791B19">
              <w:rPr>
                <w:rFonts w:ascii="Century Gothic" w:eastAsia="微軟正黑體" w:hAnsi="Century Gothic" w:hint="eastAsia"/>
                <w:sz w:val="22"/>
              </w:rPr>
              <w:t>確定</w:t>
            </w:r>
            <w:r w:rsidRPr="00791B19">
              <w:rPr>
                <w:rFonts w:ascii="Century Gothic" w:eastAsia="微軟正黑體" w:hAnsi="Century Gothic" w:hint="eastAsia"/>
                <w:sz w:val="22"/>
              </w:rPr>
              <w:t xml:space="preserve"> (button)</w:t>
            </w:r>
          </w:p>
        </w:tc>
        <w:tc>
          <w:tcPr>
            <w:tcW w:w="6345" w:type="dxa"/>
            <w:tcBorders>
              <w:top w:val="single" w:sz="4" w:space="0" w:color="auto"/>
              <w:left w:val="single" w:sz="4" w:space="0" w:color="auto"/>
              <w:bottom w:val="single" w:sz="4" w:space="0" w:color="auto"/>
              <w:right w:val="single" w:sz="4" w:space="0" w:color="auto"/>
            </w:tcBorders>
          </w:tcPr>
          <w:p w14:paraId="6EFCDA18" w14:textId="77777777" w:rsidR="00454EBE" w:rsidRDefault="00454EBE" w:rsidP="00531BCA">
            <w:pPr>
              <w:pStyle w:val="af5"/>
              <w:numPr>
                <w:ilvl w:val="0"/>
                <w:numId w:val="9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Pr="00791B19">
              <w:rPr>
                <w:rFonts w:ascii="Century Gothic" w:eastAsia="微軟正黑體" w:hAnsi="Century Gothic" w:hint="eastAsia"/>
                <w:sz w:val="22"/>
              </w:rPr>
              <w:t>：前後台進行相關檢核</w:t>
            </w:r>
          </w:p>
          <w:p w14:paraId="7547CF57" w14:textId="77777777" w:rsidR="00454EBE" w:rsidRDefault="00454EBE" w:rsidP="00531BCA">
            <w:pPr>
              <w:pStyle w:val="af5"/>
              <w:numPr>
                <w:ilvl w:val="0"/>
                <w:numId w:val="95"/>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Pr="00791B19">
              <w:rPr>
                <w:rFonts w:ascii="Century Gothic" w:eastAsia="微軟正黑體" w:hAnsi="Century Gothic" w:hint="eastAsia"/>
                <w:sz w:val="22"/>
              </w:rPr>
              <w:t>：</w:t>
            </w:r>
          </w:p>
          <w:tbl>
            <w:tblPr>
              <w:tblStyle w:val="aa"/>
              <w:tblW w:w="6011" w:type="dxa"/>
              <w:tblInd w:w="108" w:type="dxa"/>
              <w:tblLayout w:type="fixed"/>
              <w:tblCellMar>
                <w:left w:w="57" w:type="dxa"/>
                <w:right w:w="57" w:type="dxa"/>
              </w:tblCellMar>
              <w:tblLook w:val="04A0" w:firstRow="1" w:lastRow="0" w:firstColumn="1" w:lastColumn="0" w:noHBand="0" w:noVBand="1"/>
            </w:tblPr>
            <w:tblGrid>
              <w:gridCol w:w="1649"/>
              <w:gridCol w:w="4362"/>
            </w:tblGrid>
            <w:tr w:rsidR="00454EBE" w:rsidRPr="00DA0802" w14:paraId="26C6C1D4" w14:textId="77777777" w:rsidTr="00454EBE">
              <w:tc>
                <w:tcPr>
                  <w:tcW w:w="1649" w:type="dxa"/>
                  <w:shd w:val="clear" w:color="auto" w:fill="D9D9D9" w:themeFill="background1" w:themeFillShade="D9"/>
                </w:tcPr>
                <w:p w14:paraId="5EEA29ED"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前台檢核</w:t>
                  </w:r>
                </w:p>
              </w:tc>
              <w:tc>
                <w:tcPr>
                  <w:tcW w:w="4362" w:type="dxa"/>
                  <w:shd w:val="clear" w:color="auto" w:fill="D9D9D9" w:themeFill="background1" w:themeFillShade="D9"/>
                </w:tcPr>
                <w:p w14:paraId="58574389"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454EBE" w:rsidRPr="00DA0802" w14:paraId="66873F96" w14:textId="77777777" w:rsidTr="00454EBE">
              <w:tc>
                <w:tcPr>
                  <w:tcW w:w="1649" w:type="dxa"/>
                </w:tcPr>
                <w:p w14:paraId="32069A70" w14:textId="77777777" w:rsidR="00454EBE" w:rsidRDefault="00454EBE" w:rsidP="00454EBE">
                  <w:pPr>
                    <w:spacing w:line="0" w:lineRule="atLeast"/>
                    <w:rPr>
                      <w:rFonts w:ascii="Century Gothic" w:eastAsia="微軟正黑體" w:hAnsi="Century Gothic"/>
                      <w:sz w:val="20"/>
                      <w:szCs w:val="20"/>
                    </w:rPr>
                  </w:pPr>
                  <w:proofErr w:type="gramStart"/>
                  <w:r w:rsidRPr="00DA0802">
                    <w:rPr>
                      <w:rFonts w:ascii="Century Gothic" w:eastAsia="微軟正黑體" w:hAnsi="Century Gothic" w:hint="eastAsia"/>
                      <w:sz w:val="20"/>
                      <w:szCs w:val="20"/>
                    </w:rPr>
                    <w:t>空值</w:t>
                  </w:r>
                  <w:proofErr w:type="gramEnd"/>
                </w:p>
              </w:tc>
              <w:tc>
                <w:tcPr>
                  <w:tcW w:w="4362" w:type="dxa"/>
                </w:tcPr>
                <w:p w14:paraId="425F8BE9"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請輸入驗證碼</w:t>
                  </w:r>
                  <w:r w:rsidRPr="00DA0802">
                    <w:rPr>
                      <w:rFonts w:ascii="Century Gothic" w:eastAsia="微軟正黑體" w:hAnsi="Century Gothic" w:hint="eastAsia"/>
                      <w:sz w:val="20"/>
                      <w:szCs w:val="20"/>
                    </w:rPr>
                    <w:t>。</w:t>
                  </w:r>
                </w:p>
              </w:tc>
            </w:tr>
            <w:tr w:rsidR="00454EBE" w:rsidRPr="00DA0802" w14:paraId="473E228E" w14:textId="77777777" w:rsidTr="00454EBE">
              <w:tc>
                <w:tcPr>
                  <w:tcW w:w="1649" w:type="dxa"/>
                </w:tcPr>
                <w:p w14:paraId="6D9F4471"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碼數錯誤</w:t>
                  </w:r>
                </w:p>
              </w:tc>
              <w:tc>
                <w:tcPr>
                  <w:tcW w:w="4362" w:type="dxa"/>
                </w:tcPr>
                <w:p w14:paraId="121192EC"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請輸入</w:t>
                  </w:r>
                  <w:r>
                    <w:rPr>
                      <w:rFonts w:ascii="Century Gothic" w:eastAsia="微軟正黑體" w:hAnsi="Century Gothic" w:hint="eastAsia"/>
                      <w:sz w:val="20"/>
                      <w:szCs w:val="20"/>
                    </w:rPr>
                    <w:t>6</w:t>
                  </w:r>
                  <w:r>
                    <w:rPr>
                      <w:rFonts w:ascii="Century Gothic" w:eastAsia="微軟正黑體" w:hAnsi="Century Gothic" w:hint="eastAsia"/>
                      <w:sz w:val="20"/>
                      <w:szCs w:val="20"/>
                    </w:rPr>
                    <w:t>位數字驗證碼。</w:t>
                  </w:r>
                </w:p>
              </w:tc>
            </w:tr>
            <w:tr w:rsidR="00454EBE" w:rsidRPr="00DA0802" w14:paraId="785EA786" w14:textId="77777777" w:rsidTr="00454EBE">
              <w:tc>
                <w:tcPr>
                  <w:tcW w:w="1649" w:type="dxa"/>
                  <w:shd w:val="clear" w:color="auto" w:fill="D9D9D9" w:themeFill="background1" w:themeFillShade="D9"/>
                </w:tcPr>
                <w:p w14:paraId="35C06B9E" w14:textId="77777777" w:rsidR="00454EBE" w:rsidRPr="00DA0802"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362" w:type="dxa"/>
                  <w:shd w:val="clear" w:color="auto" w:fill="D9D9D9" w:themeFill="background1" w:themeFillShade="D9"/>
                </w:tcPr>
                <w:p w14:paraId="31ED518F" w14:textId="77777777" w:rsidR="00454EBE" w:rsidRPr="00DA0802"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前台文字訊息</w:t>
                  </w:r>
                </w:p>
              </w:tc>
            </w:tr>
            <w:tr w:rsidR="00454EBE" w:rsidRPr="00DA0802" w14:paraId="6001FF86" w14:textId="77777777" w:rsidTr="00454EBE">
              <w:tc>
                <w:tcPr>
                  <w:tcW w:w="1649" w:type="dxa"/>
                </w:tcPr>
                <w:p w14:paraId="624DB1F2" w14:textId="77777777" w:rsidR="00454EBE" w:rsidRPr="00DA0802"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&lt;2</w:t>
                  </w:r>
                  <w:r>
                    <w:rPr>
                      <w:rFonts w:ascii="Century Gothic" w:eastAsia="微軟正黑體" w:hAnsi="Century Gothic" w:hint="eastAsia"/>
                      <w:sz w:val="20"/>
                      <w:szCs w:val="20"/>
                    </w:rPr>
                    <w:t>次</w:t>
                  </w:r>
                </w:p>
              </w:tc>
              <w:tc>
                <w:tcPr>
                  <w:tcW w:w="4362" w:type="dxa"/>
                </w:tcPr>
                <w:p w14:paraId="59B06AE7" w14:textId="77777777" w:rsidR="00454EBE" w:rsidRPr="00DA0802"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驗證碼錯誤，請重新輸入</w:t>
                  </w:r>
                </w:p>
              </w:tc>
            </w:tr>
            <w:tr w:rsidR="00454EBE" w:rsidRPr="00DA0802" w14:paraId="3230CC01" w14:textId="77777777" w:rsidTr="00454EBE">
              <w:tc>
                <w:tcPr>
                  <w:tcW w:w="1649" w:type="dxa"/>
                  <w:shd w:val="clear" w:color="auto" w:fill="D9D9D9" w:themeFill="background1" w:themeFillShade="D9"/>
                </w:tcPr>
                <w:p w14:paraId="47B4AF31"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後台檢核錯誤</w:t>
                  </w:r>
                </w:p>
              </w:tc>
              <w:tc>
                <w:tcPr>
                  <w:tcW w:w="4362" w:type="dxa"/>
                  <w:shd w:val="clear" w:color="auto" w:fill="D9D9D9" w:themeFill="background1" w:themeFillShade="D9"/>
                </w:tcPr>
                <w:p w14:paraId="79B1B9C6"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燈箱</w:t>
                  </w:r>
                </w:p>
              </w:tc>
            </w:tr>
            <w:tr w:rsidR="00454EBE" w:rsidRPr="00DA0802" w14:paraId="270B5D2E" w14:textId="77777777" w:rsidTr="00454EBE">
              <w:tc>
                <w:tcPr>
                  <w:tcW w:w="1649" w:type="dxa"/>
                </w:tcPr>
                <w:p w14:paraId="150F0B92"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r>
                    <w:rPr>
                      <w:rFonts w:ascii="Century Gothic" w:eastAsia="微軟正黑體" w:hAnsi="Century Gothic" w:hint="eastAsia"/>
                      <w:sz w:val="20"/>
                      <w:szCs w:val="20"/>
                    </w:rPr>
                    <w:t>3</w:t>
                  </w:r>
                  <w:r>
                    <w:rPr>
                      <w:rFonts w:ascii="Century Gothic" w:eastAsia="微軟正黑體" w:hAnsi="Century Gothic" w:hint="eastAsia"/>
                      <w:sz w:val="20"/>
                      <w:szCs w:val="20"/>
                    </w:rPr>
                    <w:t>次</w:t>
                  </w:r>
                </w:p>
              </w:tc>
              <w:tc>
                <w:tcPr>
                  <w:tcW w:w="4362" w:type="dxa"/>
                </w:tcPr>
                <w:p w14:paraId="7D3BA545"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內容：驗證碼錯誤已達上限，請重新綁定。</w:t>
                  </w:r>
                </w:p>
                <w:p w14:paraId="744041F9"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r>
                    <w:rPr>
                      <w:rFonts w:ascii="Century Gothic" w:eastAsia="微軟正黑體" w:hAnsi="Century Gothic"/>
                      <w:sz w:val="20"/>
                      <w:szCs w:val="20"/>
                    </w:rPr>
                    <w:t>btn1</w:t>
                  </w:r>
                  <w:r>
                    <w:rPr>
                      <w:rFonts w:ascii="Century Gothic" w:eastAsia="微軟正黑體" w:hAnsi="Century Gothic" w:hint="eastAsia"/>
                      <w:sz w:val="20"/>
                      <w:szCs w:val="20"/>
                    </w:rPr>
                    <w:t>)</w:t>
                  </w:r>
                  <w:r>
                    <w:rPr>
                      <w:rFonts w:ascii="Century Gothic" w:eastAsia="微軟正黑體" w:hAnsi="Century Gothic" w:hint="eastAsia"/>
                      <w:sz w:val="20"/>
                      <w:szCs w:val="20"/>
                    </w:rPr>
                    <w:t>：關閉燈箱，返回原頁</w:t>
                  </w:r>
                </w:p>
                <w:p w14:paraId="602FDBAD" w14:textId="77777777" w:rsidR="00454EBE" w:rsidRPr="00B8201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聯繫客服</w:t>
                  </w:r>
                  <w:r>
                    <w:rPr>
                      <w:rFonts w:ascii="Century Gothic" w:eastAsia="微軟正黑體" w:hAnsi="Century Gothic" w:hint="eastAsia"/>
                      <w:sz w:val="20"/>
                      <w:szCs w:val="20"/>
                    </w:rPr>
                    <w:t>(</w:t>
                  </w:r>
                  <w:r>
                    <w:rPr>
                      <w:rFonts w:ascii="Century Gothic" w:eastAsia="微軟正黑體" w:hAnsi="Century Gothic"/>
                      <w:sz w:val="20"/>
                      <w:szCs w:val="20"/>
                    </w:rPr>
                    <w:t>btn2</w:t>
                  </w:r>
                  <w:r>
                    <w:rPr>
                      <w:rFonts w:ascii="Century Gothic" w:eastAsia="微軟正黑體" w:hAnsi="Century Gothic" w:hint="eastAsia"/>
                      <w:sz w:val="20"/>
                      <w:szCs w:val="20"/>
                    </w:rPr>
                    <w:t>)</w:t>
                  </w:r>
                  <w:r>
                    <w:rPr>
                      <w:rFonts w:ascii="Century Gothic" w:eastAsia="微軟正黑體" w:hAnsi="Century Gothic" w:hint="eastAsia"/>
                      <w:sz w:val="20"/>
                      <w:szCs w:val="20"/>
                    </w:rPr>
                    <w:t>：開啟「聯繫客服」參考</w:t>
                  </w:r>
                  <w:r>
                    <w:rPr>
                      <w:rFonts w:ascii="Century Gothic" w:eastAsia="微軟正黑體" w:hAnsi="Century Gothic" w:hint="eastAsia"/>
                      <w:sz w:val="20"/>
                      <w:szCs w:val="20"/>
                    </w:rPr>
                    <w:t>APP PRD</w:t>
                  </w:r>
                  <w:r>
                    <w:rPr>
                      <w:rFonts w:ascii="Century Gothic" w:eastAsia="微軟正黑體" w:hAnsi="Century Gothic" w:hint="eastAsia"/>
                      <w:sz w:val="20"/>
                      <w:szCs w:val="20"/>
                    </w:rPr>
                    <w:t>。</w:t>
                  </w:r>
                </w:p>
              </w:tc>
            </w:tr>
            <w:tr w:rsidR="00454EBE" w:rsidRPr="00DA0802" w14:paraId="1E36BC64" w14:textId="77777777" w:rsidTr="00454EBE">
              <w:tc>
                <w:tcPr>
                  <w:tcW w:w="1649" w:type="dxa"/>
                  <w:shd w:val="clear" w:color="auto" w:fill="D9D9D9" w:themeFill="background1" w:themeFillShade="D9"/>
                </w:tcPr>
                <w:p w14:paraId="7A0285AC"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後台檢核正確</w:t>
                  </w:r>
                </w:p>
              </w:tc>
              <w:tc>
                <w:tcPr>
                  <w:tcW w:w="4362" w:type="dxa"/>
                  <w:shd w:val="clear" w:color="auto" w:fill="D9D9D9" w:themeFill="background1" w:themeFillShade="D9"/>
                </w:tcPr>
                <w:p w14:paraId="4DCF2121"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p>
              </w:tc>
            </w:tr>
            <w:tr w:rsidR="00454EBE" w:rsidRPr="00DA0802" w14:paraId="0D64C616" w14:textId="77777777" w:rsidTr="00454EBE">
              <w:tc>
                <w:tcPr>
                  <w:tcW w:w="1649" w:type="dxa"/>
                </w:tcPr>
                <w:p w14:paraId="34E61428"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驗證碼正確</w:t>
                  </w:r>
                  <w:r>
                    <w:rPr>
                      <w:rFonts w:ascii="Century Gothic" w:eastAsia="微軟正黑體" w:hAnsi="Century Gothic"/>
                      <w:sz w:val="20"/>
                      <w:szCs w:val="20"/>
                    </w:rPr>
                    <w:t xml:space="preserve"> </w:t>
                  </w:r>
                </w:p>
              </w:tc>
              <w:tc>
                <w:tcPr>
                  <w:tcW w:w="4362" w:type="dxa"/>
                </w:tcPr>
                <w:p w14:paraId="79A01579" w14:textId="77777777" w:rsidR="00454EBE" w:rsidRDefault="00454EBE" w:rsidP="00454EBE">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前往接續頁面</w:t>
                  </w:r>
                </w:p>
              </w:tc>
            </w:tr>
          </w:tbl>
          <w:p w14:paraId="23BC9855" w14:textId="77777777" w:rsidR="00454EBE" w:rsidRPr="000C3000" w:rsidRDefault="00454EBE" w:rsidP="00531BCA">
            <w:pPr>
              <w:pStyle w:val="af5"/>
              <w:numPr>
                <w:ilvl w:val="0"/>
                <w:numId w:val="96"/>
              </w:numPr>
              <w:spacing w:line="0" w:lineRule="atLeast"/>
              <w:ind w:leftChars="0"/>
              <w:rPr>
                <w:rFonts w:ascii="Century Gothic" w:eastAsia="微軟正黑體" w:hAnsi="Century Gothic"/>
                <w:sz w:val="22"/>
              </w:rPr>
            </w:pPr>
          </w:p>
        </w:tc>
      </w:tr>
      <w:tr w:rsidR="00A50467" w:rsidRPr="000C3000" w14:paraId="7ACF700A" w14:textId="77777777" w:rsidTr="00A50467">
        <w:trPr>
          <w:trHeight w:val="227"/>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D0CC21" w14:textId="5CF8ADCA" w:rsidR="00A50467" w:rsidRPr="000C3000" w:rsidRDefault="00A50467" w:rsidP="00A50467">
            <w:pPr>
              <w:spacing w:line="0" w:lineRule="atLeast"/>
              <w:jc w:val="center"/>
              <w:rPr>
                <w:noProof/>
              </w:rPr>
            </w:pPr>
            <w:r w:rsidRPr="000C3000">
              <w:rPr>
                <w:rFonts w:ascii="Century Gothic" w:eastAsia="微軟正黑體" w:hAnsi="Century Gothic" w:hint="eastAsia"/>
                <w:sz w:val="22"/>
              </w:rPr>
              <w:t>查看卡片資訊</w:t>
            </w:r>
            <w:r w:rsidRPr="000C3000">
              <w:rPr>
                <w:rFonts w:ascii="Century Gothic" w:eastAsia="微軟正黑體" w:hAnsi="Century Gothic"/>
                <w:sz w:val="22"/>
              </w:rPr>
              <w:t>Step</w:t>
            </w:r>
            <w:r>
              <w:rPr>
                <w:rFonts w:ascii="Century Gothic" w:eastAsia="微軟正黑體" w:hAnsi="Century Gothic"/>
                <w:sz w:val="22"/>
              </w:rPr>
              <w:t>3</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33C463" w14:textId="176BAE2F" w:rsidR="00A50467" w:rsidRPr="000C3000" w:rsidRDefault="00A50467" w:rsidP="00A50467">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01DEDB" w14:textId="19060B7B" w:rsidR="00A50467" w:rsidRPr="00A50467" w:rsidRDefault="00A50467" w:rsidP="00A50467">
            <w:pPr>
              <w:spacing w:line="0" w:lineRule="atLeast"/>
              <w:jc w:val="center"/>
              <w:rPr>
                <w:rFonts w:ascii="Century Gothic" w:eastAsia="微軟正黑體" w:hAnsi="Century Gothic"/>
                <w:sz w:val="22"/>
              </w:rPr>
            </w:pPr>
            <w:r w:rsidRPr="00A50467">
              <w:rPr>
                <w:rFonts w:ascii="Century Gothic" w:eastAsia="微軟正黑體" w:hAnsi="Century Gothic" w:hint="eastAsia"/>
                <w:sz w:val="22"/>
              </w:rPr>
              <w:t>說明</w:t>
            </w:r>
          </w:p>
        </w:tc>
      </w:tr>
      <w:tr w:rsidR="000C3000" w:rsidRPr="000C3000" w14:paraId="07C63C84" w14:textId="77777777" w:rsidTr="00454EBE">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0F616E17" w14:textId="1F6C66B5" w:rsidR="009B7049" w:rsidRDefault="00AC4CEB" w:rsidP="000722F2">
            <w:pPr>
              <w:spacing w:line="0" w:lineRule="atLeast"/>
              <w:jc w:val="center"/>
              <w:rPr>
                <w:noProof/>
              </w:rPr>
            </w:pPr>
            <w:r>
              <w:rPr>
                <w:noProof/>
              </w:rPr>
              <w:drawing>
                <wp:inline distT="0" distB="0" distL="0" distR="0" wp14:anchorId="02857D7D" wp14:editId="1A12C3F2">
                  <wp:extent cx="1374243" cy="3578873"/>
                  <wp:effectExtent l="0" t="0" r="0" b="254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9607" cy="3618885"/>
                          </a:xfrm>
                          <a:prstGeom prst="rect">
                            <a:avLst/>
                          </a:prstGeom>
                        </pic:spPr>
                      </pic:pic>
                    </a:graphicData>
                  </a:graphic>
                </wp:inline>
              </w:drawing>
            </w:r>
          </w:p>
          <w:p w14:paraId="798E2445" w14:textId="5E6F6886" w:rsidR="00AC4CEB" w:rsidRPr="000C3000" w:rsidRDefault="00AC4CEB" w:rsidP="000722F2">
            <w:pPr>
              <w:spacing w:line="0" w:lineRule="atLeast"/>
              <w:jc w:val="center"/>
              <w:rPr>
                <w:noProof/>
              </w:rPr>
            </w:pPr>
            <w:r>
              <w:rPr>
                <w:noProof/>
              </w:rPr>
              <w:lastRenderedPageBreak/>
              <w:drawing>
                <wp:inline distT="0" distB="0" distL="0" distR="0" wp14:anchorId="7309CA12" wp14:editId="0822BBFE">
                  <wp:extent cx="1263092" cy="3366895"/>
                  <wp:effectExtent l="0" t="0" r="0" b="50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6010" cy="3374674"/>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5D1267D2" w14:textId="77777777" w:rsidR="000C3000" w:rsidRPr="000722F2" w:rsidRDefault="000C300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lastRenderedPageBreak/>
              <w:t>顯示</w:t>
            </w:r>
          </w:p>
        </w:tc>
        <w:tc>
          <w:tcPr>
            <w:tcW w:w="6345" w:type="dxa"/>
            <w:tcBorders>
              <w:top w:val="single" w:sz="4" w:space="0" w:color="auto"/>
              <w:left w:val="single" w:sz="4" w:space="0" w:color="auto"/>
              <w:bottom w:val="single" w:sz="4" w:space="0" w:color="auto"/>
              <w:right w:val="single" w:sz="4" w:space="0" w:color="auto"/>
            </w:tcBorders>
          </w:tcPr>
          <w:p w14:paraId="3E050775" w14:textId="77777777" w:rsidR="000722F2" w:rsidRPr="00453EF5" w:rsidRDefault="000722F2" w:rsidP="00531BCA">
            <w:pPr>
              <w:pStyle w:val="af5"/>
              <w:numPr>
                <w:ilvl w:val="0"/>
                <w:numId w:val="97"/>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卡片名稱</w:t>
            </w:r>
          </w:p>
          <w:p w14:paraId="61FBE94C" w14:textId="77777777" w:rsidR="000722F2" w:rsidRPr="00453EF5" w:rsidRDefault="000722F2" w:rsidP="00531BCA">
            <w:pPr>
              <w:pStyle w:val="af5"/>
              <w:numPr>
                <w:ilvl w:val="0"/>
                <w:numId w:val="97"/>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國際組織</w:t>
            </w:r>
          </w:p>
          <w:p w14:paraId="1831E1A0" w14:textId="6199BF7E" w:rsidR="000722F2" w:rsidRPr="00453EF5" w:rsidRDefault="000722F2" w:rsidP="00531BCA">
            <w:pPr>
              <w:pStyle w:val="af5"/>
              <w:numPr>
                <w:ilvl w:val="0"/>
                <w:numId w:val="97"/>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信用卡號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隱碼前</w:t>
            </w:r>
            <w:proofErr w:type="gramEnd"/>
            <w:r w:rsidRPr="00453EF5">
              <w:rPr>
                <w:rFonts w:ascii="Century Gothic" w:eastAsia="微軟正黑體" w:hAnsi="Century Gothic" w:hint="eastAsia"/>
                <w:sz w:val="22"/>
              </w:rPr>
              <w:t>6</w:t>
            </w:r>
            <w:r w:rsidRPr="00453EF5">
              <w:rPr>
                <w:rFonts w:ascii="Century Gothic" w:eastAsia="微軟正黑體" w:hAnsi="Century Gothic" w:hint="eastAsia"/>
                <w:sz w:val="22"/>
              </w:rPr>
              <w:t>後</w:t>
            </w:r>
            <w:r w:rsidRPr="00453EF5">
              <w:rPr>
                <w:rFonts w:ascii="Century Gothic" w:eastAsia="微軟正黑體" w:hAnsi="Century Gothic" w:hint="eastAsia"/>
                <w:sz w:val="22"/>
              </w:rPr>
              <w:t>4</w:t>
            </w:r>
            <w:r w:rsidR="00AC4CEB" w:rsidRPr="00453EF5" w:rsidDel="00AC4CEB">
              <w:rPr>
                <w:rFonts w:ascii="Century Gothic" w:eastAsia="微軟正黑體" w:hAnsi="Century Gothic" w:hint="eastAsia"/>
                <w:sz w:val="22"/>
              </w:rPr>
              <w:t xml:space="preserve"> </w:t>
            </w:r>
          </w:p>
          <w:p w14:paraId="4CA988DF" w14:textId="625420C9" w:rsidR="000722F2" w:rsidRPr="00453EF5" w:rsidRDefault="000722F2" w:rsidP="00531BCA">
            <w:pPr>
              <w:pStyle w:val="af5"/>
              <w:numPr>
                <w:ilvl w:val="0"/>
                <w:numId w:val="97"/>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效期</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p>
          <w:p w14:paraId="13538FF4" w14:textId="507A9AF5" w:rsidR="000C3000" w:rsidRPr="00BA06C0" w:rsidRDefault="000722F2" w:rsidP="00531BCA">
            <w:pPr>
              <w:pStyle w:val="af5"/>
              <w:numPr>
                <w:ilvl w:val="0"/>
                <w:numId w:val="97"/>
              </w:numPr>
              <w:spacing w:line="0" w:lineRule="atLeast"/>
              <w:ind w:leftChars="0"/>
              <w:rPr>
                <w:rFonts w:ascii="Century Gothic" w:eastAsia="微軟正黑體" w:hAnsi="Century Gothic"/>
                <w:sz w:val="22"/>
              </w:rPr>
            </w:pPr>
            <w:r w:rsidRPr="00453EF5">
              <w:rPr>
                <w:rFonts w:ascii="Century Gothic" w:eastAsia="微軟正黑體" w:hAnsi="Century Gothic" w:hint="eastAsia"/>
                <w:sz w:val="22"/>
              </w:rPr>
              <w:t>末三碼</w:t>
            </w:r>
            <w:r>
              <w:rPr>
                <w:rFonts w:ascii="Century Gothic" w:eastAsia="微軟正黑體" w:hAnsi="Century Gothic" w:hint="eastAsia"/>
                <w:sz w:val="22"/>
              </w:rPr>
              <w:t>：</w:t>
            </w:r>
            <w:proofErr w:type="gramStart"/>
            <w:r w:rsidRPr="00453EF5">
              <w:rPr>
                <w:rFonts w:ascii="Century Gothic" w:eastAsia="微軟正黑體" w:hAnsi="Century Gothic" w:hint="eastAsia"/>
                <w:sz w:val="22"/>
              </w:rPr>
              <w:t>全隱碼</w:t>
            </w:r>
            <w:proofErr w:type="gramEnd"/>
          </w:p>
        </w:tc>
      </w:tr>
      <w:tr w:rsidR="00AC4CEB" w:rsidRPr="000C3000" w14:paraId="49380793"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048CE940" w14:textId="77777777" w:rsidR="00AC4CEB" w:rsidRPr="00B311C4" w:rsidRDefault="00AC4CEB" w:rsidP="000722F2">
            <w:pPr>
              <w:spacing w:line="0" w:lineRule="atLeast"/>
              <w:jc w:val="center"/>
              <w:rPr>
                <w:noProof/>
                <w:highlight w:val="yellow"/>
              </w:rPr>
            </w:pPr>
          </w:p>
        </w:tc>
        <w:tc>
          <w:tcPr>
            <w:tcW w:w="1141" w:type="dxa"/>
            <w:tcBorders>
              <w:top w:val="single" w:sz="4" w:space="0" w:color="auto"/>
              <w:left w:val="single" w:sz="4" w:space="0" w:color="auto"/>
              <w:bottom w:val="single" w:sz="4" w:space="0" w:color="auto"/>
              <w:right w:val="single" w:sz="4" w:space="0" w:color="auto"/>
            </w:tcBorders>
          </w:tcPr>
          <w:p w14:paraId="2CDCFDAA" w14:textId="6E433598" w:rsidR="00AC4CEB" w:rsidRPr="000722F2" w:rsidRDefault="00AC4CEB" w:rsidP="00454EBE">
            <w:pPr>
              <w:spacing w:line="0" w:lineRule="atLeast"/>
              <w:rPr>
                <w:rFonts w:ascii="Century Gothic" w:eastAsia="微軟正黑體" w:hAnsi="Century Gothic"/>
                <w:sz w:val="22"/>
              </w:rPr>
            </w:pPr>
            <w:r>
              <w:rPr>
                <w:rFonts w:ascii="Century Gothic" w:eastAsia="微軟正黑體" w:hAnsi="Century Gothic" w:hint="eastAsia"/>
                <w:sz w:val="22"/>
              </w:rPr>
              <w:t>眼睛</w:t>
            </w:r>
            <w:r>
              <w:rPr>
                <w:rFonts w:ascii="Century Gothic" w:eastAsia="微軟正黑體" w:hAnsi="Century Gothic" w:hint="eastAsia"/>
                <w:sz w:val="22"/>
              </w:rPr>
              <w:t>I</w:t>
            </w:r>
            <w:r>
              <w:rPr>
                <w:rFonts w:ascii="Century Gothic" w:eastAsia="微軟正黑體" w:hAnsi="Century Gothic"/>
                <w:sz w:val="22"/>
              </w:rPr>
              <w:t>CON(</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45" w:type="dxa"/>
            <w:tcBorders>
              <w:top w:val="single" w:sz="4" w:space="0" w:color="auto"/>
              <w:left w:val="single" w:sz="4" w:space="0" w:color="auto"/>
              <w:bottom w:val="single" w:sz="4" w:space="0" w:color="auto"/>
              <w:right w:val="single" w:sz="4" w:space="0" w:color="auto"/>
            </w:tcBorders>
          </w:tcPr>
          <w:p w14:paraId="6A93676D" w14:textId="77777777" w:rsidR="00AC4CEB" w:rsidRDefault="00AC4CEB" w:rsidP="00AC4CEB">
            <w:pPr>
              <w:pStyle w:val="af5"/>
              <w:numPr>
                <w:ilvl w:val="0"/>
                <w:numId w:val="19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點擊開眼：明碼顯示卡號、效期、末三碼</w:t>
            </w:r>
          </w:p>
          <w:p w14:paraId="34FC2C30" w14:textId="6ED97DC3" w:rsidR="00AC4CEB" w:rsidRPr="00453EF5" w:rsidRDefault="00AC4CEB" w:rsidP="00E84C5E">
            <w:pPr>
              <w:pStyle w:val="af5"/>
              <w:numPr>
                <w:ilvl w:val="0"/>
                <w:numId w:val="199"/>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點擊閉眼</w:t>
            </w:r>
            <w:proofErr w:type="gramEnd"/>
            <w:r>
              <w:rPr>
                <w:rFonts w:ascii="Century Gothic" w:eastAsia="微軟正黑體" w:hAnsi="Century Gothic" w:hint="eastAsia"/>
                <w:sz w:val="22"/>
              </w:rPr>
              <w:t>：</w:t>
            </w:r>
            <w:proofErr w:type="gramStart"/>
            <w:r>
              <w:rPr>
                <w:rFonts w:ascii="Century Gothic" w:eastAsia="微軟正黑體" w:hAnsi="Century Gothic" w:hint="eastAsia"/>
                <w:sz w:val="22"/>
              </w:rPr>
              <w:t>隱碼顯示</w:t>
            </w:r>
            <w:proofErr w:type="gramEnd"/>
            <w:r>
              <w:rPr>
                <w:rFonts w:ascii="Century Gothic" w:eastAsia="微軟正黑體" w:hAnsi="Century Gothic" w:hint="eastAsia"/>
                <w:sz w:val="22"/>
              </w:rPr>
              <w:t>卡號、效期、末三碼</w:t>
            </w:r>
          </w:p>
        </w:tc>
      </w:tr>
      <w:tr w:rsidR="000722F2" w:rsidRPr="000C3000" w14:paraId="223A7636"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1B9B1D8D" w14:textId="77777777" w:rsidR="000722F2" w:rsidRPr="000722F2" w:rsidRDefault="000722F2" w:rsidP="00454EBE">
            <w:pPr>
              <w:spacing w:line="0" w:lineRule="atLeast"/>
              <w:jc w:val="center"/>
              <w:rPr>
                <w:noProof/>
                <w:highlight w:val="yellow"/>
              </w:rPr>
            </w:pPr>
          </w:p>
        </w:tc>
        <w:tc>
          <w:tcPr>
            <w:tcW w:w="1141" w:type="dxa"/>
            <w:tcBorders>
              <w:top w:val="single" w:sz="4" w:space="0" w:color="auto"/>
              <w:left w:val="single" w:sz="4" w:space="0" w:color="auto"/>
              <w:bottom w:val="single" w:sz="4" w:space="0" w:color="auto"/>
              <w:right w:val="single" w:sz="4" w:space="0" w:color="auto"/>
            </w:tcBorders>
          </w:tcPr>
          <w:p w14:paraId="48AF0445" w14:textId="77777777" w:rsidR="000722F2" w:rsidRDefault="000722F2" w:rsidP="00454EBE">
            <w:pPr>
              <w:spacing w:line="0" w:lineRule="atLeast"/>
              <w:rPr>
                <w:rFonts w:ascii="Century Gothic" w:eastAsia="微軟正黑體" w:hAnsi="Century Gothic"/>
                <w:sz w:val="22"/>
              </w:rPr>
            </w:pPr>
            <w:r>
              <w:rPr>
                <w:rFonts w:ascii="Century Gothic" w:eastAsia="微軟正黑體" w:hAnsi="Century Gothic" w:hint="eastAsia"/>
                <w:sz w:val="22"/>
              </w:rPr>
              <w:t>複製</w:t>
            </w:r>
            <w:r>
              <w:rPr>
                <w:rFonts w:ascii="Century Gothic" w:eastAsia="微軟正黑體" w:hAnsi="Century Gothic" w:hint="eastAsia"/>
                <w:sz w:val="22"/>
              </w:rPr>
              <w:t>I</w:t>
            </w:r>
            <w:r>
              <w:rPr>
                <w:rFonts w:ascii="Century Gothic" w:eastAsia="微軟正黑體" w:hAnsi="Century Gothic"/>
                <w:sz w:val="22"/>
              </w:rPr>
              <w:t>CON</w:t>
            </w:r>
          </w:p>
          <w:p w14:paraId="28C975D4" w14:textId="08A1F7E0" w:rsidR="000722F2" w:rsidRPr="000722F2" w:rsidRDefault="000722F2" w:rsidP="00454EBE">
            <w:pPr>
              <w:spacing w:line="0" w:lineRule="atLeast"/>
              <w:rPr>
                <w:rFonts w:ascii="Century Gothic" w:eastAsia="微軟正黑體" w:hAnsi="Century Gothic"/>
                <w:sz w:val="22"/>
              </w:rPr>
            </w:pP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45" w:type="dxa"/>
            <w:tcBorders>
              <w:top w:val="single" w:sz="4" w:space="0" w:color="auto"/>
              <w:left w:val="single" w:sz="4" w:space="0" w:color="auto"/>
              <w:bottom w:val="single" w:sz="4" w:space="0" w:color="auto"/>
              <w:right w:val="single" w:sz="4" w:space="0" w:color="auto"/>
            </w:tcBorders>
          </w:tcPr>
          <w:p w14:paraId="105AED2C" w14:textId="319BC821" w:rsidR="000722F2" w:rsidRDefault="000722F2" w:rsidP="00531BCA">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00AC4CEB">
              <w:rPr>
                <w:rFonts w:ascii="Century Gothic" w:eastAsia="微軟正黑體" w:hAnsi="Century Gothic" w:hint="eastAsia"/>
                <w:sz w:val="22"/>
              </w:rPr>
              <w:t>若已開眼，顯示</w:t>
            </w:r>
            <w:r>
              <w:rPr>
                <w:rFonts w:ascii="Century Gothic" w:eastAsia="微軟正黑體" w:hAnsi="Century Gothic" w:hint="eastAsia"/>
                <w:sz w:val="22"/>
              </w:rPr>
              <w:t>於卡號旁邊</w:t>
            </w:r>
          </w:p>
          <w:p w14:paraId="53BA040E" w14:textId="7380159E" w:rsidR="000722F2" w:rsidRPr="00453EF5" w:rsidRDefault="000722F2" w:rsidP="00531BCA">
            <w:pPr>
              <w:pStyle w:val="af5"/>
              <w:numPr>
                <w:ilvl w:val="0"/>
                <w:numId w:val="11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點擊：複製卡號</w:t>
            </w:r>
          </w:p>
        </w:tc>
      </w:tr>
      <w:tr w:rsidR="000C3000" w:rsidRPr="000C3000" w14:paraId="5950F2C2"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5B0C4242" w14:textId="77777777" w:rsidR="000C3000" w:rsidRPr="000C3000" w:rsidRDefault="000C300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0056C18F" w14:textId="05DE09D7" w:rsidR="000C3000" w:rsidRPr="000722F2" w:rsidRDefault="000722F2"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返回信用卡頁</w:t>
            </w:r>
            <w:r w:rsidR="000C3000" w:rsidRPr="000722F2">
              <w:rPr>
                <w:rFonts w:ascii="Century Gothic" w:eastAsia="微軟正黑體" w:hAnsi="Century Gothic" w:hint="eastAsia"/>
                <w:sz w:val="22"/>
              </w:rPr>
              <w:t>(</w:t>
            </w:r>
            <w:r w:rsidR="000C3000" w:rsidRPr="000722F2">
              <w:rPr>
                <w:rFonts w:ascii="Century Gothic" w:eastAsia="微軟正黑體" w:hAnsi="Century Gothic"/>
                <w:sz w:val="22"/>
              </w:rPr>
              <w:t>btn</w:t>
            </w:r>
            <w:r w:rsidRPr="000722F2">
              <w:rPr>
                <w:rFonts w:ascii="Century Gothic" w:eastAsia="微軟正黑體" w:hAnsi="Century Gothic"/>
                <w:sz w:val="22"/>
              </w:rPr>
              <w:t>1</w:t>
            </w:r>
            <w:r w:rsidR="000C3000" w:rsidRPr="000722F2">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1B4C4DCA" w14:textId="40BE32EA" w:rsidR="000C3000" w:rsidRPr="000C3000" w:rsidRDefault="000C3000" w:rsidP="00531BCA">
            <w:pPr>
              <w:pStyle w:val="af5"/>
              <w:numPr>
                <w:ilvl w:val="0"/>
                <w:numId w:val="105"/>
              </w:numPr>
              <w:spacing w:line="0" w:lineRule="atLeast"/>
              <w:ind w:leftChars="0"/>
              <w:rPr>
                <w:rFonts w:ascii="Century Gothic" w:eastAsia="微軟正黑體" w:hAnsi="Century Gothic"/>
                <w:sz w:val="22"/>
              </w:rPr>
            </w:pPr>
            <w:r w:rsidRPr="000C3000">
              <w:rPr>
                <w:rFonts w:ascii="Century Gothic" w:eastAsia="微軟正黑體" w:hAnsi="Century Gothic" w:hint="eastAsia"/>
                <w:sz w:val="22"/>
              </w:rPr>
              <w:t>點擊</w:t>
            </w:r>
            <w:r w:rsidRPr="000C3000">
              <w:rPr>
                <w:rFonts w:ascii="Century Gothic" w:eastAsia="微軟正黑體" w:hAnsi="Century Gothic" w:hint="eastAsia"/>
                <w:sz w:val="22"/>
              </w:rPr>
              <w:t>(</w:t>
            </w:r>
            <w:proofErr w:type="spellStart"/>
            <w:r w:rsidRPr="000C3000">
              <w:rPr>
                <w:rFonts w:ascii="Century Gothic" w:eastAsia="微軟正黑體" w:hAnsi="Century Gothic"/>
                <w:sz w:val="22"/>
              </w:rPr>
              <w:t>btn</w:t>
            </w:r>
            <w:proofErr w:type="spellEnd"/>
            <w:r w:rsidRPr="000C3000">
              <w:rPr>
                <w:rFonts w:ascii="Century Gothic" w:eastAsia="微軟正黑體" w:hAnsi="Century Gothic" w:hint="eastAsia"/>
                <w:sz w:val="22"/>
              </w:rPr>
              <w:t>)</w:t>
            </w:r>
            <w:r w:rsidRPr="000C3000">
              <w:rPr>
                <w:rFonts w:ascii="Century Gothic" w:eastAsia="微軟正黑體" w:hAnsi="Century Gothic" w:hint="eastAsia"/>
                <w:sz w:val="22"/>
              </w:rPr>
              <w:t>：</w:t>
            </w:r>
            <w:r w:rsidR="000722F2">
              <w:rPr>
                <w:rFonts w:ascii="Century Gothic" w:eastAsia="微軟正黑體" w:hAnsi="Century Gothic" w:hint="eastAsia"/>
                <w:sz w:val="22"/>
              </w:rPr>
              <w:t>前往「信用卡頁」</w:t>
            </w:r>
            <w:r w:rsidRPr="000C3000">
              <w:rPr>
                <w:rFonts w:ascii="Century Gothic" w:eastAsia="微軟正黑體" w:hAnsi="Century Gothic" w:hint="eastAsia"/>
                <w:sz w:val="22"/>
              </w:rPr>
              <w:t>。</w:t>
            </w:r>
          </w:p>
        </w:tc>
      </w:tr>
      <w:tr w:rsidR="000C3000" w14:paraId="2EFF86AB" w14:textId="77777777" w:rsidTr="00454EBE">
        <w:trPr>
          <w:trHeight w:val="227"/>
        </w:trPr>
        <w:tc>
          <w:tcPr>
            <w:tcW w:w="2710" w:type="dxa"/>
            <w:vMerge/>
            <w:tcBorders>
              <w:top w:val="single" w:sz="4" w:space="0" w:color="auto"/>
              <w:left w:val="single" w:sz="4" w:space="0" w:color="auto"/>
              <w:bottom w:val="single" w:sz="4" w:space="0" w:color="auto"/>
              <w:right w:val="single" w:sz="4" w:space="0" w:color="auto"/>
            </w:tcBorders>
          </w:tcPr>
          <w:p w14:paraId="117DE36E" w14:textId="77777777" w:rsidR="000C3000" w:rsidRPr="000C3000" w:rsidRDefault="000C3000" w:rsidP="00454EBE">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258ABC78" w14:textId="322C4078" w:rsidR="000C3000" w:rsidRPr="000722F2" w:rsidRDefault="000C3000" w:rsidP="00454EBE">
            <w:pPr>
              <w:spacing w:line="0" w:lineRule="atLeast"/>
              <w:rPr>
                <w:rFonts w:ascii="Century Gothic" w:eastAsia="微軟正黑體" w:hAnsi="Century Gothic"/>
                <w:sz w:val="22"/>
              </w:rPr>
            </w:pPr>
            <w:r w:rsidRPr="000722F2">
              <w:rPr>
                <w:rFonts w:ascii="Century Gothic" w:eastAsia="微軟正黑體" w:hAnsi="Century Gothic" w:hint="eastAsia"/>
                <w:sz w:val="22"/>
              </w:rPr>
              <w:t>聯繫客服</w:t>
            </w:r>
            <w:r w:rsidRPr="000722F2">
              <w:rPr>
                <w:rFonts w:ascii="Century Gothic" w:eastAsia="微軟正黑體" w:hAnsi="Century Gothic" w:hint="eastAsia"/>
                <w:sz w:val="22"/>
              </w:rPr>
              <w:t>(</w:t>
            </w:r>
            <w:r w:rsidRPr="000722F2">
              <w:rPr>
                <w:rFonts w:ascii="Century Gothic" w:eastAsia="微軟正黑體" w:hAnsi="Century Gothic"/>
                <w:sz w:val="22"/>
              </w:rPr>
              <w:t>btn</w:t>
            </w:r>
            <w:r w:rsidR="000722F2" w:rsidRPr="000722F2">
              <w:rPr>
                <w:rFonts w:ascii="Century Gothic" w:eastAsia="微軟正黑體" w:hAnsi="Century Gothic"/>
                <w:sz w:val="22"/>
              </w:rPr>
              <w:t>2</w:t>
            </w:r>
            <w:r w:rsidRPr="000722F2">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566D0256" w14:textId="77777777" w:rsidR="000C3000" w:rsidRPr="000C3000" w:rsidRDefault="000C3000" w:rsidP="00531BCA">
            <w:pPr>
              <w:pStyle w:val="af5"/>
              <w:numPr>
                <w:ilvl w:val="0"/>
                <w:numId w:val="106"/>
              </w:numPr>
              <w:spacing w:line="0" w:lineRule="atLeast"/>
              <w:ind w:leftChars="0"/>
              <w:rPr>
                <w:rFonts w:ascii="Century Gothic" w:eastAsia="微軟正黑體" w:hAnsi="Century Gothic"/>
                <w:sz w:val="22"/>
              </w:rPr>
            </w:pPr>
            <w:r w:rsidRPr="000C3000">
              <w:rPr>
                <w:rFonts w:ascii="Century Gothic" w:eastAsia="微軟正黑體" w:hAnsi="Century Gothic" w:hint="eastAsia"/>
                <w:sz w:val="22"/>
              </w:rPr>
              <w:t>點擊</w:t>
            </w:r>
            <w:r w:rsidRPr="000C3000">
              <w:rPr>
                <w:rFonts w:ascii="Century Gothic" w:eastAsia="微軟正黑體" w:hAnsi="Century Gothic" w:hint="eastAsia"/>
                <w:sz w:val="22"/>
              </w:rPr>
              <w:t>(</w:t>
            </w:r>
            <w:proofErr w:type="spellStart"/>
            <w:r w:rsidRPr="000C3000">
              <w:rPr>
                <w:rFonts w:ascii="Century Gothic" w:eastAsia="微軟正黑體" w:hAnsi="Century Gothic"/>
                <w:sz w:val="22"/>
              </w:rPr>
              <w:t>btn</w:t>
            </w:r>
            <w:proofErr w:type="spellEnd"/>
            <w:r w:rsidRPr="000C3000">
              <w:rPr>
                <w:rFonts w:ascii="Century Gothic" w:eastAsia="微軟正黑體" w:hAnsi="Century Gothic" w:hint="eastAsia"/>
                <w:sz w:val="22"/>
              </w:rPr>
              <w:t>)</w:t>
            </w:r>
            <w:r w:rsidRPr="000C3000">
              <w:rPr>
                <w:rFonts w:ascii="Century Gothic" w:eastAsia="微軟正黑體" w:hAnsi="Century Gothic" w:hint="eastAsia"/>
                <w:sz w:val="22"/>
              </w:rPr>
              <w:t>：開啟「聯繫客服」。</w:t>
            </w:r>
          </w:p>
        </w:tc>
      </w:tr>
    </w:tbl>
    <w:p w14:paraId="1BDE1767" w14:textId="77777777" w:rsidR="000C3000" w:rsidRDefault="000C3000" w:rsidP="000C3000">
      <w:pPr>
        <w:spacing w:line="0" w:lineRule="atLeast"/>
        <w:rPr>
          <w:rFonts w:ascii="Century Gothic" w:eastAsia="微軟正黑體" w:hAnsi="Century Gothic"/>
          <w:b/>
          <w:sz w:val="22"/>
        </w:rPr>
      </w:pPr>
    </w:p>
    <w:p w14:paraId="3234969F" w14:textId="2E6EDA66" w:rsidR="000C3000" w:rsidRDefault="000C3000" w:rsidP="000C3000">
      <w:pPr>
        <w:widowControl/>
        <w:rPr>
          <w:rFonts w:ascii="Century Gothic" w:eastAsia="微軟正黑體" w:hAnsi="Century Gothic"/>
          <w:b/>
          <w:sz w:val="22"/>
        </w:rPr>
      </w:pPr>
      <w:r>
        <w:rPr>
          <w:rFonts w:ascii="Century Gothic" w:eastAsia="微軟正黑體" w:hAnsi="Century Gothic"/>
          <w:b/>
          <w:sz w:val="22"/>
        </w:rPr>
        <w:br w:type="page"/>
      </w:r>
    </w:p>
    <w:p w14:paraId="0FB451CD" w14:textId="07701AF5" w:rsidR="000C3000" w:rsidRPr="000722F2" w:rsidRDefault="000C3000" w:rsidP="00531BCA">
      <w:pPr>
        <w:pStyle w:val="af5"/>
        <w:numPr>
          <w:ilvl w:val="0"/>
          <w:numId w:val="85"/>
        </w:numPr>
        <w:spacing w:line="0" w:lineRule="atLeast"/>
        <w:ind w:leftChars="0" w:left="482" w:hanging="482"/>
        <w:outlineLvl w:val="2"/>
        <w:rPr>
          <w:rFonts w:ascii="Century Gothic" w:eastAsia="微軟正黑體" w:hAnsi="Century Gothic"/>
          <w:b/>
          <w:sz w:val="22"/>
          <w:highlight w:val="cyan"/>
        </w:rPr>
      </w:pPr>
      <w:bookmarkStart w:id="56" w:name="_Toc97914213"/>
      <w:proofErr w:type="gramStart"/>
      <w:r w:rsidRPr="000722F2">
        <w:rPr>
          <w:rFonts w:ascii="Century Gothic" w:eastAsia="微軟正黑體" w:hAnsi="Century Gothic" w:hint="eastAsia"/>
          <w:b/>
          <w:sz w:val="22"/>
          <w:highlight w:val="cyan"/>
        </w:rPr>
        <w:lastRenderedPageBreak/>
        <w:t>線上掛失</w:t>
      </w:r>
      <w:proofErr w:type="gramEnd"/>
      <w:r w:rsidRPr="000722F2">
        <w:rPr>
          <w:rFonts w:ascii="Century Gothic" w:eastAsia="微軟正黑體" w:hAnsi="Century Gothic"/>
          <w:b/>
          <w:sz w:val="22"/>
          <w:highlight w:val="cyan"/>
        </w:rPr>
        <w:t>(</w:t>
      </w:r>
      <w:r w:rsidRPr="000722F2">
        <w:rPr>
          <w:rFonts w:ascii="Century Gothic" w:eastAsia="微軟正黑體" w:hAnsi="Century Gothic" w:hint="eastAsia"/>
          <w:b/>
          <w:sz w:val="22"/>
          <w:highlight w:val="cyan"/>
        </w:rPr>
        <w:t>已登</w:t>
      </w:r>
      <w:r w:rsidRPr="000722F2">
        <w:rPr>
          <w:rFonts w:ascii="Century Gothic" w:eastAsia="微軟正黑體" w:hAnsi="Century Gothic"/>
          <w:b/>
          <w:sz w:val="22"/>
          <w:highlight w:val="cyan"/>
        </w:rPr>
        <w:t>)</w:t>
      </w:r>
      <w:bookmarkEnd w:id="56"/>
    </w:p>
    <w:p w14:paraId="13B2F221" w14:textId="5AE2CDB4" w:rsidR="000C3000" w:rsidRPr="004F66DB" w:rsidRDefault="000C3000" w:rsidP="000C3000">
      <w:pPr>
        <w:pStyle w:val="af5"/>
        <w:spacing w:line="0" w:lineRule="atLeast"/>
        <w:ind w:leftChars="0" w:left="482"/>
        <w:rPr>
          <w:rFonts w:ascii="Century Gothic" w:eastAsia="微軟正黑體" w:hAnsi="Century Gothic"/>
          <w:sz w:val="22"/>
        </w:rPr>
      </w:pPr>
      <w:r>
        <w:rPr>
          <w:rFonts w:ascii="Century Gothic" w:eastAsia="微軟正黑體" w:hAnsi="Century Gothic" w:hint="eastAsia"/>
          <w:sz w:val="22"/>
        </w:rPr>
        <w:t>於信用卡頁</w:t>
      </w:r>
      <w:r>
        <w:rPr>
          <w:rFonts w:ascii="Century Gothic" w:eastAsia="微軟正黑體" w:hAnsi="Century Gothic" w:hint="eastAsia"/>
          <w:sz w:val="22"/>
        </w:rPr>
        <w:t>-</w:t>
      </w:r>
      <w:proofErr w:type="gramStart"/>
      <w:r w:rsidR="000722F2">
        <w:rPr>
          <w:rFonts w:ascii="Century Gothic" w:eastAsia="微軟正黑體" w:hAnsi="Century Gothic" w:hint="eastAsia"/>
          <w:sz w:val="22"/>
        </w:rPr>
        <w:t>線上掛失</w:t>
      </w:r>
      <w:proofErr w:type="gramEnd"/>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，點擊後</w:t>
      </w:r>
      <w:r w:rsidRPr="00E849B2">
        <w:rPr>
          <w:rFonts w:ascii="Century Gothic" w:eastAsia="微軟正黑體" w:hAnsi="Century Gothic" w:hint="eastAsia"/>
          <w:sz w:val="22"/>
        </w:rPr>
        <w:t>顯示此頁。</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41"/>
        <w:gridCol w:w="6345"/>
      </w:tblGrid>
      <w:tr w:rsidR="000C3000" w:rsidRPr="000C3000" w14:paraId="3D9BDE11" w14:textId="77777777" w:rsidTr="00454EBE">
        <w:trPr>
          <w:trHeight w:val="80"/>
        </w:trPr>
        <w:tc>
          <w:tcPr>
            <w:tcW w:w="2710" w:type="dxa"/>
            <w:tcBorders>
              <w:bottom w:val="single" w:sz="4" w:space="0" w:color="auto"/>
            </w:tcBorders>
            <w:shd w:val="clear" w:color="auto" w:fill="D9D9D9" w:themeFill="background1" w:themeFillShade="D9"/>
          </w:tcPr>
          <w:p w14:paraId="52FF887F" w14:textId="4901B191" w:rsidR="000C3000" w:rsidRPr="000C3000" w:rsidRDefault="004A45A7" w:rsidP="00454E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000C3000" w:rsidRPr="000C3000">
              <w:rPr>
                <w:rFonts w:ascii="Century Gothic" w:eastAsia="微軟正黑體" w:hAnsi="Century Gothic"/>
                <w:sz w:val="22"/>
              </w:rPr>
              <w:t>Step</w:t>
            </w:r>
            <w:r>
              <w:rPr>
                <w:rFonts w:ascii="Century Gothic" w:eastAsia="微軟正黑體" w:hAnsi="Century Gothic" w:hint="eastAsia"/>
                <w:sz w:val="22"/>
              </w:rPr>
              <w:t>0</w:t>
            </w:r>
          </w:p>
        </w:tc>
        <w:tc>
          <w:tcPr>
            <w:tcW w:w="1141" w:type="dxa"/>
            <w:tcBorders>
              <w:bottom w:val="single" w:sz="4" w:space="0" w:color="auto"/>
            </w:tcBorders>
            <w:shd w:val="clear" w:color="auto" w:fill="D9D9D9" w:themeFill="background1" w:themeFillShade="D9"/>
          </w:tcPr>
          <w:p w14:paraId="302445EE"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bottom w:val="single" w:sz="4" w:space="0" w:color="auto"/>
            </w:tcBorders>
            <w:shd w:val="clear" w:color="auto" w:fill="D9D9D9" w:themeFill="background1" w:themeFillShade="D9"/>
          </w:tcPr>
          <w:p w14:paraId="7A9B9479"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0C3000" w:rsidRPr="000C3000" w14:paraId="6F0E9118" w14:textId="77777777" w:rsidTr="00454EBE">
        <w:tblPrEx>
          <w:tblCellMar>
            <w:left w:w="28" w:type="dxa"/>
            <w:right w:w="28" w:type="dxa"/>
          </w:tblCellMar>
        </w:tblPrEx>
        <w:trPr>
          <w:trHeight w:val="227"/>
        </w:trPr>
        <w:tc>
          <w:tcPr>
            <w:tcW w:w="2710" w:type="dxa"/>
            <w:tcBorders>
              <w:bottom w:val="single" w:sz="4" w:space="0" w:color="auto"/>
            </w:tcBorders>
          </w:tcPr>
          <w:p w14:paraId="3810C270" w14:textId="0A977DFA" w:rsidR="000C3000" w:rsidRPr="000C3000" w:rsidRDefault="00413A17" w:rsidP="00B605BC">
            <w:pPr>
              <w:spacing w:line="0" w:lineRule="atLeast"/>
              <w:jc w:val="center"/>
              <w:rPr>
                <w:noProof/>
              </w:rPr>
            </w:pPr>
            <w:r w:rsidRPr="00413A17">
              <w:rPr>
                <w:noProof/>
              </w:rPr>
              <w:drawing>
                <wp:inline distT="0" distB="0" distL="0" distR="0" wp14:anchorId="3F541354" wp14:editId="17765748">
                  <wp:extent cx="1493649" cy="4895512"/>
                  <wp:effectExtent l="0" t="0" r="0" b="635"/>
                  <wp:docPr id="61" name="圖片 9">
                    <a:extLst xmlns:a="http://schemas.openxmlformats.org/drawingml/2006/main">
                      <a:ext uri="{FF2B5EF4-FFF2-40B4-BE49-F238E27FC236}">
                        <a16:creationId xmlns:a16="http://schemas.microsoft.com/office/drawing/2014/main" id="{0F73D04F-D673-441E-B894-ED0C5E2BC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0F73D04F-D673-441E-B894-ED0C5E2BC377}"/>
                              </a:ext>
                            </a:extLst>
                          </pic:cNvPr>
                          <pic:cNvPicPr>
                            <a:picLocks noChangeAspect="1"/>
                          </pic:cNvPicPr>
                        </pic:nvPicPr>
                        <pic:blipFill>
                          <a:blip r:embed="rId31"/>
                          <a:stretch>
                            <a:fillRect/>
                          </a:stretch>
                        </pic:blipFill>
                        <pic:spPr>
                          <a:xfrm>
                            <a:off x="0" y="0"/>
                            <a:ext cx="1493649" cy="4895512"/>
                          </a:xfrm>
                          <a:prstGeom prst="rect">
                            <a:avLst/>
                          </a:prstGeom>
                        </pic:spPr>
                      </pic:pic>
                    </a:graphicData>
                  </a:graphic>
                </wp:inline>
              </w:drawing>
            </w:r>
          </w:p>
        </w:tc>
        <w:tc>
          <w:tcPr>
            <w:tcW w:w="1141" w:type="dxa"/>
            <w:tcBorders>
              <w:bottom w:val="single" w:sz="4" w:space="0" w:color="auto"/>
            </w:tcBorders>
          </w:tcPr>
          <w:p w14:paraId="76000479" w14:textId="06CF0279" w:rsidR="000C3000" w:rsidRPr="000C3000" w:rsidRDefault="004A45A7" w:rsidP="00454EBE">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00D15F0D">
              <w:rPr>
                <w:rFonts w:ascii="Century Gothic" w:eastAsia="微軟正黑體" w:hAnsi="Century Gothic" w:hint="eastAsia"/>
                <w:sz w:val="22"/>
              </w:rPr>
              <w:t>(</w:t>
            </w:r>
            <w:proofErr w:type="spellStart"/>
            <w:r w:rsidR="00D15F0D">
              <w:rPr>
                <w:rFonts w:ascii="Century Gothic" w:eastAsia="微軟正黑體" w:hAnsi="Century Gothic"/>
                <w:sz w:val="22"/>
              </w:rPr>
              <w:t>btn</w:t>
            </w:r>
            <w:proofErr w:type="spellEnd"/>
            <w:r w:rsidR="00D15F0D">
              <w:rPr>
                <w:rFonts w:ascii="Century Gothic" w:eastAsia="微軟正黑體" w:hAnsi="Century Gothic" w:hint="eastAsia"/>
                <w:sz w:val="22"/>
              </w:rPr>
              <w:t>)</w:t>
            </w:r>
          </w:p>
        </w:tc>
        <w:tc>
          <w:tcPr>
            <w:tcW w:w="6345" w:type="dxa"/>
            <w:tcBorders>
              <w:bottom w:val="single" w:sz="4" w:space="0" w:color="auto"/>
            </w:tcBorders>
          </w:tcPr>
          <w:p w14:paraId="790744AB" w14:textId="35BB5128" w:rsidR="000C3000" w:rsidRDefault="002B6AAE" w:rsidP="00531BCA">
            <w:pPr>
              <w:pStyle w:val="af5"/>
              <w:numPr>
                <w:ilvl w:val="0"/>
                <w:numId w:val="98"/>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r w:rsidR="004D4711">
              <w:rPr>
                <w:rFonts w:ascii="Century Gothic" w:eastAsia="微軟正黑體" w:hAnsi="Century Gothic" w:hint="eastAsia"/>
                <w:sz w:val="22"/>
              </w:rPr>
              <w:t>：</w:t>
            </w:r>
            <w:r w:rsidR="004A45A7">
              <w:rPr>
                <w:rFonts w:ascii="Century Gothic" w:eastAsia="微軟正黑體" w:hAnsi="Century Gothic" w:hint="eastAsia"/>
                <w:sz w:val="22"/>
              </w:rPr>
              <w:t>已開卡</w:t>
            </w:r>
            <w:r w:rsidR="005D204D">
              <w:rPr>
                <w:rFonts w:ascii="Century Gothic" w:eastAsia="微軟正黑體" w:hAnsi="Century Gothic" w:hint="eastAsia"/>
                <w:sz w:val="22"/>
              </w:rPr>
              <w:t>(</w:t>
            </w:r>
            <w:r w:rsidR="00CA2DCC">
              <w:rPr>
                <w:rFonts w:ascii="Century Gothic" w:eastAsia="微軟正黑體" w:hAnsi="Century Gothic"/>
                <w:sz w:val="22"/>
              </w:rPr>
              <w:t>WB60</w:t>
            </w:r>
            <w:r w:rsidR="005D204D">
              <w:rPr>
                <w:rFonts w:ascii="Century Gothic" w:eastAsia="微軟正黑體" w:hAnsi="Century Gothic"/>
                <w:sz w:val="22"/>
              </w:rPr>
              <w:t>)</w:t>
            </w:r>
            <w:r w:rsidR="004A45A7">
              <w:rPr>
                <w:rFonts w:ascii="Century Gothic" w:eastAsia="微軟正黑體" w:hAnsi="Century Gothic" w:hint="eastAsia"/>
                <w:sz w:val="22"/>
              </w:rPr>
              <w:t>卡片且未掛失</w:t>
            </w:r>
            <w:r w:rsidR="000722F2">
              <w:rPr>
                <w:rFonts w:ascii="Century Gothic" w:eastAsia="微軟正黑體" w:hAnsi="Century Gothic" w:hint="eastAsia"/>
                <w:sz w:val="22"/>
              </w:rPr>
              <w:t>顯示按鍵</w:t>
            </w:r>
          </w:p>
          <w:p w14:paraId="3668D70B" w14:textId="4D55F608" w:rsidR="002B6AAE" w:rsidRPr="002B6AAE" w:rsidRDefault="00D15F0D" w:rsidP="00531BCA">
            <w:pPr>
              <w:pStyle w:val="af5"/>
              <w:numPr>
                <w:ilvl w:val="0"/>
                <w:numId w:val="9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hint="eastAsia"/>
                <w:sz w:val="22"/>
              </w:rPr>
              <w:t>b</w:t>
            </w:r>
            <w:r>
              <w:rPr>
                <w:rFonts w:ascii="Century Gothic" w:eastAsia="微軟正黑體" w:hAnsi="Century Gothic"/>
                <w:sz w:val="22"/>
              </w:rPr>
              <w:t>tn</w:t>
            </w:r>
            <w:proofErr w:type="spellEnd"/>
            <w:r>
              <w:rPr>
                <w:rFonts w:ascii="Century Gothic" w:eastAsia="微軟正黑體" w:hAnsi="Century Gothic"/>
                <w:sz w:val="22"/>
              </w:rPr>
              <w:t>)</w:t>
            </w:r>
            <w:r w:rsidR="004D4711">
              <w:rPr>
                <w:rFonts w:ascii="Century Gothic" w:eastAsia="微軟正黑體" w:hAnsi="Century Gothic" w:hint="eastAsia"/>
                <w:sz w:val="22"/>
              </w:rPr>
              <w:t>：</w:t>
            </w:r>
            <w:proofErr w:type="gramStart"/>
            <w:r w:rsidR="002B6AAE" w:rsidRPr="002B6AAE">
              <w:rPr>
                <w:rFonts w:ascii="Century Gothic" w:eastAsia="微軟正黑體" w:hAnsi="Century Gothic" w:hint="eastAsia"/>
                <w:sz w:val="22"/>
              </w:rPr>
              <w:t>前往</w:t>
            </w:r>
            <w:r w:rsidR="004A45A7">
              <w:rPr>
                <w:rFonts w:ascii="Century Gothic" w:eastAsia="微軟正黑體" w:hAnsi="Century Gothic" w:hint="eastAsia"/>
                <w:sz w:val="22"/>
              </w:rPr>
              <w:t>線上掛失</w:t>
            </w:r>
            <w:proofErr w:type="gramEnd"/>
            <w:r w:rsidR="002B6AAE" w:rsidRPr="002B6AAE">
              <w:rPr>
                <w:rFonts w:ascii="Century Gothic" w:eastAsia="微軟正黑體" w:hAnsi="Century Gothic" w:hint="eastAsia"/>
                <w:sz w:val="22"/>
              </w:rPr>
              <w:t>Step</w:t>
            </w:r>
            <w:r w:rsidR="004A45A7">
              <w:rPr>
                <w:rFonts w:ascii="Century Gothic" w:eastAsia="微軟正黑體" w:hAnsi="Century Gothic" w:hint="eastAsia"/>
                <w:sz w:val="22"/>
              </w:rPr>
              <w:t>1</w:t>
            </w:r>
            <w:r w:rsidR="002B6AAE" w:rsidRPr="002B6AAE">
              <w:rPr>
                <w:rFonts w:ascii="Century Gothic" w:eastAsia="微軟正黑體" w:hAnsi="Century Gothic" w:hint="eastAsia"/>
                <w:sz w:val="22"/>
              </w:rPr>
              <w:t xml:space="preserve"> </w:t>
            </w:r>
          </w:p>
        </w:tc>
      </w:tr>
      <w:tr w:rsidR="000C3000" w:rsidRPr="000C3000" w14:paraId="3ABDB8A7"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1B47C8" w14:textId="40A29EC9" w:rsidR="000C3000" w:rsidRPr="000C3000" w:rsidRDefault="004A45A7" w:rsidP="00454E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000C3000" w:rsidRPr="000C3000">
              <w:rPr>
                <w:rFonts w:ascii="Century Gothic" w:eastAsia="微軟正黑體" w:hAnsi="Century Gothic"/>
                <w:sz w:val="22"/>
              </w:rPr>
              <w:t>Step</w:t>
            </w:r>
            <w:r>
              <w:rPr>
                <w:rFonts w:ascii="Century Gothic" w:eastAsia="微軟正黑體" w:hAnsi="Century Gothic" w:hint="eastAsia"/>
                <w:sz w:val="22"/>
              </w:rPr>
              <w:t>1</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9DA19D"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4DFBB2"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736F96" w:rsidRPr="000C3000" w14:paraId="083FB984" w14:textId="77777777" w:rsidTr="00526DBE">
        <w:trPr>
          <w:trHeight w:val="227"/>
        </w:trPr>
        <w:tc>
          <w:tcPr>
            <w:tcW w:w="2710" w:type="dxa"/>
            <w:vMerge w:val="restart"/>
            <w:tcBorders>
              <w:top w:val="single" w:sz="4" w:space="0" w:color="auto"/>
              <w:left w:val="single" w:sz="4" w:space="0" w:color="auto"/>
              <w:right w:val="single" w:sz="4" w:space="0" w:color="auto"/>
            </w:tcBorders>
          </w:tcPr>
          <w:p w14:paraId="1B61A21B" w14:textId="2A3723C6" w:rsidR="00736F96" w:rsidRPr="000C3000" w:rsidRDefault="00C93C1D" w:rsidP="00454EBE">
            <w:pPr>
              <w:spacing w:line="0" w:lineRule="atLeast"/>
              <w:jc w:val="center"/>
              <w:rPr>
                <w:noProof/>
              </w:rPr>
            </w:pPr>
            <w:r>
              <w:rPr>
                <w:noProof/>
              </w:rPr>
              <w:drawing>
                <wp:inline distT="0" distB="0" distL="0" distR="0" wp14:anchorId="4A27CDE6" wp14:editId="7412C0F3">
                  <wp:extent cx="1583690" cy="282702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3690" cy="2827020"/>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tcPr>
          <w:p w14:paraId="0B94AB92" w14:textId="6472EB15" w:rsidR="00736F96" w:rsidRPr="000C3000" w:rsidRDefault="00736F96" w:rsidP="00454EBE">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45" w:type="dxa"/>
            <w:tcBorders>
              <w:top w:val="single" w:sz="4" w:space="0" w:color="auto"/>
              <w:left w:val="single" w:sz="4" w:space="0" w:color="auto"/>
              <w:bottom w:val="single" w:sz="4" w:space="0" w:color="auto"/>
              <w:right w:val="single" w:sz="4" w:space="0" w:color="auto"/>
            </w:tcBorders>
          </w:tcPr>
          <w:p w14:paraId="2B338461" w14:textId="5C3C9F59" w:rsidR="00736F96" w:rsidRPr="004A45A7" w:rsidRDefault="00736F96" w:rsidP="00531BCA">
            <w:pPr>
              <w:pStyle w:val="af5"/>
              <w:numPr>
                <w:ilvl w:val="0"/>
                <w:numId w:val="101"/>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Pr="004A45A7">
              <w:rPr>
                <w:rFonts w:ascii="Century Gothic" w:eastAsia="微軟正黑體" w:hAnsi="Century Gothic" w:hint="eastAsia"/>
                <w:sz w:val="22"/>
              </w:rPr>
              <w:t>信用卡掛失注意事項</w:t>
            </w:r>
          </w:p>
          <w:p w14:paraId="6186B7A2" w14:textId="7FE379F5" w:rsidR="00736F96" w:rsidRPr="000A53C0" w:rsidRDefault="00736F96" w:rsidP="00A90D2C"/>
        </w:tc>
      </w:tr>
      <w:tr w:rsidR="00736F96" w:rsidRPr="000C3000" w14:paraId="40631309" w14:textId="77777777" w:rsidTr="00526DBE">
        <w:trPr>
          <w:trHeight w:val="227"/>
        </w:trPr>
        <w:tc>
          <w:tcPr>
            <w:tcW w:w="2710" w:type="dxa"/>
            <w:vMerge/>
            <w:tcBorders>
              <w:left w:val="single" w:sz="4" w:space="0" w:color="auto"/>
              <w:right w:val="single" w:sz="4" w:space="0" w:color="auto"/>
            </w:tcBorders>
          </w:tcPr>
          <w:p w14:paraId="25AF00EF" w14:textId="77777777" w:rsidR="00736F96" w:rsidRDefault="00736F96" w:rsidP="00CD4A17">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45C3A1F9" w14:textId="64339A1C" w:rsidR="00736F96" w:rsidRDefault="00736F96" w:rsidP="00CD4A17">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345" w:type="dxa"/>
            <w:tcBorders>
              <w:top w:val="single" w:sz="4" w:space="0" w:color="auto"/>
              <w:left w:val="single" w:sz="4" w:space="0" w:color="auto"/>
              <w:bottom w:val="single" w:sz="4" w:space="0" w:color="auto"/>
              <w:right w:val="single" w:sz="4" w:space="0" w:color="auto"/>
            </w:tcBorders>
          </w:tcPr>
          <w:p w14:paraId="2375B955" w14:textId="3C8413E4" w:rsidR="00736F96" w:rsidRDefault="00736F96" w:rsidP="00531BCA">
            <w:pPr>
              <w:pStyle w:val="af5"/>
              <w:numPr>
                <w:ilvl w:val="0"/>
                <w:numId w:val="149"/>
              </w:numPr>
              <w:spacing w:line="0" w:lineRule="atLeast"/>
              <w:ind w:leftChars="0"/>
              <w:rPr>
                <w:rFonts w:ascii="Century Gothic" w:eastAsia="微軟正黑體" w:hAnsi="Century Gothic"/>
                <w:sz w:val="22"/>
              </w:rPr>
            </w:pPr>
            <w:r>
              <w:rPr>
                <w:rFonts w:ascii="Century Gothic" w:eastAsia="微軟正黑體" w:hAnsi="Century Gothic" w:hint="eastAsia"/>
                <w:sz w:val="22"/>
              </w:rPr>
              <w:t>樣式：滑動式窗格</w:t>
            </w:r>
          </w:p>
          <w:p w14:paraId="2877C017" w14:textId="5E5204ED" w:rsidR="00736F96" w:rsidRPr="004A45A7" w:rsidRDefault="00736F96" w:rsidP="00531BCA">
            <w:pPr>
              <w:pStyle w:val="af5"/>
              <w:numPr>
                <w:ilvl w:val="0"/>
                <w:numId w:val="149"/>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顯示內容：</w:t>
            </w:r>
          </w:p>
          <w:p w14:paraId="1510F68B"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1.</w:t>
            </w:r>
            <w:r w:rsidRPr="000A53C0">
              <w:rPr>
                <w:rFonts w:ascii="Century Gothic" w:eastAsia="微軟正黑體" w:hAnsi="Century Gothic" w:hint="eastAsia"/>
                <w:sz w:val="22"/>
              </w:rPr>
              <w:t>公司卡、簽帳</w:t>
            </w:r>
            <w:proofErr w:type="gramStart"/>
            <w:r w:rsidRPr="000A53C0">
              <w:rPr>
                <w:rFonts w:ascii="Century Gothic" w:eastAsia="微軟正黑體" w:hAnsi="Century Gothic" w:hint="eastAsia"/>
                <w:sz w:val="22"/>
              </w:rPr>
              <w:t>金融卡如須</w:t>
            </w:r>
            <w:proofErr w:type="gramEnd"/>
            <w:r w:rsidRPr="000A53C0">
              <w:rPr>
                <w:rFonts w:ascii="Century Gothic" w:eastAsia="微軟正黑體" w:hAnsi="Century Gothic" w:hint="eastAsia"/>
                <w:sz w:val="22"/>
              </w:rPr>
              <w:t>掛失，請電洽本行</w:t>
            </w:r>
            <w:r w:rsidRPr="000A53C0">
              <w:rPr>
                <w:rFonts w:ascii="Century Gothic" w:eastAsia="微軟正黑體" w:hAnsi="Century Gothic" w:hint="eastAsia"/>
                <w:sz w:val="22"/>
              </w:rPr>
              <w:t>24</w:t>
            </w:r>
            <w:r w:rsidRPr="000A53C0">
              <w:rPr>
                <w:rFonts w:ascii="Century Gothic" w:eastAsia="微軟正黑體" w:hAnsi="Century Gothic" w:hint="eastAsia"/>
                <w:sz w:val="22"/>
              </w:rPr>
              <w:t>小時客服專線</w:t>
            </w:r>
            <w:r w:rsidRPr="000A53C0">
              <w:rPr>
                <w:rFonts w:ascii="Century Gothic" w:eastAsia="微軟正黑體" w:hAnsi="Century Gothic" w:hint="eastAsia"/>
                <w:sz w:val="22"/>
              </w:rPr>
              <w:t>02-25287776</w:t>
            </w:r>
            <w:r w:rsidRPr="000A53C0">
              <w:rPr>
                <w:rFonts w:ascii="Century Gothic" w:eastAsia="微軟正黑體" w:hAnsi="Century Gothic" w:hint="eastAsia"/>
                <w:sz w:val="22"/>
              </w:rPr>
              <w:t>辦理。</w:t>
            </w:r>
          </w:p>
          <w:p w14:paraId="54F71C02" w14:textId="77777777" w:rsidR="00BE660D" w:rsidRPr="006F54B2" w:rsidRDefault="00BE660D" w:rsidP="00BE660D">
            <w:pPr>
              <w:spacing w:line="0" w:lineRule="atLeast"/>
              <w:ind w:leftChars="200" w:left="480"/>
              <w:rPr>
                <w:ins w:id="57" w:author="謝昀蓁-數位支付部-永豐銀行" w:date="2022-03-30T13:27:00Z"/>
                <w:rFonts w:ascii="Century Gothic" w:eastAsia="微軟正黑體" w:hAnsi="Century Gothic"/>
                <w:sz w:val="22"/>
              </w:rPr>
            </w:pPr>
            <w:ins w:id="58" w:author="謝昀蓁-數位支付部-永豐銀行" w:date="2022-03-30T13:27:00Z">
              <w:r w:rsidRPr="006F54B2">
                <w:rPr>
                  <w:rFonts w:ascii="Century Gothic" w:eastAsia="微軟正黑體" w:hAnsi="Century Gothic" w:hint="eastAsia"/>
                  <w:sz w:val="22"/>
                </w:rPr>
                <w:t>2.</w:t>
              </w:r>
              <w:r w:rsidRPr="006F54B2">
                <w:rPr>
                  <w:rFonts w:ascii="Century Gothic" w:eastAsia="微軟正黑體" w:hAnsi="Century Gothic" w:hint="eastAsia"/>
                  <w:sz w:val="22"/>
                </w:rPr>
                <w:t>掛失生效後下個月</w:t>
              </w:r>
              <w:proofErr w:type="gramStart"/>
              <w:r w:rsidRPr="006F54B2">
                <w:rPr>
                  <w:rFonts w:ascii="Century Gothic" w:eastAsia="微軟正黑體" w:hAnsi="Century Gothic" w:hint="eastAsia"/>
                  <w:sz w:val="22"/>
                </w:rPr>
                <w:t>帳單</w:t>
              </w:r>
              <w:proofErr w:type="gramEnd"/>
              <w:r w:rsidRPr="006F54B2">
                <w:rPr>
                  <w:rFonts w:ascii="Century Gothic" w:eastAsia="微軟正黑體" w:hAnsi="Century Gothic" w:hint="eastAsia"/>
                  <w:sz w:val="22"/>
                </w:rPr>
                <w:t>將收取每卡新台幣</w:t>
              </w:r>
              <w:r w:rsidRPr="006F54B2">
                <w:rPr>
                  <w:rFonts w:ascii="Century Gothic" w:eastAsia="微軟正黑體" w:hAnsi="Century Gothic" w:hint="eastAsia"/>
                  <w:sz w:val="22"/>
                </w:rPr>
                <w:t>200</w:t>
              </w:r>
              <w:r w:rsidRPr="006F54B2">
                <w:rPr>
                  <w:rFonts w:ascii="Century Gothic" w:eastAsia="微軟正黑體" w:hAnsi="Century Gothic" w:hint="eastAsia"/>
                  <w:sz w:val="22"/>
                </w:rPr>
                <w:t>元之掛失停用手續費</w:t>
              </w:r>
              <w:r w:rsidRPr="006F54B2">
                <w:rPr>
                  <w:rFonts w:ascii="Century Gothic" w:eastAsia="微軟正黑體" w:hAnsi="Century Gothic" w:hint="eastAsia"/>
                  <w:sz w:val="22"/>
                </w:rPr>
                <w:t>(</w:t>
              </w:r>
              <w:r w:rsidRPr="006F54B2">
                <w:rPr>
                  <w:rFonts w:ascii="Century Gothic" w:eastAsia="微軟正黑體" w:hAnsi="Century Gothic" w:hint="eastAsia"/>
                  <w:sz w:val="22"/>
                </w:rPr>
                <w:t>若因正卡掛失連帶附卡掛失將不收取附卡費用</w:t>
              </w:r>
              <w:r w:rsidRPr="006F54B2">
                <w:rPr>
                  <w:rFonts w:ascii="Century Gothic" w:eastAsia="微軟正黑體" w:hAnsi="Century Gothic" w:hint="eastAsia"/>
                  <w:sz w:val="22"/>
                </w:rPr>
                <w:t>)</w:t>
              </w:r>
              <w:r w:rsidRPr="006F54B2">
                <w:rPr>
                  <w:rFonts w:ascii="Century Gothic" w:eastAsia="微軟正黑體" w:hAnsi="Century Gothic" w:hint="eastAsia"/>
                  <w:sz w:val="22"/>
                </w:rPr>
                <w:t>。正卡辦理掛失停用手續後，</w:t>
              </w:r>
              <w:proofErr w:type="gramStart"/>
              <w:r w:rsidRPr="006F54B2">
                <w:rPr>
                  <w:rFonts w:ascii="Century Gothic" w:eastAsia="微軟正黑體" w:hAnsi="Century Gothic" w:hint="eastAsia"/>
                  <w:sz w:val="22"/>
                </w:rPr>
                <w:t>該同卡別之</w:t>
              </w:r>
              <w:proofErr w:type="gramEnd"/>
              <w:r w:rsidRPr="006F54B2">
                <w:rPr>
                  <w:rFonts w:ascii="Century Gothic" w:eastAsia="微軟正黑體" w:hAnsi="Century Gothic" w:hint="eastAsia"/>
                  <w:sz w:val="22"/>
                </w:rPr>
                <w:t>附卡</w:t>
              </w:r>
              <w:r>
                <w:rPr>
                  <w:rFonts w:ascii="Century Gothic" w:eastAsia="微軟正黑體" w:hAnsi="Century Gothic" w:hint="eastAsia"/>
                  <w:sz w:val="22"/>
                </w:rPr>
                <w:t>及虛擬卡</w:t>
              </w:r>
              <w:r w:rsidRPr="006F54B2">
                <w:rPr>
                  <w:rFonts w:ascii="Century Gothic" w:eastAsia="微軟正黑體" w:hAnsi="Century Gothic" w:hint="eastAsia"/>
                  <w:sz w:val="22"/>
                </w:rPr>
                <w:t>亦連帶一併</w:t>
              </w:r>
              <w:r>
                <w:rPr>
                  <w:rFonts w:ascii="Century Gothic" w:eastAsia="微軟正黑體" w:hAnsi="Century Gothic" w:hint="eastAsia"/>
                  <w:sz w:val="22"/>
                </w:rPr>
                <w:t>停用</w:t>
              </w:r>
              <w:r w:rsidRPr="006F54B2">
                <w:rPr>
                  <w:rFonts w:ascii="Century Gothic" w:eastAsia="微軟正黑體" w:hAnsi="Century Gothic" w:hint="eastAsia"/>
                  <w:sz w:val="22"/>
                </w:rPr>
                <w:t>；</w:t>
              </w:r>
              <w:proofErr w:type="gramStart"/>
              <w:r w:rsidRPr="006F54B2">
                <w:rPr>
                  <w:rFonts w:ascii="Century Gothic" w:eastAsia="微軟正黑體" w:hAnsi="Century Gothic" w:hint="eastAsia"/>
                  <w:sz w:val="22"/>
                </w:rPr>
                <w:t>惟附卡</w:t>
              </w:r>
              <w:proofErr w:type="gramEnd"/>
              <w:r>
                <w:rPr>
                  <w:rFonts w:ascii="Century Gothic" w:eastAsia="微軟正黑體" w:hAnsi="Century Gothic" w:hint="eastAsia"/>
                  <w:sz w:val="22"/>
                </w:rPr>
                <w:t>或虛擬卡</w:t>
              </w:r>
              <w:r w:rsidRPr="006F54B2">
                <w:rPr>
                  <w:rFonts w:ascii="Century Gothic" w:eastAsia="微軟正黑體" w:hAnsi="Century Gothic" w:hint="eastAsia"/>
                  <w:sz w:val="22"/>
                </w:rPr>
                <w:t>辦理掛失停用手續後，正卡仍得繼續使用。</w:t>
              </w:r>
            </w:ins>
          </w:p>
          <w:p w14:paraId="46CEF136" w14:textId="304B548B" w:rsidR="00736F96" w:rsidRPr="000A53C0" w:rsidDel="00BE660D" w:rsidRDefault="00736F96" w:rsidP="00CD4A17">
            <w:pPr>
              <w:spacing w:line="0" w:lineRule="atLeast"/>
              <w:ind w:leftChars="200" w:left="480"/>
              <w:rPr>
                <w:del w:id="59" w:author="謝昀蓁-數位支付部-永豐銀行" w:date="2022-03-30T13:27:00Z"/>
                <w:rFonts w:ascii="Century Gothic" w:eastAsia="微軟正黑體" w:hAnsi="Century Gothic"/>
                <w:sz w:val="22"/>
              </w:rPr>
            </w:pPr>
            <w:del w:id="60" w:author="謝昀蓁-數位支付部-永豐銀行" w:date="2022-03-30T13:27:00Z">
              <w:r w:rsidRPr="000A53C0" w:rsidDel="00BE660D">
                <w:rPr>
                  <w:rFonts w:ascii="Century Gothic" w:eastAsia="微軟正黑體" w:hAnsi="Century Gothic" w:hint="eastAsia"/>
                  <w:sz w:val="22"/>
                </w:rPr>
                <w:delText>2.</w:delText>
              </w:r>
              <w:r w:rsidRPr="000A53C0" w:rsidDel="00BE660D">
                <w:rPr>
                  <w:rFonts w:ascii="Century Gothic" w:eastAsia="微軟正黑體" w:hAnsi="Century Gothic" w:hint="eastAsia"/>
                  <w:sz w:val="22"/>
                </w:rPr>
                <w:delText>掛失生效後下個月帳單將收取每卡新台幣</w:delText>
              </w:r>
              <w:r w:rsidRPr="000A53C0" w:rsidDel="00BE660D">
                <w:rPr>
                  <w:rFonts w:ascii="Century Gothic" w:eastAsia="微軟正黑體" w:hAnsi="Century Gothic" w:hint="eastAsia"/>
                  <w:sz w:val="22"/>
                </w:rPr>
                <w:delText>200</w:delText>
              </w:r>
              <w:r w:rsidRPr="000A53C0" w:rsidDel="00BE660D">
                <w:rPr>
                  <w:rFonts w:ascii="Century Gothic" w:eastAsia="微軟正黑體" w:hAnsi="Century Gothic" w:hint="eastAsia"/>
                  <w:sz w:val="22"/>
                </w:rPr>
                <w:delText>元之掛失停用手續費</w:delText>
              </w:r>
              <w:r w:rsidRPr="000A53C0" w:rsidDel="00BE660D">
                <w:rPr>
                  <w:rFonts w:ascii="Century Gothic" w:eastAsia="微軟正黑體" w:hAnsi="Century Gothic" w:hint="eastAsia"/>
                  <w:sz w:val="22"/>
                </w:rPr>
                <w:delText>(</w:delText>
              </w:r>
              <w:r w:rsidRPr="000A53C0" w:rsidDel="00BE660D">
                <w:rPr>
                  <w:rFonts w:ascii="Century Gothic" w:eastAsia="微軟正黑體" w:hAnsi="Century Gothic" w:hint="eastAsia"/>
                  <w:sz w:val="22"/>
                </w:rPr>
                <w:delText>若因正卡掛失連帶附卡掛失將不收取附卡費用</w:delText>
              </w:r>
              <w:r w:rsidRPr="000A53C0" w:rsidDel="00BE660D">
                <w:rPr>
                  <w:rFonts w:ascii="Century Gothic" w:eastAsia="微軟正黑體" w:hAnsi="Century Gothic" w:hint="eastAsia"/>
                  <w:sz w:val="22"/>
                </w:rPr>
                <w:delText>)</w:delText>
              </w:r>
              <w:r w:rsidRPr="000A53C0" w:rsidDel="00BE660D">
                <w:rPr>
                  <w:rFonts w:ascii="Century Gothic" w:eastAsia="微軟正黑體" w:hAnsi="Century Gothic" w:hint="eastAsia"/>
                  <w:sz w:val="22"/>
                </w:rPr>
                <w:delText>。正卡辦理掛失停用手續後，該同卡別之附卡亦連帶一併掛失；惟附卡辦理掛失停用手續後，正卡仍得繼續使用。</w:delText>
              </w:r>
            </w:del>
          </w:p>
          <w:p w14:paraId="0C087FBC"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3.</w:t>
            </w:r>
            <w:r w:rsidRPr="000A53C0">
              <w:rPr>
                <w:rFonts w:ascii="Century Gothic" w:eastAsia="微軟正黑體" w:hAnsi="Century Gothic" w:hint="eastAsia"/>
                <w:sz w:val="22"/>
              </w:rPr>
              <w:t>如掛失之卡片為金融信用卡，於掛失作業確定成功時，</w:t>
            </w:r>
            <w:r w:rsidRPr="000A53C0">
              <w:rPr>
                <w:rFonts w:ascii="Century Gothic" w:eastAsia="微軟正黑體" w:hAnsi="Century Gothic" w:hint="eastAsia"/>
                <w:sz w:val="22"/>
              </w:rPr>
              <w:lastRenderedPageBreak/>
              <w:t>卡片之金融端功能亦一併停用。</w:t>
            </w:r>
          </w:p>
          <w:p w14:paraId="3D18FDFA"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4.</w:t>
            </w:r>
            <w:r w:rsidRPr="000A53C0">
              <w:rPr>
                <w:rFonts w:ascii="Century Gothic" w:eastAsia="微軟正黑體" w:hAnsi="Century Gothic" w:hint="eastAsia"/>
                <w:sz w:val="22"/>
              </w:rPr>
              <w:t>掛失之信用卡如已設定代扣繳公營事業費用</w:t>
            </w:r>
            <w:r w:rsidRPr="000A53C0">
              <w:rPr>
                <w:rFonts w:ascii="Century Gothic" w:eastAsia="微軟正黑體" w:hAnsi="Century Gothic" w:hint="eastAsia"/>
                <w:sz w:val="22"/>
              </w:rPr>
              <w:t>(</w:t>
            </w:r>
            <w:r w:rsidRPr="000A53C0">
              <w:rPr>
                <w:rFonts w:ascii="Century Gothic" w:eastAsia="微軟正黑體" w:hAnsi="Century Gothic" w:hint="eastAsia"/>
                <w:sz w:val="22"/>
              </w:rPr>
              <w:t>如水、電、瓦斯</w:t>
            </w:r>
            <w:r w:rsidRPr="000A53C0">
              <w:rPr>
                <w:rFonts w:ascii="Century Gothic" w:eastAsia="微軟正黑體" w:hAnsi="Century Gothic" w:hint="eastAsia"/>
                <w:sz w:val="22"/>
              </w:rPr>
              <w:t>)</w:t>
            </w:r>
            <w:r w:rsidRPr="000A53C0">
              <w:rPr>
                <w:rFonts w:ascii="Century Gothic" w:eastAsia="微軟正黑體" w:hAnsi="Century Gothic" w:hint="eastAsia"/>
                <w:sz w:val="22"/>
              </w:rPr>
              <w:t>、中華電信費用或其他定期扣款之費用</w:t>
            </w:r>
            <w:r w:rsidRPr="000A53C0">
              <w:rPr>
                <w:rFonts w:ascii="Century Gothic" w:eastAsia="微軟正黑體" w:hAnsi="Century Gothic" w:hint="eastAsia"/>
                <w:sz w:val="22"/>
              </w:rPr>
              <w:t>(</w:t>
            </w:r>
            <w:r w:rsidRPr="000A53C0">
              <w:rPr>
                <w:rFonts w:ascii="Century Gothic" w:eastAsia="微軟正黑體" w:hAnsi="Century Gothic" w:hint="eastAsia"/>
                <w:sz w:val="22"/>
              </w:rPr>
              <w:t>如保險、民營電信、有線電視等</w:t>
            </w:r>
            <w:r w:rsidRPr="000A53C0">
              <w:rPr>
                <w:rFonts w:ascii="Century Gothic" w:eastAsia="微軟正黑體" w:hAnsi="Century Gothic" w:hint="eastAsia"/>
                <w:sz w:val="22"/>
              </w:rPr>
              <w:t>)</w:t>
            </w:r>
            <w:r w:rsidRPr="000A53C0">
              <w:rPr>
                <w:rFonts w:ascii="Century Gothic" w:eastAsia="微軟正黑體" w:hAnsi="Century Gothic" w:hint="eastAsia"/>
                <w:sz w:val="22"/>
              </w:rPr>
              <w:t>，於掛失停用生效後，將無法繼續進行扣款服務，請務必向設定代扣繳之事業單位申請變更。</w:t>
            </w:r>
          </w:p>
          <w:p w14:paraId="02D43FE2"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5.</w:t>
            </w:r>
            <w:r w:rsidRPr="000A53C0">
              <w:rPr>
                <w:rFonts w:ascii="Century Gothic" w:eastAsia="微軟正黑體" w:hAnsi="Century Gothic" w:hint="eastAsia"/>
                <w:sz w:val="22"/>
              </w:rPr>
              <w:t>信用卡若附加記名式電子票證功能</w:t>
            </w:r>
            <w:r w:rsidRPr="000A53C0">
              <w:rPr>
                <w:rFonts w:ascii="Century Gothic" w:eastAsia="微軟正黑體" w:hAnsi="Century Gothic" w:hint="eastAsia"/>
                <w:sz w:val="22"/>
              </w:rPr>
              <w:t>(</w:t>
            </w:r>
            <w:proofErr w:type="gramStart"/>
            <w:r w:rsidRPr="000A53C0">
              <w:rPr>
                <w:rFonts w:ascii="Century Gothic" w:eastAsia="微軟正黑體" w:hAnsi="Century Gothic" w:hint="eastAsia"/>
                <w:sz w:val="22"/>
              </w:rPr>
              <w:t>如悠遊</w:t>
            </w:r>
            <w:proofErr w:type="gramEnd"/>
            <w:r w:rsidRPr="000A53C0">
              <w:rPr>
                <w:rFonts w:ascii="Century Gothic" w:eastAsia="微軟正黑體" w:hAnsi="Century Gothic" w:hint="eastAsia"/>
                <w:sz w:val="22"/>
              </w:rPr>
              <w:t>卡、</w:t>
            </w:r>
            <w:proofErr w:type="gramStart"/>
            <w:r w:rsidRPr="000A53C0">
              <w:rPr>
                <w:rFonts w:ascii="Century Gothic" w:eastAsia="微軟正黑體" w:hAnsi="Century Gothic" w:hint="eastAsia"/>
                <w:sz w:val="22"/>
              </w:rPr>
              <w:t>一</w:t>
            </w:r>
            <w:proofErr w:type="gramEnd"/>
            <w:r w:rsidRPr="000A53C0">
              <w:rPr>
                <w:rFonts w:ascii="Century Gothic" w:eastAsia="微軟正黑體" w:hAnsi="Century Gothic" w:hint="eastAsia"/>
                <w:sz w:val="22"/>
              </w:rPr>
              <w:t>卡通</w:t>
            </w:r>
            <w:del w:id="61" w:author="謝昀蓁-數位支付部-永豐銀行" w:date="2022-03-30T13:27:00Z">
              <w:r w:rsidRPr="000A53C0" w:rsidDel="00BE660D">
                <w:rPr>
                  <w:rFonts w:ascii="Century Gothic" w:eastAsia="微軟正黑體" w:hAnsi="Century Gothic" w:hint="eastAsia"/>
                  <w:sz w:val="22"/>
                </w:rPr>
                <w:delText>…</w:delText>
              </w:r>
            </w:del>
            <w:r w:rsidRPr="000A53C0">
              <w:rPr>
                <w:rFonts w:ascii="Century Gothic" w:eastAsia="微軟正黑體" w:hAnsi="Century Gothic" w:hint="eastAsia"/>
                <w:sz w:val="22"/>
              </w:rPr>
              <w:t>等</w:t>
            </w:r>
            <w:r w:rsidRPr="000A53C0">
              <w:rPr>
                <w:rFonts w:ascii="Century Gothic" w:eastAsia="微軟正黑體" w:hAnsi="Century Gothic" w:hint="eastAsia"/>
                <w:sz w:val="22"/>
              </w:rPr>
              <w:t>)</w:t>
            </w:r>
            <w:r w:rsidRPr="000A53C0">
              <w:rPr>
                <w:rFonts w:ascii="Century Gothic" w:eastAsia="微軟正黑體" w:hAnsi="Century Gothic" w:hint="eastAsia"/>
                <w:sz w:val="22"/>
              </w:rPr>
              <w:t>且於掛失完成時尚有餘額者，餘額將於掛失完成後約</w:t>
            </w:r>
            <w:r w:rsidRPr="000A53C0">
              <w:rPr>
                <w:rFonts w:ascii="Century Gothic" w:eastAsia="微軟正黑體" w:hAnsi="Century Gothic" w:hint="eastAsia"/>
                <w:sz w:val="22"/>
              </w:rPr>
              <w:t>7-45</w:t>
            </w:r>
            <w:r w:rsidRPr="000A53C0">
              <w:rPr>
                <w:rFonts w:ascii="Century Gothic" w:eastAsia="微軟正黑體" w:hAnsi="Century Gothic" w:hint="eastAsia"/>
                <w:sz w:val="22"/>
              </w:rPr>
              <w:t>個工作日內，退還至持卡人之信用卡帳戶；</w:t>
            </w:r>
            <w:proofErr w:type="gramStart"/>
            <w:r w:rsidRPr="000A53C0">
              <w:rPr>
                <w:rFonts w:ascii="Century Gothic" w:eastAsia="微軟正黑體" w:hAnsi="Century Gothic" w:hint="eastAsia"/>
                <w:sz w:val="22"/>
              </w:rPr>
              <w:t>因悠遊</w:t>
            </w:r>
            <w:proofErr w:type="gramEnd"/>
            <w:r w:rsidRPr="000A53C0">
              <w:rPr>
                <w:rFonts w:ascii="Century Gothic" w:eastAsia="微軟正黑體" w:hAnsi="Century Gothic" w:hint="eastAsia"/>
                <w:sz w:val="22"/>
              </w:rPr>
              <w:t>卡</w:t>
            </w:r>
            <w:r w:rsidRPr="000A53C0">
              <w:rPr>
                <w:rFonts w:ascii="Century Gothic" w:eastAsia="微軟正黑體" w:hAnsi="Century Gothic" w:hint="eastAsia"/>
                <w:sz w:val="22"/>
              </w:rPr>
              <w:t>/</w:t>
            </w:r>
            <w:proofErr w:type="gramStart"/>
            <w:r w:rsidRPr="000A53C0">
              <w:rPr>
                <w:rFonts w:ascii="Century Gothic" w:eastAsia="微軟正黑體" w:hAnsi="Century Gothic" w:hint="eastAsia"/>
                <w:sz w:val="22"/>
              </w:rPr>
              <w:t>一</w:t>
            </w:r>
            <w:proofErr w:type="gramEnd"/>
            <w:r w:rsidRPr="000A53C0">
              <w:rPr>
                <w:rFonts w:ascii="Century Gothic" w:eastAsia="微軟正黑體" w:hAnsi="Century Gothic" w:hint="eastAsia"/>
                <w:sz w:val="22"/>
              </w:rPr>
              <w:t>卡通之扣款為</w:t>
            </w:r>
            <w:proofErr w:type="gramStart"/>
            <w:r w:rsidRPr="000A53C0">
              <w:rPr>
                <w:rFonts w:ascii="Century Gothic" w:eastAsia="微軟正黑體" w:hAnsi="Century Gothic" w:hint="eastAsia"/>
                <w:sz w:val="22"/>
              </w:rPr>
              <w:t>非線上</w:t>
            </w:r>
            <w:proofErr w:type="gramEnd"/>
            <w:r w:rsidRPr="000A53C0">
              <w:rPr>
                <w:rFonts w:ascii="Century Gothic" w:eastAsia="微軟正黑體" w:hAnsi="Century Gothic" w:hint="eastAsia"/>
                <w:sz w:val="22"/>
              </w:rPr>
              <w:t>即時交易，自掛失前</w:t>
            </w:r>
            <w:r w:rsidRPr="000A53C0">
              <w:rPr>
                <w:rFonts w:ascii="Century Gothic" w:eastAsia="微軟正黑體" w:hAnsi="Century Gothic" w:hint="eastAsia"/>
                <w:sz w:val="22"/>
              </w:rPr>
              <w:t>24</w:t>
            </w:r>
            <w:r w:rsidRPr="000A53C0">
              <w:rPr>
                <w:rFonts w:ascii="Century Gothic" w:eastAsia="微軟正黑體" w:hAnsi="Century Gothic" w:hint="eastAsia"/>
                <w:sz w:val="22"/>
              </w:rPr>
              <w:t>小時至完成掛失手續後三小時內被冒用所發生之損失，仍由持卡人自行負擔。</w:t>
            </w:r>
          </w:p>
          <w:p w14:paraId="23A36F56"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6.</w:t>
            </w:r>
            <w:r w:rsidRPr="000A53C0">
              <w:rPr>
                <w:rFonts w:ascii="Century Gothic" w:eastAsia="微軟正黑體" w:hAnsi="Century Gothic" w:hint="eastAsia"/>
                <w:sz w:val="22"/>
              </w:rPr>
              <w:t>掛失之卡片如已綁定虛擬手機信用卡</w:t>
            </w:r>
            <w:r w:rsidRPr="000A53C0">
              <w:rPr>
                <w:rFonts w:ascii="Century Gothic" w:eastAsia="微軟正黑體" w:hAnsi="Century Gothic" w:hint="eastAsia"/>
                <w:sz w:val="22"/>
              </w:rPr>
              <w:t>(</w:t>
            </w:r>
            <w:r w:rsidRPr="000A53C0">
              <w:rPr>
                <w:rFonts w:ascii="Century Gothic" w:eastAsia="微軟正黑體" w:hAnsi="Century Gothic" w:hint="eastAsia"/>
                <w:sz w:val="22"/>
              </w:rPr>
              <w:t>如</w:t>
            </w:r>
            <w:r w:rsidRPr="000A53C0">
              <w:rPr>
                <w:rFonts w:ascii="Century Gothic" w:eastAsia="微軟正黑體" w:hAnsi="Century Gothic" w:hint="eastAsia"/>
                <w:sz w:val="22"/>
              </w:rPr>
              <w:t>Apple Pay</w:t>
            </w:r>
            <w:r w:rsidRPr="000A53C0">
              <w:rPr>
                <w:rFonts w:ascii="Century Gothic" w:eastAsia="微軟正黑體" w:hAnsi="Century Gothic" w:hint="eastAsia"/>
                <w:sz w:val="22"/>
              </w:rPr>
              <w:t>、</w:t>
            </w:r>
            <w:r w:rsidRPr="000A53C0">
              <w:rPr>
                <w:rFonts w:ascii="Century Gothic" w:eastAsia="微軟正黑體" w:hAnsi="Century Gothic" w:hint="eastAsia"/>
                <w:sz w:val="22"/>
              </w:rPr>
              <w:t>HCE</w:t>
            </w:r>
            <w:r w:rsidRPr="000A53C0">
              <w:rPr>
                <w:rFonts w:ascii="Century Gothic" w:eastAsia="微軟正黑體" w:hAnsi="Century Gothic" w:hint="eastAsia"/>
                <w:sz w:val="22"/>
              </w:rPr>
              <w:t>或其他行動支付等</w:t>
            </w:r>
            <w:r w:rsidRPr="000A53C0">
              <w:rPr>
                <w:rFonts w:ascii="Century Gothic" w:eastAsia="微軟正黑體" w:hAnsi="Century Gothic" w:hint="eastAsia"/>
                <w:sz w:val="22"/>
              </w:rPr>
              <w:t>)</w:t>
            </w:r>
            <w:r w:rsidRPr="000A53C0">
              <w:rPr>
                <w:rFonts w:ascii="Century Gothic" w:eastAsia="微軟正黑體" w:hAnsi="Century Gothic" w:hint="eastAsia"/>
                <w:sz w:val="22"/>
              </w:rPr>
              <w:t>，一經掛失完成虛擬手機信用卡亦將無法使用。</w:t>
            </w:r>
          </w:p>
          <w:p w14:paraId="4FF2EC7E" w14:textId="77777777" w:rsidR="00736F96" w:rsidRPr="000A53C0" w:rsidRDefault="00736F96" w:rsidP="00CD4A17">
            <w:pPr>
              <w:spacing w:line="0" w:lineRule="atLeast"/>
              <w:ind w:leftChars="200" w:left="480"/>
              <w:rPr>
                <w:rFonts w:ascii="Century Gothic" w:eastAsia="微軟正黑體" w:hAnsi="Century Gothic"/>
                <w:sz w:val="22"/>
              </w:rPr>
            </w:pPr>
            <w:r w:rsidRPr="000A53C0">
              <w:rPr>
                <w:rFonts w:ascii="Century Gothic" w:eastAsia="微軟正黑體" w:hAnsi="Century Gothic" w:hint="eastAsia"/>
                <w:sz w:val="22"/>
              </w:rPr>
              <w:t>7.</w:t>
            </w:r>
            <w:r w:rsidRPr="000A53C0">
              <w:rPr>
                <w:rFonts w:ascii="Century Gothic" w:eastAsia="微軟正黑體" w:hAnsi="Century Gothic" w:hint="eastAsia"/>
                <w:sz w:val="22"/>
              </w:rPr>
              <w:t>信用卡經掛失生效後，如持卡人未申請補發新卡且於本行名下已無其他持有之信用卡時，其紅利點數、卡片優惠及相關之會員權益，皆一併取消。</w:t>
            </w:r>
          </w:p>
          <w:p w14:paraId="7D299C6E" w14:textId="3D80A9B3" w:rsidR="00736F96" w:rsidRPr="00736F96" w:rsidRDefault="00736F96" w:rsidP="00A90D2C">
            <w:pPr>
              <w:pStyle w:val="af5"/>
              <w:spacing w:line="0" w:lineRule="atLeast"/>
              <w:ind w:leftChars="0"/>
            </w:pPr>
            <w:r w:rsidRPr="000A53C0">
              <w:rPr>
                <w:rFonts w:ascii="Century Gothic" w:eastAsia="微軟正黑體" w:hAnsi="Century Gothic" w:hint="eastAsia"/>
                <w:sz w:val="22"/>
              </w:rPr>
              <w:t>8.</w:t>
            </w:r>
            <w:r w:rsidRPr="000A53C0">
              <w:rPr>
                <w:rFonts w:ascii="Century Gothic" w:eastAsia="微軟正黑體" w:hAnsi="Century Gothic" w:hint="eastAsia"/>
                <w:sz w:val="22"/>
              </w:rPr>
              <w:t>如欲申請補發新卡，請電洽本行</w:t>
            </w:r>
            <w:r w:rsidRPr="000A53C0">
              <w:rPr>
                <w:rFonts w:ascii="Century Gothic" w:eastAsia="微軟正黑體" w:hAnsi="Century Gothic" w:hint="eastAsia"/>
                <w:sz w:val="22"/>
              </w:rPr>
              <w:t>24</w:t>
            </w:r>
            <w:r w:rsidRPr="000A53C0">
              <w:rPr>
                <w:rFonts w:ascii="Century Gothic" w:eastAsia="微軟正黑體" w:hAnsi="Century Gothic" w:hint="eastAsia"/>
                <w:sz w:val="22"/>
              </w:rPr>
              <w:t>小時客服專線</w:t>
            </w:r>
            <w:r w:rsidRPr="000A53C0">
              <w:rPr>
                <w:rFonts w:ascii="Century Gothic" w:eastAsia="微軟正黑體" w:hAnsi="Century Gothic" w:hint="eastAsia"/>
                <w:sz w:val="22"/>
              </w:rPr>
              <w:t>02-25287776</w:t>
            </w:r>
            <w:r w:rsidRPr="000A53C0">
              <w:rPr>
                <w:rFonts w:ascii="Century Gothic" w:eastAsia="微軟正黑體" w:hAnsi="Century Gothic" w:hint="eastAsia"/>
                <w:sz w:val="22"/>
              </w:rPr>
              <w:t>辦理，</w:t>
            </w:r>
            <w:proofErr w:type="gramStart"/>
            <w:r w:rsidRPr="000A53C0">
              <w:rPr>
                <w:rFonts w:ascii="Century Gothic" w:eastAsia="微軟正黑體" w:hAnsi="Century Gothic" w:hint="eastAsia"/>
                <w:sz w:val="22"/>
              </w:rPr>
              <w:t>惟附卡</w:t>
            </w:r>
            <w:proofErr w:type="gramEnd"/>
            <w:r w:rsidRPr="000A53C0">
              <w:rPr>
                <w:rFonts w:ascii="Century Gothic" w:eastAsia="微軟正黑體" w:hAnsi="Century Gothic" w:hint="eastAsia"/>
                <w:sz w:val="22"/>
              </w:rPr>
              <w:t>之申請補發，須</w:t>
            </w:r>
            <w:proofErr w:type="gramStart"/>
            <w:r w:rsidRPr="000A53C0">
              <w:rPr>
                <w:rFonts w:ascii="Century Gothic" w:eastAsia="微軟正黑體" w:hAnsi="Century Gothic" w:hint="eastAsia"/>
                <w:sz w:val="22"/>
              </w:rPr>
              <w:t>由主卡人</w:t>
            </w:r>
            <w:proofErr w:type="gramEnd"/>
            <w:r w:rsidRPr="000A53C0">
              <w:rPr>
                <w:rFonts w:ascii="Century Gothic" w:eastAsia="微軟正黑體" w:hAnsi="Century Gothic" w:hint="eastAsia"/>
                <w:sz w:val="22"/>
              </w:rPr>
              <w:t>來電辦理。另為維護您的權益，您可透過網路銀行的</w:t>
            </w:r>
            <w:proofErr w:type="gramStart"/>
            <w:r w:rsidRPr="000A53C0">
              <w:rPr>
                <w:rFonts w:ascii="Century Gothic" w:eastAsia="微軟正黑體" w:hAnsi="Century Gothic" w:hint="eastAsia"/>
                <w:sz w:val="22"/>
              </w:rPr>
              <w:t>帳單</w:t>
            </w:r>
            <w:proofErr w:type="gramEnd"/>
            <w:r w:rsidRPr="000A53C0">
              <w:rPr>
                <w:rFonts w:ascii="Century Gothic" w:eastAsia="微軟正黑體" w:hAnsi="Century Gothic" w:hint="eastAsia"/>
                <w:sz w:val="22"/>
              </w:rPr>
              <w:t>/</w:t>
            </w:r>
            <w:r w:rsidRPr="000A53C0">
              <w:rPr>
                <w:rFonts w:ascii="Century Gothic" w:eastAsia="微軟正黑體" w:hAnsi="Century Gothic" w:hint="eastAsia"/>
                <w:sz w:val="22"/>
              </w:rPr>
              <w:t>查詢功能，確認您的消費紀錄</w:t>
            </w:r>
            <w:r w:rsidRPr="000A53C0">
              <w:rPr>
                <w:rFonts w:ascii="Century Gothic" w:eastAsia="微軟正黑體" w:hAnsi="Century Gothic" w:hint="eastAsia"/>
                <w:sz w:val="22"/>
              </w:rPr>
              <w:t>(</w:t>
            </w:r>
            <w:r w:rsidRPr="000A53C0">
              <w:rPr>
                <w:rFonts w:ascii="Century Gothic" w:eastAsia="微軟正黑體" w:hAnsi="Century Gothic" w:hint="eastAsia"/>
                <w:sz w:val="22"/>
              </w:rPr>
              <w:t>功能選項：信用卡</w:t>
            </w:r>
            <w:r w:rsidRPr="000A53C0">
              <w:rPr>
                <w:rFonts w:ascii="Century Gothic" w:eastAsia="微軟正黑體" w:hAnsi="Century Gothic" w:hint="eastAsia"/>
                <w:sz w:val="22"/>
              </w:rPr>
              <w:t>&gt;</w:t>
            </w:r>
            <w:proofErr w:type="gramStart"/>
            <w:r w:rsidRPr="000A53C0">
              <w:rPr>
                <w:rFonts w:ascii="Century Gothic" w:eastAsia="微軟正黑體" w:hAnsi="Century Gothic" w:hint="eastAsia"/>
                <w:sz w:val="22"/>
              </w:rPr>
              <w:t>帳單</w:t>
            </w:r>
            <w:proofErr w:type="gramEnd"/>
            <w:r w:rsidRPr="000A53C0">
              <w:rPr>
                <w:rFonts w:ascii="Century Gothic" w:eastAsia="微軟正黑體" w:hAnsi="Century Gothic" w:hint="eastAsia"/>
                <w:sz w:val="22"/>
              </w:rPr>
              <w:t>/</w:t>
            </w:r>
            <w:r w:rsidRPr="000A53C0">
              <w:rPr>
                <w:rFonts w:ascii="Century Gothic" w:eastAsia="微軟正黑體" w:hAnsi="Century Gothic" w:hint="eastAsia"/>
                <w:sz w:val="22"/>
              </w:rPr>
              <w:t>查詢</w:t>
            </w:r>
            <w:r w:rsidRPr="000A53C0">
              <w:rPr>
                <w:rFonts w:ascii="Century Gothic" w:eastAsia="微軟正黑體" w:hAnsi="Century Gothic" w:hint="eastAsia"/>
                <w:sz w:val="22"/>
              </w:rPr>
              <w:t>&gt;</w:t>
            </w:r>
            <w:r w:rsidRPr="000A53C0">
              <w:rPr>
                <w:rFonts w:ascii="Century Gothic" w:eastAsia="微軟正黑體" w:hAnsi="Century Gothic" w:hint="eastAsia"/>
                <w:sz w:val="22"/>
              </w:rPr>
              <w:t>近期</w:t>
            </w:r>
            <w:proofErr w:type="gramStart"/>
            <w:r w:rsidRPr="000A53C0">
              <w:rPr>
                <w:rFonts w:ascii="Century Gothic" w:eastAsia="微軟正黑體" w:hAnsi="Century Gothic" w:hint="eastAsia"/>
                <w:sz w:val="22"/>
              </w:rPr>
              <w:t>帳單</w:t>
            </w:r>
            <w:proofErr w:type="gramEnd"/>
            <w:r w:rsidRPr="000A53C0">
              <w:rPr>
                <w:rFonts w:ascii="Century Gothic" w:eastAsia="微軟正黑體" w:hAnsi="Century Gothic" w:hint="eastAsia"/>
                <w:sz w:val="22"/>
              </w:rPr>
              <w:t>或未出</w:t>
            </w:r>
            <w:proofErr w:type="gramStart"/>
            <w:r w:rsidRPr="000A53C0">
              <w:rPr>
                <w:rFonts w:ascii="Century Gothic" w:eastAsia="微軟正黑體" w:hAnsi="Century Gothic" w:hint="eastAsia"/>
                <w:sz w:val="22"/>
              </w:rPr>
              <w:t>帳單</w:t>
            </w:r>
            <w:proofErr w:type="gramEnd"/>
            <w:r w:rsidRPr="000A53C0">
              <w:rPr>
                <w:rFonts w:ascii="Century Gothic" w:eastAsia="微軟正黑體" w:hAnsi="Century Gothic" w:hint="eastAsia"/>
                <w:sz w:val="22"/>
              </w:rPr>
              <w:t>明細</w:t>
            </w:r>
            <w:r w:rsidRPr="000A53C0">
              <w:rPr>
                <w:rFonts w:ascii="Century Gothic" w:eastAsia="微軟正黑體" w:hAnsi="Century Gothic" w:hint="eastAsia"/>
                <w:sz w:val="22"/>
              </w:rPr>
              <w:t>)</w:t>
            </w:r>
            <w:r w:rsidRPr="000A53C0">
              <w:rPr>
                <w:rFonts w:ascii="Century Gothic" w:eastAsia="微軟正黑體" w:hAnsi="Century Gothic" w:hint="eastAsia"/>
                <w:sz w:val="22"/>
              </w:rPr>
              <w:t>。如對消費內容有任何疑義，請您來電本行客服專線</w:t>
            </w:r>
            <w:r w:rsidRPr="000A53C0">
              <w:rPr>
                <w:rFonts w:ascii="Century Gothic" w:eastAsia="微軟正黑體" w:hAnsi="Century Gothic" w:hint="eastAsia"/>
                <w:sz w:val="22"/>
              </w:rPr>
              <w:t>02-25287776</w:t>
            </w:r>
            <w:r w:rsidRPr="000A53C0">
              <w:rPr>
                <w:rFonts w:ascii="Century Gothic" w:eastAsia="微軟正黑體" w:hAnsi="Century Gothic" w:hint="eastAsia"/>
                <w:sz w:val="22"/>
              </w:rPr>
              <w:t>，由客服人員協助您作進一步之確認。以上如有不便來電之情形，亦可攜帶身分證至就近分行，由人員協助您連</w:t>
            </w:r>
            <w:proofErr w:type="gramStart"/>
            <w:r w:rsidRPr="000A53C0">
              <w:rPr>
                <w:rFonts w:ascii="Century Gothic" w:eastAsia="微軟正黑體" w:hAnsi="Century Gothic" w:hint="eastAsia"/>
                <w:sz w:val="22"/>
              </w:rPr>
              <w:t>繫</w:t>
            </w:r>
            <w:proofErr w:type="gramEnd"/>
            <w:r w:rsidRPr="000A53C0">
              <w:rPr>
                <w:rFonts w:ascii="Century Gothic" w:eastAsia="微軟正黑體" w:hAnsi="Century Gothic" w:hint="eastAsia"/>
                <w:sz w:val="22"/>
              </w:rPr>
              <w:t>處理。</w:t>
            </w:r>
          </w:p>
        </w:tc>
      </w:tr>
      <w:tr w:rsidR="00736F96" w:rsidRPr="000C3000" w14:paraId="0B29D18C" w14:textId="77777777" w:rsidTr="00526DBE">
        <w:trPr>
          <w:trHeight w:val="227"/>
        </w:trPr>
        <w:tc>
          <w:tcPr>
            <w:tcW w:w="2710" w:type="dxa"/>
            <w:vMerge/>
            <w:tcBorders>
              <w:left w:val="single" w:sz="4" w:space="0" w:color="auto"/>
              <w:right w:val="single" w:sz="4" w:space="0" w:color="auto"/>
            </w:tcBorders>
          </w:tcPr>
          <w:p w14:paraId="64053850" w14:textId="77777777" w:rsidR="00736F96" w:rsidRDefault="00736F96" w:rsidP="00CD4A17">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74E4E39" w14:textId="34708C3A" w:rsidR="00736F96" w:rsidRDefault="00736F96" w:rsidP="00CD4A17">
            <w:pPr>
              <w:spacing w:line="0" w:lineRule="atLeast"/>
              <w:rPr>
                <w:rFonts w:ascii="Century Gothic" w:eastAsia="微軟正黑體" w:hAnsi="Century Gothic"/>
                <w:sz w:val="22"/>
              </w:rPr>
            </w:pPr>
            <w:r>
              <w:rPr>
                <w:rFonts w:ascii="Century Gothic" w:eastAsia="微軟正黑體" w:hAnsi="Century Gothic" w:hint="eastAsia"/>
                <w:sz w:val="22"/>
              </w:rPr>
              <w:t>同意</w:t>
            </w:r>
          </w:p>
        </w:tc>
        <w:tc>
          <w:tcPr>
            <w:tcW w:w="6345" w:type="dxa"/>
            <w:tcBorders>
              <w:top w:val="single" w:sz="4" w:space="0" w:color="auto"/>
              <w:left w:val="single" w:sz="4" w:space="0" w:color="auto"/>
              <w:bottom w:val="single" w:sz="4" w:space="0" w:color="auto"/>
              <w:right w:val="single" w:sz="4" w:space="0" w:color="auto"/>
            </w:tcBorders>
          </w:tcPr>
          <w:p w14:paraId="54EE1D5C" w14:textId="2BBAA065" w:rsidR="00736F96" w:rsidRDefault="00736F96" w:rsidP="00531BCA">
            <w:pPr>
              <w:pStyle w:val="af5"/>
              <w:numPr>
                <w:ilvl w:val="0"/>
                <w:numId w:val="15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顯示文字：</w:t>
            </w:r>
            <w:r w:rsidRPr="00A90D2C">
              <w:rPr>
                <w:rFonts w:ascii="Century Gothic" w:eastAsia="微軟正黑體" w:hAnsi="Century Gothic" w:hint="eastAsia"/>
                <w:sz w:val="22"/>
              </w:rPr>
              <w:t>本人已詳閱永豐商業銀行信用卡掛失注意事項並充分了解且同</w:t>
            </w:r>
            <w:ins w:id="62" w:author="謝昀蓁-數位支付部-永豐銀行" w:date="2022-03-30T13:28:00Z">
              <w:r w:rsidR="00BE660D">
                <w:rPr>
                  <w:rFonts w:ascii="Century Gothic" w:eastAsia="微軟正黑體" w:hAnsi="Century Gothic" w:hint="eastAsia"/>
                  <w:sz w:val="22"/>
                </w:rPr>
                <w:t>意</w:t>
              </w:r>
            </w:ins>
            <w:r w:rsidRPr="00A90D2C">
              <w:rPr>
                <w:rFonts w:ascii="Century Gothic" w:eastAsia="微軟正黑體" w:hAnsi="Century Gothic" w:hint="eastAsia"/>
                <w:sz w:val="22"/>
              </w:rPr>
              <w:t>遵守全部內容。</w:t>
            </w:r>
          </w:p>
          <w:p w14:paraId="460F76C4" w14:textId="77777777" w:rsidR="00736F96" w:rsidRDefault="00736F96" w:rsidP="00531BCA">
            <w:pPr>
              <w:pStyle w:val="af5"/>
              <w:numPr>
                <w:ilvl w:val="0"/>
                <w:numId w:val="150"/>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勾選</w:t>
            </w:r>
            <w:r w:rsidRPr="00A90D2C">
              <w:rPr>
                <w:rFonts w:ascii="Century Gothic" w:eastAsia="微軟正黑體" w:hAnsi="Century Gothic"/>
                <w:sz w:val="22"/>
              </w:rPr>
              <w:t>(</w:t>
            </w:r>
            <w:proofErr w:type="spellStart"/>
            <w:r w:rsidRPr="00A90D2C">
              <w:rPr>
                <w:rFonts w:ascii="Century Gothic" w:eastAsia="微軟正黑體" w:hAnsi="Century Gothic"/>
                <w:sz w:val="22"/>
              </w:rPr>
              <w:t>btn</w:t>
            </w:r>
            <w:proofErr w:type="spellEnd"/>
            <w:r w:rsidRPr="00A90D2C">
              <w:rPr>
                <w:rFonts w:ascii="Century Gothic" w:eastAsia="微軟正黑體" w:hAnsi="Century Gothic"/>
                <w:sz w:val="22"/>
              </w:rPr>
              <w:t>)</w:t>
            </w:r>
            <w:r w:rsidRPr="00A90D2C">
              <w:rPr>
                <w:rFonts w:ascii="Century Gothic" w:eastAsia="微軟正黑體" w:hAnsi="Century Gothic" w:hint="eastAsia"/>
                <w:sz w:val="22"/>
              </w:rPr>
              <w:t>：點</w:t>
            </w:r>
            <w:proofErr w:type="gramStart"/>
            <w:r w:rsidRPr="00A90D2C">
              <w:rPr>
                <w:rFonts w:ascii="Century Gothic" w:eastAsia="微軟正黑體" w:hAnsi="Century Gothic" w:hint="eastAsia"/>
                <w:sz w:val="22"/>
              </w:rPr>
              <w:t>擊即勾</w:t>
            </w:r>
            <w:proofErr w:type="gramEnd"/>
            <w:r w:rsidRPr="00A90D2C">
              <w:rPr>
                <w:rFonts w:ascii="Century Gothic" w:eastAsia="微軟正黑體" w:hAnsi="Century Gothic" w:hint="eastAsia"/>
                <w:sz w:val="22"/>
              </w:rPr>
              <w:t>選同意</w:t>
            </w:r>
          </w:p>
          <w:p w14:paraId="521BAF88" w14:textId="4A0AA9E3" w:rsidR="002572AD" w:rsidRPr="00A90D2C" w:rsidRDefault="00BE660D" w:rsidP="00531BCA">
            <w:pPr>
              <w:pStyle w:val="af5"/>
              <w:numPr>
                <w:ilvl w:val="0"/>
                <w:numId w:val="150"/>
              </w:numPr>
              <w:spacing w:line="0" w:lineRule="atLeast"/>
              <w:ind w:leftChars="0"/>
              <w:rPr>
                <w:rFonts w:ascii="Century Gothic" w:eastAsia="微軟正黑體" w:hAnsi="Century Gothic"/>
                <w:sz w:val="22"/>
              </w:rPr>
            </w:pPr>
            <w:ins w:id="63" w:author="謝昀蓁-數位支付部-永豐銀行" w:date="2022-03-30T13:27:00Z">
              <w:r>
                <w:rPr>
                  <w:rFonts w:ascii="Century Gothic" w:eastAsia="微軟正黑體" w:hAnsi="Century Gothic" w:hint="eastAsia"/>
                  <w:sz w:val="22"/>
                </w:rPr>
                <w:t>記</w:t>
              </w:r>
            </w:ins>
            <w:del w:id="64" w:author="謝昀蓁-數位支付部-永豐銀行" w:date="2022-03-30T13:27:00Z">
              <w:r w:rsidR="002572AD" w:rsidDel="00BE660D">
                <w:rPr>
                  <w:rFonts w:ascii="Century Gothic" w:eastAsia="微軟正黑體" w:hAnsi="Century Gothic" w:hint="eastAsia"/>
                  <w:sz w:val="22"/>
                </w:rPr>
                <w:delText>紀</w:delText>
              </w:r>
            </w:del>
            <w:proofErr w:type="gramStart"/>
            <w:r w:rsidR="002572AD">
              <w:rPr>
                <w:rFonts w:ascii="Century Gothic" w:eastAsia="微軟正黑體" w:hAnsi="Century Gothic" w:hint="eastAsia"/>
                <w:sz w:val="22"/>
              </w:rPr>
              <w:t>錄勾選</w:t>
            </w:r>
            <w:proofErr w:type="gramEnd"/>
            <w:r w:rsidR="002572AD">
              <w:rPr>
                <w:rFonts w:ascii="Century Gothic" w:eastAsia="微軟正黑體" w:hAnsi="Century Gothic" w:hint="eastAsia"/>
                <w:sz w:val="22"/>
              </w:rPr>
              <w:t>時間</w:t>
            </w:r>
            <w:proofErr w:type="gramStart"/>
            <w:r w:rsidR="002572AD">
              <w:rPr>
                <w:rFonts w:ascii="Century Gothic" w:eastAsia="微軟正黑體" w:hAnsi="Century Gothic" w:hint="eastAsia"/>
                <w:sz w:val="22"/>
              </w:rPr>
              <w:t>及版號</w:t>
            </w:r>
            <w:proofErr w:type="gramEnd"/>
          </w:p>
        </w:tc>
      </w:tr>
      <w:tr w:rsidR="00736F96" w:rsidRPr="000C3000" w14:paraId="347CD72A" w14:textId="77777777" w:rsidTr="00526DBE">
        <w:trPr>
          <w:trHeight w:val="227"/>
        </w:trPr>
        <w:tc>
          <w:tcPr>
            <w:tcW w:w="2710" w:type="dxa"/>
            <w:vMerge/>
            <w:tcBorders>
              <w:left w:val="single" w:sz="4" w:space="0" w:color="auto"/>
              <w:right w:val="single" w:sz="4" w:space="0" w:color="auto"/>
            </w:tcBorders>
          </w:tcPr>
          <w:p w14:paraId="42C32DE4" w14:textId="77777777" w:rsidR="00736F96" w:rsidRDefault="00736F96" w:rsidP="00CD4A17">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54C4556D" w14:textId="70B48AC2" w:rsidR="00736F96" w:rsidRDefault="00736F96" w:rsidP="00CD4A17">
            <w:pPr>
              <w:spacing w:line="0" w:lineRule="atLeast"/>
              <w:rPr>
                <w:rFonts w:ascii="Century Gothic" w:eastAsia="微軟正黑體" w:hAnsi="Century Gothic"/>
                <w:sz w:val="22"/>
              </w:rPr>
            </w:pPr>
            <w:r>
              <w:rPr>
                <w:rFonts w:ascii="Century Gothic" w:eastAsia="微軟正黑體" w:hAnsi="Century Gothic" w:hint="eastAsia"/>
                <w:sz w:val="22"/>
              </w:rPr>
              <w:t>下一步</w:t>
            </w:r>
            <w:r>
              <w:rPr>
                <w:rFonts w:ascii="Century Gothic" w:eastAsia="微軟正黑體" w:hAnsi="Century Gothic" w:hint="eastAsia"/>
                <w:sz w:val="22"/>
              </w:rPr>
              <w:t>(</w:t>
            </w:r>
            <w:r>
              <w:rPr>
                <w:rFonts w:ascii="Century Gothic" w:eastAsia="微軟正黑體" w:hAnsi="Century Gothic"/>
                <w:sz w:val="22"/>
              </w:rPr>
              <w:t>btn1)</w:t>
            </w:r>
          </w:p>
        </w:tc>
        <w:tc>
          <w:tcPr>
            <w:tcW w:w="6345" w:type="dxa"/>
            <w:tcBorders>
              <w:top w:val="single" w:sz="4" w:space="0" w:color="auto"/>
              <w:left w:val="single" w:sz="4" w:space="0" w:color="auto"/>
              <w:bottom w:val="single" w:sz="4" w:space="0" w:color="auto"/>
              <w:right w:val="single" w:sz="4" w:space="0" w:color="auto"/>
            </w:tcBorders>
          </w:tcPr>
          <w:p w14:paraId="1A2ED3BC" w14:textId="404E5093" w:rsidR="00736F96" w:rsidRPr="00A90D2C" w:rsidRDefault="00736F96" w:rsidP="00531BCA">
            <w:pPr>
              <w:pStyle w:val="af5"/>
              <w:numPr>
                <w:ilvl w:val="0"/>
                <w:numId w:val="151"/>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檢核：</w:t>
            </w:r>
            <w:proofErr w:type="gramStart"/>
            <w:r w:rsidRPr="00A90D2C">
              <w:rPr>
                <w:rFonts w:ascii="Century Gothic" w:eastAsia="微軟正黑體" w:hAnsi="Century Gothic" w:hint="eastAsia"/>
                <w:sz w:val="22"/>
              </w:rPr>
              <w:t>需勾選</w:t>
            </w:r>
            <w:proofErr w:type="gramEnd"/>
            <w:r w:rsidRPr="00A90D2C">
              <w:rPr>
                <w:rFonts w:ascii="Century Gothic" w:eastAsia="微軟正黑體" w:hAnsi="Century Gothic" w:hint="eastAsia"/>
                <w:sz w:val="22"/>
              </w:rPr>
              <w:t>同意，</w:t>
            </w:r>
            <w:proofErr w:type="gramStart"/>
            <w:r w:rsidRPr="00A90D2C">
              <w:rPr>
                <w:rFonts w:ascii="Century Gothic" w:eastAsia="微軟正黑體" w:hAnsi="Century Gothic" w:hint="eastAsia"/>
                <w:sz w:val="22"/>
              </w:rPr>
              <w:t>未勾選</w:t>
            </w:r>
            <w:proofErr w:type="gramEnd"/>
            <w:r w:rsidRPr="00A90D2C">
              <w:rPr>
                <w:rFonts w:ascii="Century Gothic" w:eastAsia="微軟正黑體" w:hAnsi="Century Gothic" w:hint="eastAsia"/>
                <w:sz w:val="22"/>
              </w:rPr>
              <w:t>按鍵反灰</w:t>
            </w:r>
          </w:p>
          <w:p w14:paraId="0B0E0906" w14:textId="7AABAD45" w:rsidR="00736F96" w:rsidRPr="00A90D2C" w:rsidRDefault="00736F96" w:rsidP="00531BCA">
            <w:pPr>
              <w:pStyle w:val="af5"/>
              <w:numPr>
                <w:ilvl w:val="0"/>
                <w:numId w:val="15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點擊：前往「</w:t>
            </w:r>
            <w:proofErr w:type="gramStart"/>
            <w:r w:rsidRPr="00F75043">
              <w:rPr>
                <w:rFonts w:ascii="Century Gothic" w:eastAsia="微軟正黑體" w:hAnsi="Century Gothic" w:hint="eastAsia"/>
                <w:sz w:val="22"/>
              </w:rPr>
              <w:t>線上掛失</w:t>
            </w:r>
            <w:proofErr w:type="gramEnd"/>
            <w:r w:rsidRPr="00F75043">
              <w:rPr>
                <w:rFonts w:ascii="Century Gothic" w:eastAsia="微軟正黑體" w:hAnsi="Century Gothic" w:hint="eastAsia"/>
                <w:sz w:val="22"/>
              </w:rPr>
              <w:t>Step2</w:t>
            </w:r>
            <w:r>
              <w:rPr>
                <w:rFonts w:ascii="Century Gothic" w:eastAsia="微軟正黑體" w:hAnsi="Century Gothic" w:hint="eastAsia"/>
                <w:sz w:val="22"/>
              </w:rPr>
              <w:t>」</w:t>
            </w:r>
          </w:p>
        </w:tc>
      </w:tr>
      <w:tr w:rsidR="00736F96" w:rsidRPr="000C3000" w14:paraId="1AC4BCE1" w14:textId="77777777" w:rsidTr="00526DBE">
        <w:trPr>
          <w:trHeight w:val="227"/>
        </w:trPr>
        <w:tc>
          <w:tcPr>
            <w:tcW w:w="2710" w:type="dxa"/>
            <w:vMerge/>
            <w:tcBorders>
              <w:left w:val="single" w:sz="4" w:space="0" w:color="auto"/>
              <w:bottom w:val="single" w:sz="4" w:space="0" w:color="auto"/>
              <w:right w:val="single" w:sz="4" w:space="0" w:color="auto"/>
            </w:tcBorders>
          </w:tcPr>
          <w:p w14:paraId="0A078CF5" w14:textId="77777777" w:rsidR="00736F96" w:rsidRDefault="00736F96" w:rsidP="00CD4A17">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5EB753E4" w14:textId="4463B47B" w:rsidR="00736F96" w:rsidRDefault="00736F96" w:rsidP="00CD4A17">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r>
              <w:rPr>
                <w:rFonts w:ascii="Century Gothic" w:eastAsia="微軟正黑體" w:hAnsi="Century Gothic"/>
                <w:sz w:val="22"/>
              </w:rPr>
              <w:t>btn2</w:t>
            </w:r>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3A1A3735" w14:textId="605C3352" w:rsidR="00736F96" w:rsidRPr="00A90D2C" w:rsidRDefault="00736F96" w:rsidP="00531BCA">
            <w:pPr>
              <w:pStyle w:val="af5"/>
              <w:numPr>
                <w:ilvl w:val="0"/>
                <w:numId w:val="152"/>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點擊：返回信用卡頁</w:t>
            </w:r>
            <w:r w:rsidRPr="00A90D2C">
              <w:rPr>
                <w:rFonts w:ascii="Century Gothic" w:eastAsia="微軟正黑體" w:hAnsi="Century Gothic"/>
                <w:sz w:val="22"/>
              </w:rPr>
              <w:t>_</w:t>
            </w:r>
            <w:r w:rsidRPr="00A90D2C">
              <w:rPr>
                <w:rFonts w:ascii="Century Gothic" w:eastAsia="微軟正黑體" w:hAnsi="Century Gothic" w:hint="eastAsia"/>
                <w:sz w:val="22"/>
              </w:rPr>
              <w:t>原卡片頁面</w:t>
            </w:r>
          </w:p>
        </w:tc>
      </w:tr>
      <w:tr w:rsidR="000C3000" w:rsidRPr="000C3000" w14:paraId="269B80EA" w14:textId="77777777" w:rsidTr="00454EBE">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E842E7" w14:textId="568F3CDC" w:rsidR="000C3000" w:rsidRPr="000C3000" w:rsidRDefault="005D674A" w:rsidP="00454E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000C3000" w:rsidRPr="000C3000">
              <w:rPr>
                <w:rFonts w:ascii="Century Gothic" w:eastAsia="微軟正黑體" w:hAnsi="Century Gothic"/>
                <w:sz w:val="22"/>
              </w:rPr>
              <w:t>Step</w:t>
            </w:r>
            <w:r w:rsidR="004A45A7">
              <w:rPr>
                <w:rFonts w:ascii="Century Gothic" w:eastAsia="微軟正黑體" w:hAnsi="Century Gothic"/>
                <w:sz w:val="22"/>
              </w:rPr>
              <w:t>2</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5B7401"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7E2D44" w14:textId="77777777" w:rsidR="000C3000" w:rsidRPr="000C3000" w:rsidRDefault="000C3000" w:rsidP="00454EBE">
            <w:pPr>
              <w:spacing w:line="0" w:lineRule="atLeast"/>
              <w:jc w:val="center"/>
              <w:rPr>
                <w:rFonts w:ascii="Century Gothic" w:eastAsia="微軟正黑體" w:hAnsi="Century Gothic"/>
                <w:sz w:val="22"/>
              </w:rPr>
            </w:pPr>
            <w:r w:rsidRPr="000C3000">
              <w:rPr>
                <w:rFonts w:ascii="Century Gothic" w:eastAsia="微軟正黑體" w:hAnsi="Century Gothic" w:hint="eastAsia"/>
                <w:sz w:val="22"/>
              </w:rPr>
              <w:t>說明</w:t>
            </w:r>
          </w:p>
        </w:tc>
      </w:tr>
      <w:tr w:rsidR="003F6D40" w:rsidRPr="000C3000" w14:paraId="0F027B63" w14:textId="77777777" w:rsidTr="003F6D40">
        <w:trPr>
          <w:trHeight w:val="227"/>
        </w:trPr>
        <w:tc>
          <w:tcPr>
            <w:tcW w:w="2710" w:type="dxa"/>
            <w:vMerge w:val="restart"/>
            <w:tcBorders>
              <w:top w:val="single" w:sz="4" w:space="0" w:color="auto"/>
              <w:left w:val="single" w:sz="4" w:space="0" w:color="auto"/>
              <w:right w:val="single" w:sz="4" w:space="0" w:color="auto"/>
            </w:tcBorders>
          </w:tcPr>
          <w:p w14:paraId="765CDA79" w14:textId="4B4EF129" w:rsidR="003F6D40" w:rsidRDefault="00C93C1D" w:rsidP="005D674A">
            <w:pPr>
              <w:spacing w:line="0" w:lineRule="atLeast"/>
              <w:jc w:val="center"/>
              <w:rPr>
                <w:noProof/>
              </w:rPr>
            </w:pPr>
            <w:r>
              <w:rPr>
                <w:noProof/>
              </w:rPr>
              <w:drawing>
                <wp:inline distT="0" distB="0" distL="0" distR="0" wp14:anchorId="641E559B" wp14:editId="7AC71883">
                  <wp:extent cx="1583690" cy="387477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3690" cy="3874770"/>
                          </a:xfrm>
                          <a:prstGeom prst="rect">
                            <a:avLst/>
                          </a:prstGeom>
                        </pic:spPr>
                      </pic:pic>
                    </a:graphicData>
                  </a:graphic>
                </wp:inline>
              </w:drawing>
            </w:r>
          </w:p>
          <w:p w14:paraId="36AD6A8C" w14:textId="2230D1A1" w:rsidR="000A53C0" w:rsidRPr="000C3000" w:rsidRDefault="000A53C0" w:rsidP="005D674A">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5DD5906" w14:textId="6B2B7459" w:rsidR="003F6D40" w:rsidRPr="000C3000" w:rsidRDefault="00736F96" w:rsidP="005D674A">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45" w:type="dxa"/>
            <w:tcBorders>
              <w:top w:val="single" w:sz="4" w:space="0" w:color="auto"/>
              <w:left w:val="single" w:sz="4" w:space="0" w:color="auto"/>
              <w:bottom w:val="single" w:sz="4" w:space="0" w:color="auto"/>
              <w:right w:val="single" w:sz="4" w:space="0" w:color="auto"/>
            </w:tcBorders>
          </w:tcPr>
          <w:p w14:paraId="2FE35561" w14:textId="0B6A3AE8" w:rsidR="000A53C0" w:rsidRDefault="00736F96" w:rsidP="00531BCA">
            <w:pPr>
              <w:pStyle w:val="af5"/>
              <w:numPr>
                <w:ilvl w:val="0"/>
                <w:numId w:val="10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000A53C0">
              <w:rPr>
                <w:rFonts w:ascii="Century Gothic" w:eastAsia="微軟正黑體" w:hAnsi="Century Gothic" w:hint="eastAsia"/>
                <w:sz w:val="22"/>
              </w:rPr>
              <w:t>：掛失卡片資料</w:t>
            </w:r>
          </w:p>
          <w:p w14:paraId="12B39908" w14:textId="5DC902B7" w:rsidR="003F6D40" w:rsidRPr="005D674A" w:rsidRDefault="003F6D40" w:rsidP="00A90D2C"/>
        </w:tc>
      </w:tr>
      <w:tr w:rsidR="00736F96" w:rsidRPr="000C3000" w14:paraId="079833ED" w14:textId="77777777" w:rsidTr="003F6D40">
        <w:trPr>
          <w:trHeight w:val="227"/>
        </w:trPr>
        <w:tc>
          <w:tcPr>
            <w:tcW w:w="2710" w:type="dxa"/>
            <w:vMerge/>
            <w:tcBorders>
              <w:top w:val="single" w:sz="4" w:space="0" w:color="auto"/>
              <w:left w:val="single" w:sz="4" w:space="0" w:color="auto"/>
              <w:right w:val="single" w:sz="4" w:space="0" w:color="auto"/>
            </w:tcBorders>
          </w:tcPr>
          <w:p w14:paraId="03CF3F04" w14:textId="77777777" w:rsidR="00736F96" w:rsidRDefault="00736F96" w:rsidP="005D674A">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40B1200B" w14:textId="44357B4B" w:rsidR="00736F96" w:rsidRDefault="00736F96" w:rsidP="005D674A">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tcPr>
          <w:p w14:paraId="14A2303B" w14:textId="73228C92" w:rsidR="00736F96" w:rsidRPr="00C210D4" w:rsidRDefault="00736F96" w:rsidP="00531BCA">
            <w:pPr>
              <w:pStyle w:val="af5"/>
              <w:numPr>
                <w:ilvl w:val="0"/>
                <w:numId w:val="153"/>
              </w:numPr>
              <w:spacing w:line="0" w:lineRule="atLeast"/>
              <w:ind w:leftChars="0"/>
              <w:rPr>
                <w:rFonts w:ascii="Century Gothic" w:eastAsia="微軟正黑體" w:hAnsi="Century Gothic"/>
                <w:sz w:val="22"/>
              </w:rPr>
            </w:pPr>
            <w:r>
              <w:rPr>
                <w:rFonts w:ascii="Century Gothic" w:eastAsia="微軟正黑體" w:hAnsi="Century Gothic" w:hint="eastAsia"/>
                <w:sz w:val="22"/>
              </w:rPr>
              <w:t>卡片資訊</w:t>
            </w:r>
          </w:p>
          <w:p w14:paraId="2D211343" w14:textId="77777777" w:rsidR="00736F96" w:rsidRPr="00C210D4" w:rsidRDefault="00736F96" w:rsidP="00531BCA">
            <w:pPr>
              <w:pStyle w:val="af5"/>
              <w:numPr>
                <w:ilvl w:val="0"/>
                <w:numId w:val="146"/>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lastRenderedPageBreak/>
              <w:t>卡圖</w:t>
            </w:r>
          </w:p>
          <w:p w14:paraId="5E330147" w14:textId="5413830D" w:rsidR="00736F96" w:rsidRPr="00A90D2C" w:rsidRDefault="00736F96" w:rsidP="00531BCA">
            <w:pPr>
              <w:pStyle w:val="af5"/>
              <w:numPr>
                <w:ilvl w:val="0"/>
                <w:numId w:val="14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卡片名稱：</w:t>
            </w:r>
            <w:proofErr w:type="gramStart"/>
            <w:r w:rsidRPr="000722F2">
              <w:rPr>
                <w:rFonts w:ascii="Century Gothic" w:eastAsia="微軟正黑體" w:hAnsi="Century Gothic" w:hint="eastAsia"/>
                <w:sz w:val="22"/>
              </w:rPr>
              <w:t>卡名需</w:t>
            </w:r>
            <w:proofErr w:type="gramEnd"/>
            <w:r w:rsidRPr="000722F2">
              <w:rPr>
                <w:rFonts w:ascii="Century Gothic" w:eastAsia="微軟正黑體" w:hAnsi="Century Gothic" w:hint="eastAsia"/>
                <w:sz w:val="22"/>
              </w:rPr>
              <w:t>完整顯示，最多</w:t>
            </w:r>
            <w:r w:rsidRPr="000722F2">
              <w:rPr>
                <w:rFonts w:ascii="Century Gothic" w:eastAsia="微軟正黑體" w:hAnsi="Century Gothic"/>
                <w:sz w:val="22"/>
              </w:rPr>
              <w:t>20</w:t>
            </w:r>
            <w:r w:rsidRPr="000722F2">
              <w:rPr>
                <w:rFonts w:ascii="Century Gothic" w:eastAsia="微軟正黑體" w:hAnsi="Century Gothic" w:hint="eastAsia"/>
                <w:sz w:val="22"/>
              </w:rPr>
              <w:t>字</w:t>
            </w:r>
          </w:p>
          <w:p w14:paraId="65C4FC0C" w14:textId="77777777" w:rsidR="00736F96" w:rsidRPr="00C210D4" w:rsidRDefault="00736F96" w:rsidP="00531BCA">
            <w:pPr>
              <w:pStyle w:val="af5"/>
              <w:numPr>
                <w:ilvl w:val="0"/>
                <w:numId w:val="153"/>
              </w:numPr>
              <w:spacing w:line="0" w:lineRule="atLeast"/>
              <w:ind w:leftChars="0"/>
              <w:rPr>
                <w:rFonts w:ascii="Century Gothic" w:eastAsia="微軟正黑體" w:hAnsi="Century Gothic"/>
                <w:sz w:val="22"/>
              </w:rPr>
            </w:pPr>
            <w:r>
              <w:rPr>
                <w:rFonts w:ascii="Century Gothic" w:eastAsia="微軟正黑體" w:hAnsi="Century Gothic" w:hint="eastAsia"/>
                <w:sz w:val="22"/>
              </w:rPr>
              <w:t>正卡</w:t>
            </w:r>
          </w:p>
          <w:p w14:paraId="510650D8" w14:textId="780AFF09" w:rsidR="00736F96" w:rsidRPr="00972499" w:rsidRDefault="00736F96" w:rsidP="00531BCA">
            <w:pPr>
              <w:pStyle w:val="af5"/>
              <w:numPr>
                <w:ilvl w:val="0"/>
                <w:numId w:val="147"/>
              </w:numPr>
              <w:spacing w:line="0" w:lineRule="atLeast"/>
              <w:ind w:leftChars="0"/>
              <w:rPr>
                <w:rFonts w:ascii="Century Gothic" w:eastAsia="微軟正黑體" w:hAnsi="Century Gothic"/>
                <w:sz w:val="22"/>
              </w:rPr>
            </w:pPr>
            <w:r w:rsidRPr="00972499">
              <w:rPr>
                <w:rFonts w:ascii="Century Gothic" w:eastAsia="微軟正黑體" w:hAnsi="Century Gothic" w:hint="eastAsia"/>
                <w:sz w:val="22"/>
              </w:rPr>
              <w:t>信用卡號：</w:t>
            </w:r>
            <w:proofErr w:type="gramStart"/>
            <w:r w:rsidRPr="00972499">
              <w:rPr>
                <w:rFonts w:ascii="Century Gothic" w:eastAsia="微軟正黑體" w:hAnsi="Century Gothic" w:hint="eastAsia"/>
                <w:sz w:val="22"/>
              </w:rPr>
              <w:t>隱碼前</w:t>
            </w:r>
            <w:proofErr w:type="gramEnd"/>
            <w:r w:rsidRPr="00972499">
              <w:rPr>
                <w:rFonts w:ascii="Century Gothic" w:eastAsia="微軟正黑體" w:hAnsi="Century Gothic" w:hint="eastAsia"/>
                <w:sz w:val="22"/>
              </w:rPr>
              <w:t>6</w:t>
            </w:r>
            <w:r w:rsidRPr="00972499">
              <w:rPr>
                <w:rFonts w:ascii="Century Gothic" w:eastAsia="微軟正黑體" w:hAnsi="Century Gothic" w:hint="eastAsia"/>
                <w:sz w:val="22"/>
              </w:rPr>
              <w:t>後</w:t>
            </w:r>
            <w:r w:rsidRPr="00972499">
              <w:rPr>
                <w:rFonts w:ascii="Century Gothic" w:eastAsia="微軟正黑體" w:hAnsi="Century Gothic" w:hint="eastAsia"/>
                <w:sz w:val="22"/>
              </w:rPr>
              <w:t>4</w:t>
            </w:r>
            <w:r w:rsidR="00F17FC4" w:rsidRPr="00972499" w:rsidDel="00F17FC4">
              <w:rPr>
                <w:rFonts w:ascii="Century Gothic" w:eastAsia="微軟正黑體" w:hAnsi="Century Gothic" w:hint="eastAsia"/>
                <w:sz w:val="22"/>
              </w:rPr>
              <w:t xml:space="preserve"> </w:t>
            </w:r>
          </w:p>
          <w:p w14:paraId="7A584B4D" w14:textId="77777777" w:rsidR="00736F96" w:rsidRDefault="00736F96" w:rsidP="00531BCA">
            <w:pPr>
              <w:pStyle w:val="af5"/>
              <w:numPr>
                <w:ilvl w:val="0"/>
                <w:numId w:val="147"/>
              </w:numPr>
              <w:spacing w:line="0" w:lineRule="atLeast"/>
              <w:ind w:leftChars="0"/>
              <w:rPr>
                <w:rFonts w:ascii="Century Gothic" w:eastAsia="微軟正黑體" w:hAnsi="Century Gothic"/>
                <w:sz w:val="22"/>
              </w:rPr>
            </w:pPr>
            <w:r>
              <w:rPr>
                <w:rFonts w:ascii="Century Gothic" w:eastAsia="微軟正黑體" w:hAnsi="Century Gothic" w:hint="eastAsia"/>
                <w:sz w:val="22"/>
              </w:rPr>
              <w:t>持卡人</w:t>
            </w:r>
          </w:p>
          <w:p w14:paraId="284DCB33" w14:textId="77777777" w:rsidR="00736F96" w:rsidRDefault="00736F96" w:rsidP="00531BCA">
            <w:pPr>
              <w:pStyle w:val="af5"/>
              <w:numPr>
                <w:ilvl w:val="0"/>
                <w:numId w:val="147"/>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：點擊檢核如下</w:t>
            </w:r>
          </w:p>
          <w:tbl>
            <w:tblPr>
              <w:tblStyle w:val="aa"/>
              <w:tblW w:w="0" w:type="auto"/>
              <w:tblLayout w:type="fixed"/>
              <w:tblLook w:val="04A0" w:firstRow="1" w:lastRow="0" w:firstColumn="1" w:lastColumn="0" w:noHBand="0" w:noVBand="1"/>
            </w:tblPr>
            <w:tblGrid>
              <w:gridCol w:w="2917"/>
              <w:gridCol w:w="3258"/>
            </w:tblGrid>
            <w:tr w:rsidR="00736F96" w14:paraId="068D9ABD" w14:textId="77777777" w:rsidTr="00526DBE">
              <w:trPr>
                <w:trHeight w:val="397"/>
              </w:trPr>
              <w:tc>
                <w:tcPr>
                  <w:tcW w:w="2917" w:type="dxa"/>
                  <w:shd w:val="clear" w:color="auto" w:fill="D9D9D9" w:themeFill="background1" w:themeFillShade="D9"/>
                  <w:vAlign w:val="center"/>
                </w:tcPr>
                <w:p w14:paraId="4B7931AD"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3258" w:type="dxa"/>
                  <w:shd w:val="clear" w:color="auto" w:fill="D9D9D9" w:themeFill="background1" w:themeFillShade="D9"/>
                  <w:vAlign w:val="center"/>
                </w:tcPr>
                <w:p w14:paraId="0373A500"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選擇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r>
            <w:tr w:rsidR="00736F96" w14:paraId="3B3E07A0" w14:textId="77777777" w:rsidTr="00526DBE">
              <w:trPr>
                <w:trHeight w:val="397"/>
              </w:trPr>
              <w:tc>
                <w:tcPr>
                  <w:tcW w:w="2917" w:type="dxa"/>
                  <w:vAlign w:val="center"/>
                </w:tcPr>
                <w:p w14:paraId="0175FECF" w14:textId="77777777" w:rsidR="00736F96" w:rsidRDefault="00736F96" w:rsidP="00736F96">
                  <w:pPr>
                    <w:spacing w:line="0" w:lineRule="atLeast"/>
                    <w:jc w:val="both"/>
                    <w:rPr>
                      <w:rFonts w:ascii="Century Gothic" w:eastAsia="微軟正黑體" w:hAnsi="Century Gothic"/>
                      <w:sz w:val="22"/>
                    </w:rPr>
                  </w:pPr>
                  <w:proofErr w:type="gramStart"/>
                  <w:r>
                    <w:rPr>
                      <w:rFonts w:ascii="Century Gothic" w:eastAsia="微軟正黑體" w:hAnsi="Century Gothic" w:hint="eastAsia"/>
                      <w:sz w:val="22"/>
                    </w:rPr>
                    <w:t>無附卡</w:t>
                  </w:r>
                  <w:proofErr w:type="gramEnd"/>
                </w:p>
              </w:tc>
              <w:tc>
                <w:tcPr>
                  <w:tcW w:w="3258" w:type="dxa"/>
                  <w:vAlign w:val="center"/>
                </w:tcPr>
                <w:p w14:paraId="26BCFCE1" w14:textId="77777777" w:rsidR="00736F96" w:rsidRPr="00D04599" w:rsidRDefault="00736F96" w:rsidP="00736F96">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正卡勾選</w:t>
                  </w:r>
                  <w:proofErr w:type="gramEnd"/>
                  <w:r>
                    <w:rPr>
                      <w:rFonts w:ascii="Century Gothic" w:eastAsia="微軟正黑體" w:hAnsi="Century Gothic" w:hint="eastAsia"/>
                      <w:sz w:val="22"/>
                    </w:rPr>
                    <w:t>/</w:t>
                  </w:r>
                  <w:r>
                    <w:rPr>
                      <w:rFonts w:ascii="Century Gothic" w:eastAsia="微軟正黑體" w:hAnsi="Century Gothic" w:hint="eastAsia"/>
                      <w:sz w:val="22"/>
                    </w:rPr>
                    <w:t>取消勾選</w:t>
                  </w:r>
                </w:p>
              </w:tc>
            </w:tr>
            <w:tr w:rsidR="00736F96" w14:paraId="33BFCD8E" w14:textId="77777777" w:rsidTr="00526DBE">
              <w:trPr>
                <w:trHeight w:val="397"/>
              </w:trPr>
              <w:tc>
                <w:tcPr>
                  <w:tcW w:w="2917" w:type="dxa"/>
                  <w:vAlign w:val="center"/>
                </w:tcPr>
                <w:p w14:paraId="55B759D5"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有附卡</w:t>
                  </w:r>
                </w:p>
              </w:tc>
              <w:tc>
                <w:tcPr>
                  <w:tcW w:w="3258" w:type="dxa"/>
                  <w:vAlign w:val="center"/>
                </w:tcPr>
                <w:p w14:paraId="75FE144C" w14:textId="77777777" w:rsidR="00736F96" w:rsidRDefault="00736F96" w:rsidP="00736F96">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正附卡</w:t>
                  </w:r>
                  <w:proofErr w:type="gramEnd"/>
                  <w:r>
                    <w:rPr>
                      <w:rFonts w:ascii="Century Gothic" w:eastAsia="微軟正黑體" w:hAnsi="Century Gothic" w:hint="eastAsia"/>
                      <w:sz w:val="22"/>
                    </w:rPr>
                    <w:t>全部勾選</w:t>
                  </w:r>
                  <w:r>
                    <w:rPr>
                      <w:rFonts w:ascii="Century Gothic" w:eastAsia="微軟正黑體" w:hAnsi="Century Gothic" w:hint="eastAsia"/>
                      <w:sz w:val="22"/>
                    </w:rPr>
                    <w:t>/</w:t>
                  </w:r>
                  <w:r>
                    <w:rPr>
                      <w:rFonts w:ascii="Century Gothic" w:eastAsia="微軟正黑體" w:hAnsi="Century Gothic" w:hint="eastAsia"/>
                      <w:sz w:val="22"/>
                    </w:rPr>
                    <w:t>全部取消勾選</w:t>
                  </w:r>
                </w:p>
                <w:p w14:paraId="2F5D923C" w14:textId="29B4C545" w:rsidR="00736F96" w:rsidRPr="004F5A91" w:rsidRDefault="00736F96" w:rsidP="00736F96">
                  <w:pPr>
                    <w:spacing w:line="0" w:lineRule="atLeast"/>
                    <w:rPr>
                      <w:rFonts w:ascii="Century Gothic" w:eastAsia="微軟正黑體" w:hAnsi="Century Gothic"/>
                      <w:sz w:val="22"/>
                      <w:highlight w:val="green"/>
                    </w:rPr>
                  </w:pPr>
                  <w:r>
                    <w:rPr>
                      <w:rFonts w:ascii="Century Gothic" w:eastAsia="微軟正黑體" w:hAnsi="Century Gothic" w:hint="eastAsia"/>
                      <w:sz w:val="22"/>
                    </w:rPr>
                    <w:t>顯示文字：</w:t>
                  </w:r>
                  <w:r w:rsidRPr="00036F07">
                    <w:rPr>
                      <w:rFonts w:ascii="Century Gothic" w:eastAsia="微軟正黑體" w:hAnsi="Century Gothic" w:hint="eastAsia"/>
                      <w:sz w:val="22"/>
                    </w:rPr>
                    <w:t>掛失正卡，所有附</w:t>
                  </w:r>
                  <w:r>
                    <w:rPr>
                      <w:rFonts w:ascii="Century Gothic" w:eastAsia="微軟正黑體" w:hAnsi="Century Gothic" w:hint="eastAsia"/>
                      <w:sz w:val="22"/>
                    </w:rPr>
                    <w:t>卡</w:t>
                  </w:r>
                  <w:r w:rsidRPr="00036F07">
                    <w:rPr>
                      <w:rFonts w:ascii="Century Gothic" w:eastAsia="微軟正黑體" w:hAnsi="Century Gothic" w:hint="eastAsia"/>
                      <w:sz w:val="22"/>
                    </w:rPr>
                    <w:t>將一併掛失</w:t>
                  </w:r>
                </w:p>
              </w:tc>
            </w:tr>
          </w:tbl>
          <w:p w14:paraId="603D9E8B" w14:textId="77777777" w:rsidR="00736F96" w:rsidRPr="00C210D4" w:rsidRDefault="00736F96" w:rsidP="00531BCA">
            <w:pPr>
              <w:pStyle w:val="af5"/>
              <w:numPr>
                <w:ilvl w:val="0"/>
                <w:numId w:val="153"/>
              </w:numPr>
              <w:spacing w:line="0" w:lineRule="atLeast"/>
              <w:ind w:leftChars="0"/>
              <w:rPr>
                <w:rFonts w:ascii="Century Gothic" w:eastAsia="微軟正黑體" w:hAnsi="Century Gothic"/>
                <w:sz w:val="22"/>
              </w:rPr>
            </w:pPr>
            <w:r>
              <w:rPr>
                <w:rFonts w:ascii="Century Gothic" w:eastAsia="微軟正黑體" w:hAnsi="Century Gothic" w:hint="eastAsia"/>
                <w:sz w:val="22"/>
              </w:rPr>
              <w:t>附卡</w:t>
            </w:r>
          </w:p>
          <w:p w14:paraId="36F83228" w14:textId="58E6E984" w:rsidR="00736F96" w:rsidRPr="00972499" w:rsidRDefault="00736F96" w:rsidP="00531BCA">
            <w:pPr>
              <w:pStyle w:val="af5"/>
              <w:numPr>
                <w:ilvl w:val="0"/>
                <w:numId w:val="148"/>
              </w:numPr>
              <w:spacing w:line="0" w:lineRule="atLeast"/>
              <w:ind w:leftChars="0"/>
              <w:rPr>
                <w:rFonts w:ascii="Century Gothic" w:eastAsia="微軟正黑體" w:hAnsi="Century Gothic"/>
                <w:sz w:val="22"/>
              </w:rPr>
            </w:pPr>
            <w:r w:rsidRPr="00972499">
              <w:rPr>
                <w:rFonts w:ascii="Century Gothic" w:eastAsia="微軟正黑體" w:hAnsi="Century Gothic" w:hint="eastAsia"/>
                <w:sz w:val="22"/>
              </w:rPr>
              <w:t>信用卡號：</w:t>
            </w:r>
            <w:proofErr w:type="gramStart"/>
            <w:r w:rsidRPr="00972499">
              <w:rPr>
                <w:rFonts w:ascii="Century Gothic" w:eastAsia="微軟正黑體" w:hAnsi="Century Gothic" w:hint="eastAsia"/>
                <w:sz w:val="22"/>
              </w:rPr>
              <w:t>隱碼前</w:t>
            </w:r>
            <w:proofErr w:type="gramEnd"/>
            <w:r w:rsidRPr="00972499">
              <w:rPr>
                <w:rFonts w:ascii="Century Gothic" w:eastAsia="微軟正黑體" w:hAnsi="Century Gothic" w:hint="eastAsia"/>
                <w:sz w:val="22"/>
              </w:rPr>
              <w:t>6</w:t>
            </w:r>
            <w:r w:rsidRPr="00972499">
              <w:rPr>
                <w:rFonts w:ascii="Century Gothic" w:eastAsia="微軟正黑體" w:hAnsi="Century Gothic" w:hint="eastAsia"/>
                <w:sz w:val="22"/>
              </w:rPr>
              <w:t>後</w:t>
            </w:r>
            <w:r w:rsidRPr="00972499">
              <w:rPr>
                <w:rFonts w:ascii="Century Gothic" w:eastAsia="微軟正黑體" w:hAnsi="Century Gothic" w:hint="eastAsia"/>
                <w:sz w:val="22"/>
              </w:rPr>
              <w:t>4</w:t>
            </w:r>
          </w:p>
          <w:p w14:paraId="6AA90571" w14:textId="77777777" w:rsidR="00736F96" w:rsidRDefault="00736F96" w:rsidP="00531BCA">
            <w:pPr>
              <w:pStyle w:val="af5"/>
              <w:numPr>
                <w:ilvl w:val="0"/>
                <w:numId w:val="148"/>
              </w:numPr>
              <w:spacing w:line="0" w:lineRule="atLeast"/>
              <w:ind w:leftChars="0"/>
              <w:rPr>
                <w:rFonts w:ascii="Century Gothic" w:eastAsia="微軟正黑體" w:hAnsi="Century Gothic"/>
                <w:sz w:val="22"/>
              </w:rPr>
            </w:pPr>
            <w:r>
              <w:rPr>
                <w:rFonts w:ascii="Century Gothic" w:eastAsia="微軟正黑體" w:hAnsi="Century Gothic" w:hint="eastAsia"/>
                <w:sz w:val="22"/>
              </w:rPr>
              <w:t>持卡人</w:t>
            </w:r>
          </w:p>
          <w:p w14:paraId="7142A2E1" w14:textId="77777777" w:rsidR="00736F96" w:rsidRDefault="00736F96" w:rsidP="00531BCA">
            <w:pPr>
              <w:pStyle w:val="af5"/>
              <w:numPr>
                <w:ilvl w:val="0"/>
                <w:numId w:val="148"/>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：點擊檢核如下</w:t>
            </w:r>
          </w:p>
          <w:tbl>
            <w:tblPr>
              <w:tblStyle w:val="aa"/>
              <w:tblW w:w="0" w:type="auto"/>
              <w:tblLayout w:type="fixed"/>
              <w:tblLook w:val="04A0" w:firstRow="1" w:lastRow="0" w:firstColumn="1" w:lastColumn="0" w:noHBand="0" w:noVBand="1"/>
            </w:tblPr>
            <w:tblGrid>
              <w:gridCol w:w="2917"/>
              <w:gridCol w:w="3258"/>
            </w:tblGrid>
            <w:tr w:rsidR="00736F96" w14:paraId="276BB521" w14:textId="77777777" w:rsidTr="00526DBE">
              <w:trPr>
                <w:trHeight w:val="397"/>
              </w:trPr>
              <w:tc>
                <w:tcPr>
                  <w:tcW w:w="2917" w:type="dxa"/>
                  <w:shd w:val="clear" w:color="auto" w:fill="D9D9D9" w:themeFill="background1" w:themeFillShade="D9"/>
                  <w:vAlign w:val="center"/>
                </w:tcPr>
                <w:p w14:paraId="246F81FC"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3258" w:type="dxa"/>
                  <w:shd w:val="clear" w:color="auto" w:fill="D9D9D9" w:themeFill="background1" w:themeFillShade="D9"/>
                  <w:vAlign w:val="center"/>
                </w:tcPr>
                <w:p w14:paraId="64DA57EB"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選擇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r>
            <w:tr w:rsidR="00736F96" w14:paraId="3ACD10C9" w14:textId="77777777" w:rsidTr="00526DBE">
              <w:trPr>
                <w:trHeight w:val="397"/>
              </w:trPr>
              <w:tc>
                <w:tcPr>
                  <w:tcW w:w="2917" w:type="dxa"/>
                  <w:vAlign w:val="center"/>
                </w:tcPr>
                <w:p w14:paraId="6A1075E6"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正</w:t>
                  </w:r>
                  <w:proofErr w:type="gramStart"/>
                  <w:r>
                    <w:rPr>
                      <w:rFonts w:ascii="Century Gothic" w:eastAsia="微軟正黑體" w:hAnsi="Century Gothic" w:hint="eastAsia"/>
                      <w:sz w:val="22"/>
                    </w:rPr>
                    <w:t>卡已勾選</w:t>
                  </w:r>
                  <w:proofErr w:type="gramEnd"/>
                </w:p>
              </w:tc>
              <w:tc>
                <w:tcPr>
                  <w:tcW w:w="3258" w:type="dxa"/>
                  <w:vAlign w:val="center"/>
                </w:tcPr>
                <w:p w14:paraId="1487DA44" w14:textId="77777777" w:rsidR="00736F96" w:rsidRPr="00D04599" w:rsidRDefault="00736F96" w:rsidP="00736F96">
                  <w:pPr>
                    <w:spacing w:line="0" w:lineRule="atLeast"/>
                    <w:rPr>
                      <w:rFonts w:ascii="Century Gothic" w:eastAsia="微軟正黑體" w:hAnsi="Century Gothic"/>
                      <w:sz w:val="22"/>
                    </w:rPr>
                  </w:pPr>
                  <w:r>
                    <w:rPr>
                      <w:rFonts w:ascii="Century Gothic" w:eastAsia="微軟正黑體" w:hAnsi="Century Gothic" w:hint="eastAsia"/>
                      <w:sz w:val="22"/>
                    </w:rPr>
                    <w:t>附卡預設為勾選，且不得取消勾選</w:t>
                  </w:r>
                </w:p>
              </w:tc>
            </w:tr>
            <w:tr w:rsidR="00736F96" w14:paraId="37F60BE6" w14:textId="77777777" w:rsidTr="00526DBE">
              <w:trPr>
                <w:trHeight w:val="397"/>
              </w:trPr>
              <w:tc>
                <w:tcPr>
                  <w:tcW w:w="2917" w:type="dxa"/>
                  <w:vAlign w:val="center"/>
                </w:tcPr>
                <w:p w14:paraId="6809BDB1" w14:textId="77777777" w:rsidR="00736F96" w:rsidRDefault="00736F96" w:rsidP="00736F96">
                  <w:pPr>
                    <w:spacing w:line="0" w:lineRule="atLeast"/>
                    <w:jc w:val="both"/>
                    <w:rPr>
                      <w:rFonts w:ascii="Century Gothic" w:eastAsia="微軟正黑體" w:hAnsi="Century Gothic"/>
                      <w:sz w:val="22"/>
                    </w:rPr>
                  </w:pPr>
                  <w:r>
                    <w:rPr>
                      <w:rFonts w:ascii="Century Gothic" w:eastAsia="微軟正黑體" w:hAnsi="Century Gothic" w:hint="eastAsia"/>
                      <w:sz w:val="22"/>
                    </w:rPr>
                    <w:t>正</w:t>
                  </w:r>
                  <w:proofErr w:type="gramStart"/>
                  <w:r>
                    <w:rPr>
                      <w:rFonts w:ascii="Century Gothic" w:eastAsia="微軟正黑體" w:hAnsi="Century Gothic" w:hint="eastAsia"/>
                      <w:sz w:val="22"/>
                    </w:rPr>
                    <w:t>卡未勾選</w:t>
                  </w:r>
                  <w:proofErr w:type="gramEnd"/>
                </w:p>
              </w:tc>
              <w:tc>
                <w:tcPr>
                  <w:tcW w:w="3258" w:type="dxa"/>
                  <w:vAlign w:val="center"/>
                </w:tcPr>
                <w:p w14:paraId="58BF24DD" w14:textId="77777777" w:rsidR="00736F96" w:rsidRPr="00C210D4" w:rsidRDefault="00736F96" w:rsidP="00736F96">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附卡勾選</w:t>
                  </w:r>
                  <w:proofErr w:type="gramEnd"/>
                  <w:r>
                    <w:rPr>
                      <w:rFonts w:ascii="Century Gothic" w:eastAsia="微軟正黑體" w:hAnsi="Century Gothic" w:hint="eastAsia"/>
                      <w:sz w:val="22"/>
                    </w:rPr>
                    <w:t>/</w:t>
                  </w:r>
                  <w:r>
                    <w:rPr>
                      <w:rFonts w:ascii="Century Gothic" w:eastAsia="微軟正黑體" w:hAnsi="Century Gothic" w:hint="eastAsia"/>
                      <w:sz w:val="22"/>
                    </w:rPr>
                    <w:t>取消勾選</w:t>
                  </w:r>
                </w:p>
              </w:tc>
            </w:tr>
          </w:tbl>
          <w:p w14:paraId="66272A8C" w14:textId="32852BC4" w:rsidR="00736F96" w:rsidRDefault="00736F96" w:rsidP="00A90D2C">
            <w:pPr>
              <w:pStyle w:val="af5"/>
              <w:spacing w:line="0" w:lineRule="atLeast"/>
              <w:ind w:leftChars="0" w:left="0"/>
              <w:rPr>
                <w:rFonts w:ascii="Century Gothic" w:eastAsia="微軟正黑體" w:hAnsi="Century Gothic"/>
                <w:sz w:val="22"/>
              </w:rPr>
            </w:pPr>
          </w:p>
        </w:tc>
      </w:tr>
      <w:tr w:rsidR="00736F96" w:rsidRPr="000C3000" w14:paraId="7A24F4CA" w14:textId="77777777" w:rsidTr="003F6D40">
        <w:trPr>
          <w:trHeight w:val="227"/>
        </w:trPr>
        <w:tc>
          <w:tcPr>
            <w:tcW w:w="2710" w:type="dxa"/>
            <w:vMerge/>
            <w:tcBorders>
              <w:top w:val="single" w:sz="4" w:space="0" w:color="auto"/>
              <w:left w:val="single" w:sz="4" w:space="0" w:color="auto"/>
              <w:right w:val="single" w:sz="4" w:space="0" w:color="auto"/>
            </w:tcBorders>
          </w:tcPr>
          <w:p w14:paraId="158BD59E" w14:textId="77777777" w:rsidR="00736F96" w:rsidRDefault="00736F96" w:rsidP="005D674A">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308EDB34" w14:textId="5744DC05" w:rsidR="00736F96" w:rsidRDefault="00736F96" w:rsidP="005D674A">
            <w:pPr>
              <w:spacing w:line="0" w:lineRule="atLeast"/>
              <w:rPr>
                <w:rFonts w:ascii="Century Gothic" w:eastAsia="微軟正黑體" w:hAnsi="Century Gothic"/>
                <w:sz w:val="22"/>
              </w:rPr>
            </w:pPr>
            <w:r>
              <w:rPr>
                <w:rFonts w:ascii="Century Gothic" w:eastAsia="微軟正黑體" w:hAnsi="Century Gothic" w:hint="eastAsia"/>
                <w:sz w:val="22"/>
              </w:rPr>
              <w:t>確認</w:t>
            </w:r>
            <w:r>
              <w:rPr>
                <w:rFonts w:ascii="Century Gothic" w:eastAsia="微軟正黑體" w:hAnsi="Century Gothic" w:hint="eastAsia"/>
                <w:sz w:val="22"/>
              </w:rPr>
              <w:t>(</w:t>
            </w:r>
            <w:r>
              <w:rPr>
                <w:rFonts w:ascii="Century Gothic" w:eastAsia="微軟正黑體" w:hAnsi="Century Gothic"/>
                <w:sz w:val="22"/>
              </w:rPr>
              <w:t>btn1)</w:t>
            </w:r>
          </w:p>
        </w:tc>
        <w:tc>
          <w:tcPr>
            <w:tcW w:w="6345" w:type="dxa"/>
            <w:tcBorders>
              <w:top w:val="single" w:sz="4" w:space="0" w:color="auto"/>
              <w:left w:val="single" w:sz="4" w:space="0" w:color="auto"/>
              <w:bottom w:val="single" w:sz="4" w:space="0" w:color="auto"/>
              <w:right w:val="single" w:sz="4" w:space="0" w:color="auto"/>
            </w:tcBorders>
          </w:tcPr>
          <w:p w14:paraId="52888EBC" w14:textId="015E406B" w:rsidR="00736F96" w:rsidRDefault="00736F96" w:rsidP="00531BCA">
            <w:pPr>
              <w:pStyle w:val="af5"/>
              <w:numPr>
                <w:ilvl w:val="0"/>
                <w:numId w:val="155"/>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檢核：</w:t>
            </w:r>
            <w:proofErr w:type="gramStart"/>
            <w:r w:rsidRPr="00C210D4">
              <w:rPr>
                <w:rFonts w:ascii="Century Gothic" w:eastAsia="微軟正黑體" w:hAnsi="Century Gothic" w:hint="eastAsia"/>
                <w:sz w:val="22"/>
              </w:rPr>
              <w:t>需勾選</w:t>
            </w:r>
            <w:proofErr w:type="gramEnd"/>
            <w:r>
              <w:rPr>
                <w:rFonts w:ascii="Century Gothic" w:eastAsia="微軟正黑體" w:hAnsi="Century Gothic" w:hint="eastAsia"/>
                <w:sz w:val="22"/>
              </w:rPr>
              <w:t>至少一張卡片</w:t>
            </w:r>
            <w:r w:rsidRPr="00C210D4">
              <w:rPr>
                <w:rFonts w:ascii="Century Gothic" w:eastAsia="微軟正黑體" w:hAnsi="Century Gothic" w:hint="eastAsia"/>
                <w:sz w:val="22"/>
              </w:rPr>
              <w:t>，</w:t>
            </w:r>
            <w:proofErr w:type="gramStart"/>
            <w:r w:rsidRPr="00C210D4">
              <w:rPr>
                <w:rFonts w:ascii="Century Gothic" w:eastAsia="微軟正黑體" w:hAnsi="Century Gothic" w:hint="eastAsia"/>
                <w:sz w:val="22"/>
              </w:rPr>
              <w:t>未勾選</w:t>
            </w:r>
            <w:proofErr w:type="gramEnd"/>
            <w:r>
              <w:rPr>
                <w:rFonts w:ascii="Century Gothic" w:eastAsia="微軟正黑體" w:hAnsi="Century Gothic" w:hint="eastAsia"/>
                <w:sz w:val="22"/>
              </w:rPr>
              <w:t>按鍵</w:t>
            </w:r>
            <w:r w:rsidRPr="00C210D4">
              <w:rPr>
                <w:rFonts w:ascii="Century Gothic" w:eastAsia="微軟正黑體" w:hAnsi="Century Gothic" w:hint="eastAsia"/>
                <w:sz w:val="22"/>
              </w:rPr>
              <w:t>反灰</w:t>
            </w:r>
          </w:p>
          <w:p w14:paraId="737C1455" w14:textId="10E2503D" w:rsidR="00736F96" w:rsidRPr="00A90D2C" w:rsidRDefault="00736F96" w:rsidP="00531BCA">
            <w:pPr>
              <w:pStyle w:val="af5"/>
              <w:numPr>
                <w:ilvl w:val="0"/>
                <w:numId w:val="155"/>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點擊：前往「</w:t>
            </w:r>
            <w:proofErr w:type="gramStart"/>
            <w:r w:rsidRPr="00A90D2C">
              <w:rPr>
                <w:rFonts w:ascii="Century Gothic" w:eastAsia="微軟正黑體" w:hAnsi="Century Gothic" w:hint="eastAsia"/>
                <w:sz w:val="22"/>
              </w:rPr>
              <w:t>線上掛失</w:t>
            </w:r>
            <w:proofErr w:type="gramEnd"/>
            <w:r w:rsidRPr="00A90D2C">
              <w:rPr>
                <w:rFonts w:ascii="Century Gothic" w:eastAsia="微軟正黑體" w:hAnsi="Century Gothic"/>
                <w:sz w:val="22"/>
              </w:rPr>
              <w:t>Step</w:t>
            </w:r>
            <w:r>
              <w:rPr>
                <w:rFonts w:ascii="Century Gothic" w:eastAsia="微軟正黑體" w:hAnsi="Century Gothic"/>
                <w:sz w:val="22"/>
              </w:rPr>
              <w:t>3</w:t>
            </w:r>
            <w:r w:rsidRPr="00A90D2C">
              <w:rPr>
                <w:rFonts w:ascii="Century Gothic" w:eastAsia="微軟正黑體" w:hAnsi="Century Gothic" w:hint="eastAsia"/>
                <w:sz w:val="22"/>
              </w:rPr>
              <w:t>」</w:t>
            </w:r>
          </w:p>
        </w:tc>
      </w:tr>
      <w:tr w:rsidR="00736F96" w:rsidRPr="000C3000" w14:paraId="65DFD22B" w14:textId="77777777" w:rsidTr="003F6D40">
        <w:trPr>
          <w:trHeight w:val="227"/>
        </w:trPr>
        <w:tc>
          <w:tcPr>
            <w:tcW w:w="2710" w:type="dxa"/>
            <w:vMerge/>
            <w:tcBorders>
              <w:top w:val="single" w:sz="4" w:space="0" w:color="auto"/>
              <w:left w:val="single" w:sz="4" w:space="0" w:color="auto"/>
              <w:right w:val="single" w:sz="4" w:space="0" w:color="auto"/>
            </w:tcBorders>
          </w:tcPr>
          <w:p w14:paraId="13A5454B" w14:textId="77777777" w:rsidR="00736F96" w:rsidRDefault="00736F96" w:rsidP="00736F96">
            <w:pPr>
              <w:spacing w:line="0" w:lineRule="atLeast"/>
              <w:jc w:val="center"/>
              <w:rPr>
                <w:noProof/>
              </w:rPr>
            </w:pPr>
          </w:p>
        </w:tc>
        <w:tc>
          <w:tcPr>
            <w:tcW w:w="1141" w:type="dxa"/>
            <w:tcBorders>
              <w:top w:val="single" w:sz="4" w:space="0" w:color="auto"/>
              <w:left w:val="single" w:sz="4" w:space="0" w:color="auto"/>
              <w:bottom w:val="single" w:sz="4" w:space="0" w:color="auto"/>
              <w:right w:val="single" w:sz="4" w:space="0" w:color="auto"/>
            </w:tcBorders>
          </w:tcPr>
          <w:p w14:paraId="46601641" w14:textId="0D461AD0" w:rsidR="00736F96" w:rsidRDefault="00736F96" w:rsidP="00736F96">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r>
              <w:rPr>
                <w:rFonts w:ascii="Century Gothic" w:eastAsia="微軟正黑體" w:hAnsi="Century Gothic"/>
                <w:sz w:val="22"/>
              </w:rPr>
              <w:t>btn2</w:t>
            </w:r>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tcPr>
          <w:p w14:paraId="6F428471" w14:textId="557F58E8" w:rsidR="00736F96" w:rsidRDefault="00736F96" w:rsidP="00531BCA">
            <w:pPr>
              <w:pStyle w:val="af5"/>
              <w:numPr>
                <w:ilvl w:val="0"/>
                <w:numId w:val="154"/>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點擊：返回信用卡頁</w:t>
            </w:r>
            <w:r w:rsidRPr="00C210D4">
              <w:rPr>
                <w:rFonts w:ascii="Century Gothic" w:eastAsia="微軟正黑體" w:hAnsi="Century Gothic" w:hint="eastAsia"/>
                <w:sz w:val="22"/>
              </w:rPr>
              <w:t>_</w:t>
            </w:r>
            <w:r w:rsidRPr="00C210D4">
              <w:rPr>
                <w:rFonts w:ascii="Century Gothic" w:eastAsia="微軟正黑體" w:hAnsi="Century Gothic" w:hint="eastAsia"/>
                <w:sz w:val="22"/>
              </w:rPr>
              <w:t>原卡片頁面</w:t>
            </w:r>
          </w:p>
        </w:tc>
      </w:tr>
      <w:tr w:rsidR="003F6D40" w14:paraId="2BEA91FD" w14:textId="77777777" w:rsidTr="003F6D40">
        <w:trPr>
          <w:trHeight w:val="227"/>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A7BB4F" w14:textId="5CC2ED1A" w:rsidR="003F6D40" w:rsidRPr="003F6D40" w:rsidRDefault="003F6D40" w:rsidP="003F6D40">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Pr="000C3000">
              <w:rPr>
                <w:rFonts w:ascii="Century Gothic" w:eastAsia="微軟正黑體" w:hAnsi="Century Gothic"/>
                <w:sz w:val="22"/>
              </w:rPr>
              <w:t>Step</w:t>
            </w:r>
            <w:r>
              <w:rPr>
                <w:rFonts w:ascii="Century Gothic" w:eastAsia="微軟正黑體" w:hAnsi="Century Gothic"/>
                <w:sz w:val="22"/>
              </w:rPr>
              <w:t>3</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C9C082" w14:textId="6D292E41" w:rsidR="003F6D40" w:rsidRDefault="003F6D40" w:rsidP="003F6D40">
            <w:pPr>
              <w:spacing w:line="0" w:lineRule="atLeast"/>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EB09FA" w14:textId="5FE061E8" w:rsidR="003F6D40" w:rsidRPr="003F6D40" w:rsidRDefault="003F6D40" w:rsidP="003F6D40">
            <w:pPr>
              <w:spacing w:line="0" w:lineRule="atLeast"/>
              <w:rPr>
                <w:rFonts w:ascii="Century Gothic" w:eastAsia="微軟正黑體" w:hAnsi="Century Gothic"/>
                <w:sz w:val="22"/>
              </w:rPr>
            </w:pPr>
            <w:r w:rsidRPr="000C3000">
              <w:rPr>
                <w:rFonts w:ascii="Century Gothic" w:eastAsia="微軟正黑體" w:hAnsi="Century Gothic" w:hint="eastAsia"/>
                <w:sz w:val="22"/>
              </w:rPr>
              <w:t>說明</w:t>
            </w:r>
          </w:p>
        </w:tc>
      </w:tr>
      <w:tr w:rsidR="00FB05CB" w14:paraId="05381D04" w14:textId="77777777" w:rsidTr="00F60F3A">
        <w:trPr>
          <w:trHeight w:val="227"/>
        </w:trPr>
        <w:tc>
          <w:tcPr>
            <w:tcW w:w="2710" w:type="dxa"/>
            <w:vMerge w:val="restart"/>
            <w:tcBorders>
              <w:top w:val="single" w:sz="4" w:space="0" w:color="auto"/>
              <w:left w:val="single" w:sz="4" w:space="0" w:color="auto"/>
              <w:right w:val="single" w:sz="4" w:space="0" w:color="auto"/>
            </w:tcBorders>
            <w:shd w:val="clear" w:color="auto" w:fill="FFFFFF" w:themeFill="background1"/>
          </w:tcPr>
          <w:p w14:paraId="27A898D9" w14:textId="79F208AF" w:rsidR="00F17FC4" w:rsidRDefault="00C93C1D">
            <w:pPr>
              <w:spacing w:line="0" w:lineRule="atLeast"/>
              <w:jc w:val="center"/>
              <w:rPr>
                <w:rFonts w:ascii="Century Gothic" w:eastAsia="微軟正黑體" w:hAnsi="Century Gothic"/>
                <w:sz w:val="22"/>
              </w:rPr>
            </w:pPr>
            <w:r>
              <w:rPr>
                <w:noProof/>
              </w:rPr>
              <w:drawing>
                <wp:inline distT="0" distB="0" distL="0" distR="0" wp14:anchorId="63E0067B" wp14:editId="24658510">
                  <wp:extent cx="1583690" cy="5991860"/>
                  <wp:effectExtent l="0" t="0" r="0" b="889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3690" cy="5991860"/>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09FC7508" w14:textId="6759EB04" w:rsidR="00FB05CB" w:rsidRPr="000C3000" w:rsidRDefault="00FB05CB" w:rsidP="003F6D40">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35227039" w14:textId="1FCD1BB8" w:rsidR="00FB05CB" w:rsidRPr="00C977DF" w:rsidRDefault="00FB05CB" w:rsidP="00531BCA">
            <w:pPr>
              <w:pStyle w:val="af5"/>
              <w:numPr>
                <w:ilvl w:val="0"/>
                <w:numId w:val="114"/>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roofErr w:type="gramStart"/>
            <w:r w:rsidR="00360087">
              <w:rPr>
                <w:rFonts w:ascii="Century Gothic" w:eastAsia="微軟正黑體" w:hAnsi="Century Gothic" w:hint="eastAsia"/>
                <w:sz w:val="22"/>
              </w:rPr>
              <w:t>線上掛失</w:t>
            </w:r>
            <w:proofErr w:type="gramEnd"/>
            <w:r>
              <w:rPr>
                <w:rFonts w:ascii="Century Gothic" w:eastAsia="微軟正黑體" w:hAnsi="Century Gothic" w:hint="eastAsia"/>
                <w:sz w:val="22"/>
              </w:rPr>
              <w:t>再次確認</w:t>
            </w:r>
          </w:p>
        </w:tc>
      </w:tr>
      <w:tr w:rsidR="00FB05CB" w14:paraId="045795F7" w14:textId="77777777" w:rsidTr="00F60F3A">
        <w:trPr>
          <w:trHeight w:val="227"/>
        </w:trPr>
        <w:tc>
          <w:tcPr>
            <w:tcW w:w="2710" w:type="dxa"/>
            <w:vMerge/>
            <w:tcBorders>
              <w:left w:val="single" w:sz="4" w:space="0" w:color="auto"/>
              <w:right w:val="single" w:sz="4" w:space="0" w:color="auto"/>
            </w:tcBorders>
            <w:shd w:val="clear" w:color="auto" w:fill="FFFFFF" w:themeFill="background1"/>
          </w:tcPr>
          <w:p w14:paraId="6C7007F3" w14:textId="77777777" w:rsidR="00FB05CB" w:rsidRDefault="00FB05CB" w:rsidP="003F6D40">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20EDF3C2" w14:textId="2BDBDD84" w:rsidR="00FB05CB" w:rsidRDefault="00FB05CB" w:rsidP="003F6D40">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2689D5" w14:textId="6F718F09" w:rsidR="00360087" w:rsidRDefault="00360087" w:rsidP="00531BCA">
            <w:pPr>
              <w:pStyle w:val="af5"/>
              <w:numPr>
                <w:ilvl w:val="0"/>
                <w:numId w:val="157"/>
              </w:numPr>
              <w:spacing w:line="0" w:lineRule="atLeast"/>
              <w:ind w:leftChars="0"/>
              <w:rPr>
                <w:rFonts w:ascii="Century Gothic" w:eastAsia="微軟正黑體" w:hAnsi="Century Gothic"/>
                <w:sz w:val="22"/>
              </w:rPr>
            </w:pPr>
            <w:r>
              <w:rPr>
                <w:rFonts w:ascii="Century Gothic" w:eastAsia="微軟正黑體" w:hAnsi="Century Gothic" w:hint="eastAsia"/>
                <w:sz w:val="22"/>
              </w:rPr>
              <w:t>申請日期：</w:t>
            </w:r>
            <w:r>
              <w:rPr>
                <w:rFonts w:ascii="Century Gothic" w:eastAsia="微軟正黑體" w:hAnsi="Century Gothic" w:hint="eastAsia"/>
                <w:sz w:val="22"/>
              </w:rPr>
              <w:t>Y</w:t>
            </w:r>
            <w:r>
              <w:rPr>
                <w:rFonts w:ascii="Century Gothic" w:eastAsia="微軟正黑體" w:hAnsi="Century Gothic"/>
                <w:sz w:val="22"/>
              </w:rPr>
              <w:t>YYY/MM/DD</w:t>
            </w:r>
          </w:p>
          <w:p w14:paraId="72895217" w14:textId="778DBE1A" w:rsidR="00F51CAB" w:rsidRDefault="00F51CAB" w:rsidP="00531BCA">
            <w:pPr>
              <w:pStyle w:val="af5"/>
              <w:numPr>
                <w:ilvl w:val="0"/>
                <w:numId w:val="157"/>
              </w:numPr>
              <w:spacing w:line="0" w:lineRule="atLeast"/>
              <w:ind w:leftChars="0"/>
              <w:rPr>
                <w:rFonts w:ascii="Century Gothic" w:eastAsia="微軟正黑體" w:hAnsi="Century Gothic"/>
                <w:sz w:val="22"/>
              </w:rPr>
            </w:pPr>
            <w:r>
              <w:rPr>
                <w:rFonts w:ascii="Century Gothic" w:eastAsia="微軟正黑體" w:hAnsi="Century Gothic" w:hint="eastAsia"/>
                <w:sz w:val="22"/>
              </w:rPr>
              <w:t>掛失停用手續費：</w:t>
            </w:r>
          </w:p>
          <w:tbl>
            <w:tblPr>
              <w:tblStyle w:val="aa"/>
              <w:tblW w:w="6175" w:type="dxa"/>
              <w:tblLayout w:type="fixed"/>
              <w:tblLook w:val="04A0" w:firstRow="1" w:lastRow="0" w:firstColumn="1" w:lastColumn="0" w:noHBand="0" w:noVBand="1"/>
            </w:tblPr>
            <w:tblGrid>
              <w:gridCol w:w="1989"/>
              <w:gridCol w:w="4186"/>
            </w:tblGrid>
            <w:tr w:rsidR="00F51CAB" w14:paraId="29D23227" w14:textId="77777777" w:rsidTr="00526DBE">
              <w:trPr>
                <w:trHeight w:val="397"/>
              </w:trPr>
              <w:tc>
                <w:tcPr>
                  <w:tcW w:w="1989" w:type="dxa"/>
                  <w:shd w:val="clear" w:color="auto" w:fill="D9D9D9" w:themeFill="background1" w:themeFillShade="D9"/>
                  <w:vAlign w:val="center"/>
                </w:tcPr>
                <w:p w14:paraId="3ED9F6F6" w14:textId="77777777" w:rsidR="00F51CAB" w:rsidRDefault="00F51CAB" w:rsidP="00F51CAB">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4186" w:type="dxa"/>
                  <w:shd w:val="clear" w:color="auto" w:fill="D9D9D9" w:themeFill="background1" w:themeFillShade="D9"/>
                  <w:vAlign w:val="center"/>
                </w:tcPr>
                <w:p w14:paraId="4AE40CF7" w14:textId="77777777" w:rsidR="00F51CAB" w:rsidRDefault="00F51CAB" w:rsidP="00F51CAB">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F51CAB" w14:paraId="077F6D37" w14:textId="77777777" w:rsidTr="00526DBE">
              <w:trPr>
                <w:trHeight w:val="397"/>
              </w:trPr>
              <w:tc>
                <w:tcPr>
                  <w:tcW w:w="1989" w:type="dxa"/>
                  <w:vAlign w:val="center"/>
                </w:tcPr>
                <w:p w14:paraId="188896FD" w14:textId="77777777" w:rsidR="00F51CAB" w:rsidRDefault="00F51CAB" w:rsidP="00A90D2C">
                  <w:pPr>
                    <w:spacing w:line="0" w:lineRule="atLeast"/>
                    <w:rPr>
                      <w:rFonts w:ascii="Century Gothic" w:eastAsia="微軟正黑體" w:hAnsi="Century Gothic"/>
                      <w:sz w:val="22"/>
                    </w:rPr>
                  </w:pPr>
                  <w:r w:rsidRPr="00F51CAB">
                    <w:rPr>
                      <w:rFonts w:ascii="Century Gothic" w:eastAsia="微軟正黑體" w:hAnsi="Century Gothic" w:hint="eastAsia"/>
                      <w:sz w:val="22"/>
                    </w:rPr>
                    <w:t>大</w:t>
                  </w:r>
                  <w:r w:rsidRPr="00F51CAB">
                    <w:rPr>
                      <w:rFonts w:ascii="Century Gothic" w:eastAsia="微軟正黑體" w:hAnsi="Century Gothic" w:hint="eastAsia"/>
                      <w:sz w:val="22"/>
                    </w:rPr>
                    <w:t>V</w:t>
                  </w:r>
                  <w:r w:rsidRPr="00F51CAB">
                    <w:rPr>
                      <w:rFonts w:ascii="Century Gothic" w:eastAsia="微軟正黑體" w:hAnsi="Century Gothic" w:hint="eastAsia"/>
                      <w:sz w:val="22"/>
                    </w:rPr>
                    <w:t>客戶：</w:t>
                  </w:r>
                  <w:proofErr w:type="gramStart"/>
                  <w:r w:rsidRPr="00F51CAB">
                    <w:rPr>
                      <w:rFonts w:ascii="Century Gothic" w:eastAsia="微軟正黑體" w:hAnsi="Century Gothic" w:hint="eastAsia"/>
                      <w:sz w:val="22"/>
                    </w:rPr>
                    <w:t>金控董</w:t>
                  </w:r>
                  <w:proofErr w:type="gramEnd"/>
                  <w:r w:rsidRPr="00F51CAB">
                    <w:rPr>
                      <w:rFonts w:ascii="Century Gothic" w:eastAsia="微軟正黑體" w:hAnsi="Century Gothic" w:hint="eastAsia"/>
                      <w:sz w:val="22"/>
                    </w:rPr>
                    <w:t>監事</w:t>
                  </w:r>
                </w:p>
                <w:p w14:paraId="09179756" w14:textId="1FB1C192" w:rsidR="00F51CAB" w:rsidRPr="00F51CAB" w:rsidRDefault="00F51CAB" w:rsidP="00A90D2C">
                  <w:pPr>
                    <w:spacing w:line="0" w:lineRule="atLeast"/>
                    <w:rPr>
                      <w:rFonts w:ascii="Century Gothic" w:eastAsia="微軟正黑體" w:hAnsi="Century Gothic"/>
                      <w:sz w:val="22"/>
                    </w:rPr>
                  </w:pPr>
                  <w:r w:rsidRPr="00F51CAB">
                    <w:rPr>
                      <w:rFonts w:ascii="Century Gothic" w:eastAsia="微軟正黑體" w:hAnsi="Century Gothic" w:hint="eastAsia"/>
                      <w:sz w:val="22"/>
                    </w:rPr>
                    <w:t>VS</w:t>
                  </w:r>
                  <w:r w:rsidRPr="00F51CAB">
                    <w:rPr>
                      <w:rFonts w:ascii="Century Gothic" w:eastAsia="微軟正黑體" w:hAnsi="Century Gothic" w:hint="eastAsia"/>
                      <w:sz w:val="22"/>
                    </w:rPr>
                    <w:t>客戶</w:t>
                  </w:r>
                  <w:r>
                    <w:rPr>
                      <w:rFonts w:ascii="Century Gothic" w:eastAsia="微軟正黑體" w:hAnsi="Century Gothic" w:hint="eastAsia"/>
                      <w:sz w:val="22"/>
                    </w:rPr>
                    <w:t>：</w:t>
                  </w:r>
                  <w:proofErr w:type="gramStart"/>
                  <w:r w:rsidRPr="00F51CAB">
                    <w:rPr>
                      <w:rFonts w:ascii="Century Gothic" w:eastAsia="微軟正黑體" w:hAnsi="Century Gothic" w:hint="eastAsia"/>
                      <w:sz w:val="22"/>
                    </w:rPr>
                    <w:t>金控股東</w:t>
                  </w:r>
                  <w:proofErr w:type="gramEnd"/>
                  <w:r w:rsidRPr="00F51CAB">
                    <w:rPr>
                      <w:rFonts w:ascii="Century Gothic" w:eastAsia="微軟正黑體" w:hAnsi="Century Gothic" w:hint="eastAsia"/>
                      <w:sz w:val="22"/>
                    </w:rPr>
                    <w:t>及重要</w:t>
                  </w:r>
                  <w:r w:rsidRPr="00F51CAB">
                    <w:rPr>
                      <w:rFonts w:ascii="Century Gothic" w:eastAsia="微軟正黑體" w:hAnsi="Century Gothic" w:hint="eastAsia"/>
                      <w:sz w:val="22"/>
                    </w:rPr>
                    <w:t xml:space="preserve">VIP </w:t>
                  </w:r>
                  <w:r w:rsidRPr="00F51CAB">
                    <w:rPr>
                      <w:rFonts w:ascii="Century Gothic" w:eastAsia="微軟正黑體" w:hAnsi="Century Gothic" w:hint="eastAsia"/>
                      <w:sz w:val="22"/>
                    </w:rPr>
                    <w:t>客戶</w:t>
                  </w:r>
                  <w:r w:rsidRPr="00F51CAB">
                    <w:rPr>
                      <w:rFonts w:ascii="Century Gothic" w:eastAsia="微軟正黑體" w:hAnsi="Century Gothic" w:hint="eastAsia"/>
                      <w:sz w:val="22"/>
                    </w:rPr>
                    <w:t xml:space="preserve"> (</w:t>
                  </w:r>
                  <w:r w:rsidRPr="00F51CAB">
                    <w:rPr>
                      <w:rFonts w:ascii="Century Gothic" w:eastAsia="微軟正黑體" w:hAnsi="Century Gothic" w:hint="eastAsia"/>
                      <w:sz w:val="22"/>
                    </w:rPr>
                    <w:t>信用卡主機中</w:t>
                  </w:r>
                  <w:r w:rsidRPr="00F51CAB">
                    <w:rPr>
                      <w:rFonts w:ascii="Century Gothic" w:eastAsia="微軟正黑體" w:hAnsi="Century Gothic" w:hint="eastAsia"/>
                      <w:sz w:val="22"/>
                    </w:rPr>
                    <w:t xml:space="preserve"> VIP </w:t>
                  </w:r>
                  <w:r w:rsidRPr="00F51CAB">
                    <w:rPr>
                      <w:rFonts w:ascii="Century Gothic" w:eastAsia="微軟正黑體" w:hAnsi="Century Gothic" w:hint="eastAsia"/>
                      <w:sz w:val="22"/>
                    </w:rPr>
                    <w:t>欄</w:t>
                  </w:r>
                  <w:r w:rsidRPr="00F51CAB">
                    <w:rPr>
                      <w:rFonts w:ascii="Century Gothic" w:eastAsia="微軟正黑體" w:hAnsi="Century Gothic" w:hint="eastAsia"/>
                      <w:sz w:val="22"/>
                    </w:rPr>
                    <w:t xml:space="preserve"> </w:t>
                  </w:r>
                  <w:r w:rsidRPr="00F51CAB">
                    <w:rPr>
                      <w:rFonts w:ascii="Century Gothic" w:eastAsia="微軟正黑體" w:hAnsi="Century Gothic" w:hint="eastAsia"/>
                      <w:sz w:val="22"/>
                    </w:rPr>
                    <w:t>位非空格者</w:t>
                  </w:r>
                  <w:r w:rsidRPr="00F51CAB">
                    <w:rPr>
                      <w:rFonts w:ascii="Century Gothic" w:eastAsia="微軟正黑體" w:hAnsi="Century Gothic" w:hint="eastAsia"/>
                      <w:sz w:val="22"/>
                    </w:rPr>
                    <w:t xml:space="preserve"> )</w:t>
                  </w:r>
                </w:p>
              </w:tc>
              <w:tc>
                <w:tcPr>
                  <w:tcW w:w="4186" w:type="dxa"/>
                  <w:vAlign w:val="center"/>
                </w:tcPr>
                <w:p w14:paraId="7531831A" w14:textId="55AEF9D6" w:rsidR="00F51CAB" w:rsidRPr="00C210D4" w:rsidRDefault="00F51CAB" w:rsidP="00F51CAB">
                  <w:pPr>
                    <w:spacing w:line="0" w:lineRule="atLeast"/>
                    <w:rPr>
                      <w:rFonts w:ascii="Century Gothic" w:eastAsia="微軟正黑體" w:hAnsi="Century Gothic"/>
                      <w:sz w:val="22"/>
                    </w:rPr>
                  </w:pPr>
                  <w:r>
                    <w:rPr>
                      <w:rFonts w:ascii="Century Gothic" w:eastAsia="微軟正黑體" w:hAnsi="Century Gothic" w:hint="eastAsia"/>
                      <w:sz w:val="22"/>
                    </w:rPr>
                    <w:t>為了感謝貴用戶長期對本行的支持，將為您減免本次掛失所產生的費用，謝謝。</w:t>
                  </w:r>
                </w:p>
              </w:tc>
            </w:tr>
            <w:tr w:rsidR="00F51CAB" w14:paraId="11174354" w14:textId="77777777" w:rsidTr="00526DBE">
              <w:trPr>
                <w:trHeight w:val="397"/>
              </w:trPr>
              <w:tc>
                <w:tcPr>
                  <w:tcW w:w="1989" w:type="dxa"/>
                  <w:vAlign w:val="center"/>
                </w:tcPr>
                <w:p w14:paraId="5927A39A" w14:textId="5AD7F7E2" w:rsidR="00F51CAB" w:rsidRDefault="00F51CAB" w:rsidP="00F51CAB">
                  <w:pPr>
                    <w:spacing w:line="0" w:lineRule="atLeast"/>
                    <w:jc w:val="both"/>
                    <w:rPr>
                      <w:rFonts w:ascii="Century Gothic" w:eastAsia="微軟正黑體" w:hAnsi="Century Gothic"/>
                      <w:sz w:val="22"/>
                    </w:rPr>
                  </w:pPr>
                  <w:r>
                    <w:rPr>
                      <w:rFonts w:ascii="Century Gothic" w:eastAsia="微軟正黑體" w:hAnsi="Century Gothic" w:hint="eastAsia"/>
                      <w:sz w:val="22"/>
                    </w:rPr>
                    <w:t>其餘</w:t>
                  </w:r>
                </w:p>
              </w:tc>
              <w:tc>
                <w:tcPr>
                  <w:tcW w:w="4186" w:type="dxa"/>
                  <w:vAlign w:val="center"/>
                </w:tcPr>
                <w:p w14:paraId="302EDE6A" w14:textId="2B2573C6" w:rsidR="00F51CAB" w:rsidRPr="00C210D4" w:rsidRDefault="00F51CAB" w:rsidP="00F51CAB">
                  <w:pPr>
                    <w:spacing w:line="0" w:lineRule="atLeast"/>
                    <w:rPr>
                      <w:rFonts w:ascii="Century Gothic" w:eastAsia="微軟正黑體" w:hAnsi="Century Gothic"/>
                      <w:sz w:val="22"/>
                    </w:rPr>
                  </w:pPr>
                  <w:r w:rsidRPr="003C4DF0">
                    <w:rPr>
                      <w:rFonts w:ascii="Century Gothic" w:eastAsia="微軟正黑體" w:hAnsi="Century Gothic" w:hint="eastAsia"/>
                      <w:sz w:val="22"/>
                    </w:rPr>
                    <w:t>掛失生效後下個月</w:t>
                  </w:r>
                  <w:proofErr w:type="gramStart"/>
                  <w:r w:rsidRPr="003C4DF0">
                    <w:rPr>
                      <w:rFonts w:ascii="Century Gothic" w:eastAsia="微軟正黑體" w:hAnsi="Century Gothic" w:hint="eastAsia"/>
                      <w:sz w:val="22"/>
                    </w:rPr>
                    <w:t>帳單</w:t>
                  </w:r>
                  <w:proofErr w:type="gramEnd"/>
                  <w:r w:rsidRPr="003C4DF0">
                    <w:rPr>
                      <w:rFonts w:ascii="Century Gothic" w:eastAsia="微軟正黑體" w:hAnsi="Century Gothic" w:hint="eastAsia"/>
                      <w:sz w:val="22"/>
                    </w:rPr>
                    <w:t>將收取每卡新台幣</w:t>
                  </w:r>
                  <w:r w:rsidRPr="003C4DF0">
                    <w:rPr>
                      <w:rFonts w:ascii="Century Gothic" w:eastAsia="微軟正黑體" w:hAnsi="Century Gothic" w:hint="eastAsia"/>
                      <w:sz w:val="22"/>
                    </w:rPr>
                    <w:lastRenderedPageBreak/>
                    <w:t>200</w:t>
                  </w:r>
                  <w:r w:rsidRPr="003C4DF0">
                    <w:rPr>
                      <w:rFonts w:ascii="Century Gothic" w:eastAsia="微軟正黑體" w:hAnsi="Century Gothic" w:hint="eastAsia"/>
                      <w:sz w:val="22"/>
                    </w:rPr>
                    <w:t>元之掛失停用手續費</w:t>
                  </w:r>
                  <w:r w:rsidRPr="003C4DF0">
                    <w:rPr>
                      <w:rFonts w:ascii="Century Gothic" w:eastAsia="微軟正黑體" w:hAnsi="Century Gothic" w:hint="eastAsia"/>
                      <w:sz w:val="22"/>
                    </w:rPr>
                    <w:t>(</w:t>
                  </w:r>
                  <w:r w:rsidRPr="003C4DF0">
                    <w:rPr>
                      <w:rFonts w:ascii="Century Gothic" w:eastAsia="微軟正黑體" w:hAnsi="Century Gothic" w:hint="eastAsia"/>
                      <w:sz w:val="22"/>
                    </w:rPr>
                    <w:t>若因正卡掛失連帶附卡掛失將不收取附卡費用</w:t>
                  </w:r>
                  <w:r w:rsidRPr="003C4DF0">
                    <w:rPr>
                      <w:rFonts w:ascii="Century Gothic" w:eastAsia="微軟正黑體" w:hAnsi="Century Gothic" w:hint="eastAsia"/>
                      <w:sz w:val="22"/>
                    </w:rPr>
                    <w:t>)</w:t>
                  </w:r>
                  <w:r w:rsidRPr="003C4DF0">
                    <w:rPr>
                      <w:rFonts w:ascii="Century Gothic" w:eastAsia="微軟正黑體" w:hAnsi="Century Gothic" w:hint="eastAsia"/>
                      <w:sz w:val="22"/>
                    </w:rPr>
                    <w:t>。</w:t>
                  </w:r>
                </w:p>
              </w:tc>
            </w:tr>
          </w:tbl>
          <w:p w14:paraId="13C2E761" w14:textId="77777777" w:rsidR="00F51CAB" w:rsidRPr="00A90D2C" w:rsidRDefault="00F51CAB" w:rsidP="00A90D2C">
            <w:pPr>
              <w:spacing w:line="0" w:lineRule="atLeast"/>
              <w:rPr>
                <w:rFonts w:ascii="Century Gothic" w:eastAsia="微軟正黑體" w:hAnsi="Century Gothic"/>
                <w:sz w:val="22"/>
              </w:rPr>
            </w:pPr>
          </w:p>
          <w:p w14:paraId="7416A346" w14:textId="4869E297" w:rsidR="00FB05CB" w:rsidRPr="00A90D2C" w:rsidRDefault="00FB05CB" w:rsidP="00531BCA">
            <w:pPr>
              <w:pStyle w:val="af5"/>
              <w:numPr>
                <w:ilvl w:val="0"/>
                <w:numId w:val="157"/>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掛失資訊</w:t>
            </w:r>
          </w:p>
          <w:p w14:paraId="2382B8C1" w14:textId="77777777" w:rsidR="00FB05CB" w:rsidRPr="00C210D4" w:rsidRDefault="00FB05CB" w:rsidP="00531BCA">
            <w:pPr>
              <w:pStyle w:val="af5"/>
              <w:numPr>
                <w:ilvl w:val="0"/>
                <w:numId w:val="156"/>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卡圖</w:t>
            </w:r>
          </w:p>
          <w:p w14:paraId="68F6958F" w14:textId="77777777" w:rsidR="00FB05CB" w:rsidRDefault="00FB05CB" w:rsidP="00531BCA">
            <w:pPr>
              <w:pStyle w:val="af5"/>
              <w:numPr>
                <w:ilvl w:val="0"/>
                <w:numId w:val="156"/>
              </w:numPr>
              <w:spacing w:line="0" w:lineRule="atLeast"/>
              <w:ind w:leftChars="0"/>
              <w:rPr>
                <w:rFonts w:ascii="Century Gothic" w:eastAsia="微軟正黑體" w:hAnsi="Century Gothic"/>
                <w:sz w:val="22"/>
              </w:rPr>
            </w:pPr>
            <w:r w:rsidRPr="000722F2">
              <w:rPr>
                <w:rFonts w:ascii="Century Gothic" w:eastAsia="微軟正黑體" w:hAnsi="Century Gothic" w:hint="eastAsia"/>
                <w:sz w:val="22"/>
              </w:rPr>
              <w:t>卡片名稱：</w:t>
            </w:r>
            <w:proofErr w:type="gramStart"/>
            <w:r w:rsidRPr="000722F2">
              <w:rPr>
                <w:rFonts w:ascii="Century Gothic" w:eastAsia="微軟正黑體" w:hAnsi="Century Gothic" w:hint="eastAsia"/>
                <w:sz w:val="22"/>
              </w:rPr>
              <w:t>卡名需</w:t>
            </w:r>
            <w:proofErr w:type="gramEnd"/>
            <w:r w:rsidRPr="000722F2">
              <w:rPr>
                <w:rFonts w:ascii="Century Gothic" w:eastAsia="微軟正黑體" w:hAnsi="Century Gothic" w:hint="eastAsia"/>
                <w:sz w:val="22"/>
              </w:rPr>
              <w:t>完整顯示，最多</w:t>
            </w:r>
            <w:r w:rsidRPr="000722F2">
              <w:rPr>
                <w:rFonts w:ascii="Century Gothic" w:eastAsia="微軟正黑體" w:hAnsi="Century Gothic"/>
                <w:sz w:val="22"/>
              </w:rPr>
              <w:t>20</w:t>
            </w:r>
            <w:r w:rsidRPr="000722F2">
              <w:rPr>
                <w:rFonts w:ascii="Century Gothic" w:eastAsia="微軟正黑體" w:hAnsi="Century Gothic" w:hint="eastAsia"/>
                <w:sz w:val="22"/>
              </w:rPr>
              <w:t>字</w:t>
            </w:r>
          </w:p>
          <w:p w14:paraId="16F333B5" w14:textId="77777777" w:rsidR="00FB05CB" w:rsidRPr="00972499" w:rsidRDefault="00FB05CB" w:rsidP="00531BCA">
            <w:pPr>
              <w:pStyle w:val="af5"/>
              <w:numPr>
                <w:ilvl w:val="0"/>
                <w:numId w:val="156"/>
              </w:numPr>
              <w:spacing w:line="0" w:lineRule="atLeast"/>
              <w:ind w:leftChars="0"/>
              <w:rPr>
                <w:rFonts w:ascii="Century Gothic" w:eastAsia="微軟正黑體" w:hAnsi="Century Gothic"/>
                <w:sz w:val="22"/>
              </w:rPr>
            </w:pPr>
            <w:r w:rsidRPr="00972499">
              <w:rPr>
                <w:rFonts w:ascii="Century Gothic" w:eastAsia="微軟正黑體" w:hAnsi="Century Gothic" w:hint="eastAsia"/>
                <w:sz w:val="22"/>
              </w:rPr>
              <w:t>信用卡號：</w:t>
            </w:r>
            <w:proofErr w:type="gramStart"/>
            <w:r w:rsidRPr="00972499">
              <w:rPr>
                <w:rFonts w:ascii="Century Gothic" w:eastAsia="微軟正黑體" w:hAnsi="Century Gothic" w:hint="eastAsia"/>
                <w:sz w:val="22"/>
              </w:rPr>
              <w:t>隱碼前</w:t>
            </w:r>
            <w:proofErr w:type="gramEnd"/>
            <w:r w:rsidRPr="00972499">
              <w:rPr>
                <w:rFonts w:ascii="Century Gothic" w:eastAsia="微軟正黑體" w:hAnsi="Century Gothic" w:hint="eastAsia"/>
                <w:sz w:val="22"/>
              </w:rPr>
              <w:t>6</w:t>
            </w:r>
            <w:r w:rsidRPr="00972499">
              <w:rPr>
                <w:rFonts w:ascii="Century Gothic" w:eastAsia="微軟正黑體" w:hAnsi="Century Gothic" w:hint="eastAsia"/>
                <w:sz w:val="22"/>
              </w:rPr>
              <w:t>後</w:t>
            </w:r>
            <w:r w:rsidRPr="00972499">
              <w:rPr>
                <w:rFonts w:ascii="Century Gothic" w:eastAsia="微軟正黑體" w:hAnsi="Century Gothic" w:hint="eastAsia"/>
                <w:sz w:val="22"/>
              </w:rPr>
              <w:t>4</w:t>
            </w:r>
            <w:r w:rsidRPr="00972499">
              <w:rPr>
                <w:rFonts w:ascii="Century Gothic" w:eastAsia="微軟正黑體" w:hAnsi="Century Gothic" w:hint="eastAsia"/>
                <w:sz w:val="22"/>
              </w:rPr>
              <w:t>，加眼睛檢視</w:t>
            </w:r>
          </w:p>
          <w:p w14:paraId="0B135596" w14:textId="77777777" w:rsidR="00FB05CB" w:rsidRDefault="00FB05CB" w:rsidP="00531BCA">
            <w:pPr>
              <w:pStyle w:val="af5"/>
              <w:numPr>
                <w:ilvl w:val="0"/>
                <w:numId w:val="156"/>
              </w:numPr>
              <w:spacing w:line="0" w:lineRule="atLeast"/>
              <w:ind w:leftChars="0"/>
              <w:rPr>
                <w:rFonts w:ascii="Century Gothic" w:eastAsia="微軟正黑體" w:hAnsi="Century Gothic"/>
                <w:sz w:val="22"/>
              </w:rPr>
            </w:pPr>
            <w:r>
              <w:rPr>
                <w:rFonts w:ascii="Century Gothic" w:eastAsia="微軟正黑體" w:hAnsi="Century Gothic" w:hint="eastAsia"/>
                <w:sz w:val="22"/>
              </w:rPr>
              <w:t>持卡人</w:t>
            </w:r>
          </w:p>
          <w:p w14:paraId="63AD2454" w14:textId="42177261" w:rsidR="00FB05CB" w:rsidRPr="005041CF" w:rsidRDefault="00FB05CB" w:rsidP="00531BCA">
            <w:pPr>
              <w:pStyle w:val="af5"/>
              <w:numPr>
                <w:ilvl w:val="0"/>
                <w:numId w:val="156"/>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正附卡</w:t>
            </w:r>
            <w:proofErr w:type="gramEnd"/>
          </w:p>
        </w:tc>
      </w:tr>
      <w:tr w:rsidR="00FB05CB" w14:paraId="4E2355CE" w14:textId="77777777" w:rsidTr="00526DBE">
        <w:trPr>
          <w:trHeight w:val="227"/>
        </w:trPr>
        <w:tc>
          <w:tcPr>
            <w:tcW w:w="2710" w:type="dxa"/>
            <w:vMerge/>
            <w:tcBorders>
              <w:left w:val="single" w:sz="4" w:space="0" w:color="auto"/>
              <w:right w:val="single" w:sz="4" w:space="0" w:color="auto"/>
            </w:tcBorders>
            <w:shd w:val="clear" w:color="auto" w:fill="FFFFFF" w:themeFill="background1"/>
          </w:tcPr>
          <w:p w14:paraId="139FAEFC" w14:textId="77777777" w:rsidR="00FB05CB" w:rsidRDefault="00FB05CB" w:rsidP="003F6D40">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7008B317" w14:textId="0AF6B50B" w:rsidR="00FB05CB" w:rsidRDefault="00FB05CB" w:rsidP="003F6D40">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20D11D82" w14:textId="77777777" w:rsidR="00FB05CB" w:rsidRDefault="00FB05CB" w:rsidP="00531BCA">
            <w:pPr>
              <w:pStyle w:val="af5"/>
              <w:numPr>
                <w:ilvl w:val="0"/>
                <w:numId w:val="11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顯示內容：</w:t>
            </w:r>
          </w:p>
          <w:p w14:paraId="5C0ECAF2" w14:textId="77777777" w:rsidR="00BE660D" w:rsidRPr="006F54B2" w:rsidRDefault="00BE660D" w:rsidP="00BE660D">
            <w:pPr>
              <w:spacing w:line="0" w:lineRule="atLeast"/>
              <w:ind w:left="360"/>
              <w:rPr>
                <w:ins w:id="65" w:author="謝昀蓁-數位支付部-永豐銀行" w:date="2022-03-30T13:28:00Z"/>
                <w:rFonts w:ascii="Century Gothic" w:eastAsia="微軟正黑體" w:hAnsi="Century Gothic"/>
                <w:sz w:val="22"/>
              </w:rPr>
            </w:pPr>
            <w:ins w:id="66" w:author="謝昀蓁-數位支付部-永豐銀行" w:date="2022-03-30T13:28:00Z">
              <w:r w:rsidRPr="006F54B2">
                <w:rPr>
                  <w:rFonts w:ascii="Century Gothic" w:eastAsia="微軟正黑體" w:hAnsi="Century Gothic"/>
                  <w:sz w:val="22"/>
                </w:rPr>
                <w:t>1.</w:t>
              </w:r>
              <w:r w:rsidRPr="006F54B2">
                <w:rPr>
                  <w:rFonts w:ascii="Century Gothic" w:eastAsia="微軟正黑體" w:hAnsi="Century Gothic" w:hint="eastAsia"/>
                  <w:sz w:val="22"/>
                </w:rPr>
                <w:t xml:space="preserve"> </w:t>
              </w:r>
              <w:r w:rsidRPr="006F54B2">
                <w:rPr>
                  <w:rFonts w:ascii="Century Gothic" w:eastAsia="微軟正黑體" w:hAnsi="Century Gothic" w:hint="eastAsia"/>
                  <w:sz w:val="22"/>
                </w:rPr>
                <w:t>提醒您，掛失經生效即無法更改或取消請於確定送出前詳閱【永豐商業銀行信用卡掛失注意事項】說明。</w:t>
              </w:r>
            </w:ins>
          </w:p>
          <w:p w14:paraId="3E8C8958" w14:textId="0D9F8F5E" w:rsidR="00BE660D" w:rsidRPr="006F54B2" w:rsidRDefault="00BE660D" w:rsidP="00BE660D">
            <w:pPr>
              <w:pStyle w:val="af5"/>
              <w:spacing w:line="0" w:lineRule="atLeast"/>
              <w:ind w:leftChars="0" w:left="360"/>
              <w:rPr>
                <w:ins w:id="67" w:author="謝昀蓁-數位支付部-永豐銀行" w:date="2022-03-30T13:28:00Z"/>
                <w:rFonts w:ascii="Century Gothic" w:eastAsia="微軟正黑體" w:hAnsi="Century Gothic"/>
                <w:sz w:val="22"/>
              </w:rPr>
            </w:pPr>
            <w:ins w:id="68" w:author="謝昀蓁-數位支付部-永豐銀行" w:date="2022-03-30T13:28:00Z">
              <w:r>
                <w:rPr>
                  <w:rFonts w:ascii="Century Gothic" w:eastAsia="微軟正黑體" w:hAnsi="Century Gothic"/>
                  <w:sz w:val="22"/>
                </w:rPr>
                <w:t>2</w:t>
              </w:r>
              <w:r w:rsidRPr="006F54B2">
                <w:rPr>
                  <w:rFonts w:ascii="Century Gothic" w:eastAsia="微軟正黑體" w:hAnsi="Century Gothic"/>
                  <w:sz w:val="22"/>
                </w:rPr>
                <w:t xml:space="preserve">. </w:t>
              </w:r>
              <w:r w:rsidRPr="006F54B2">
                <w:rPr>
                  <w:rFonts w:ascii="Century Gothic" w:eastAsia="微軟正黑體" w:hAnsi="Century Gothic" w:hint="eastAsia"/>
                  <w:sz w:val="22"/>
                </w:rPr>
                <w:t>上列為以您正卡人</w:t>
              </w:r>
            </w:ins>
            <w:ins w:id="69" w:author="謝昀蓁-數位支付部-永豐銀行" w:date="2022-03-30T13:34:00Z">
              <w:r>
                <w:rPr>
                  <w:rFonts w:ascii="Century Gothic" w:eastAsia="微軟正黑體" w:hAnsi="Century Gothic" w:hint="eastAsia"/>
                  <w:sz w:val="22"/>
                </w:rPr>
                <w:t>身分</w:t>
              </w:r>
            </w:ins>
            <w:ins w:id="70" w:author="謝昀蓁-數位支付部-永豐銀行" w:date="2022-03-30T13:28:00Z">
              <w:r w:rsidRPr="006F54B2">
                <w:rPr>
                  <w:rFonts w:ascii="Century Gothic" w:eastAsia="微軟正黑體" w:hAnsi="Century Gothic" w:hint="eastAsia"/>
                  <w:sz w:val="22"/>
                </w:rPr>
                <w:t>登錄名下之所屬信用卡</w:t>
              </w:r>
              <w:r w:rsidRPr="006F54B2">
                <w:rPr>
                  <w:rFonts w:ascii="Century Gothic" w:eastAsia="微軟正黑體" w:hAnsi="Century Gothic" w:hint="eastAsia"/>
                  <w:sz w:val="22"/>
                </w:rPr>
                <w:t>(</w:t>
              </w:r>
              <w:proofErr w:type="gramStart"/>
              <w:r w:rsidRPr="006F54B2">
                <w:rPr>
                  <w:rFonts w:ascii="Century Gothic" w:eastAsia="微軟正黑體" w:hAnsi="Century Gothic" w:hint="eastAsia"/>
                  <w:sz w:val="22"/>
                </w:rPr>
                <w:t>含正附卡</w:t>
              </w:r>
              <w:proofErr w:type="gramEnd"/>
              <w:r w:rsidRPr="006F54B2">
                <w:rPr>
                  <w:rFonts w:ascii="Century Gothic" w:eastAsia="微軟正黑體" w:hAnsi="Century Gothic" w:hint="eastAsia"/>
                  <w:sz w:val="22"/>
                </w:rPr>
                <w:t>)</w:t>
              </w:r>
              <w:r w:rsidRPr="006F54B2">
                <w:rPr>
                  <w:rFonts w:ascii="Century Gothic" w:eastAsia="微軟正黑體" w:hAnsi="Century Gothic" w:hint="eastAsia"/>
                  <w:sz w:val="22"/>
                </w:rPr>
                <w:t>，若您持有卡為他人之附卡，則需請該正</w:t>
              </w:r>
              <w:r>
                <w:rPr>
                  <w:rFonts w:ascii="Century Gothic" w:eastAsia="微軟正黑體" w:hAnsi="Century Gothic" w:hint="eastAsia"/>
                  <w:sz w:val="22"/>
                </w:rPr>
                <w:t>卡</w:t>
              </w:r>
              <w:r w:rsidRPr="006F54B2">
                <w:rPr>
                  <w:rFonts w:ascii="Century Gothic" w:eastAsia="微軟正黑體" w:hAnsi="Century Gothic" w:hint="eastAsia"/>
                  <w:sz w:val="22"/>
                </w:rPr>
                <w:t>人本</w:t>
              </w:r>
              <w:r>
                <w:rPr>
                  <w:rFonts w:ascii="Century Gothic" w:eastAsia="微軟正黑體" w:hAnsi="Century Gothic" w:hint="eastAsia"/>
                  <w:sz w:val="22"/>
                </w:rPr>
                <w:t>人</w:t>
              </w:r>
              <w:proofErr w:type="gramStart"/>
              <w:r w:rsidRPr="006F54B2">
                <w:rPr>
                  <w:rFonts w:ascii="Century Gothic" w:eastAsia="微軟正黑體" w:hAnsi="Century Gothic" w:hint="eastAsia"/>
                  <w:sz w:val="22"/>
                </w:rPr>
                <w:t>登錄網銀進行</w:t>
              </w:r>
              <w:proofErr w:type="gramEnd"/>
              <w:r w:rsidRPr="006F54B2">
                <w:rPr>
                  <w:rFonts w:ascii="Century Gothic" w:eastAsia="微軟正黑體" w:hAnsi="Century Gothic" w:hint="eastAsia"/>
                  <w:sz w:val="22"/>
                </w:rPr>
                <w:t>信用卡掛失。</w:t>
              </w:r>
            </w:ins>
          </w:p>
          <w:p w14:paraId="307DD03C" w14:textId="77777777" w:rsidR="00BE660D" w:rsidRPr="006F54B2" w:rsidRDefault="00BE660D" w:rsidP="00BE660D">
            <w:pPr>
              <w:pStyle w:val="af5"/>
              <w:spacing w:line="0" w:lineRule="atLeast"/>
              <w:ind w:leftChars="0" w:left="360"/>
              <w:rPr>
                <w:ins w:id="71" w:author="謝昀蓁-數位支付部-永豐銀行" w:date="2022-03-30T13:28:00Z"/>
                <w:rFonts w:ascii="Century Gothic" w:eastAsia="微軟正黑體" w:hAnsi="Century Gothic"/>
                <w:sz w:val="22"/>
              </w:rPr>
            </w:pPr>
            <w:ins w:id="72" w:author="謝昀蓁-數位支付部-永豐銀行" w:date="2022-03-30T13:28:00Z">
              <w:r>
                <w:rPr>
                  <w:rFonts w:ascii="Century Gothic" w:eastAsia="微軟正黑體" w:hAnsi="Century Gothic"/>
                  <w:sz w:val="22"/>
                </w:rPr>
                <w:t>3</w:t>
              </w:r>
              <w:r w:rsidRPr="006F54B2">
                <w:rPr>
                  <w:rFonts w:ascii="Century Gothic" w:eastAsia="微軟正黑體" w:hAnsi="Century Gothic"/>
                  <w:sz w:val="22"/>
                </w:rPr>
                <w:t xml:space="preserve">. </w:t>
              </w:r>
              <w:r w:rsidRPr="00481B81">
                <w:rPr>
                  <w:rFonts w:ascii="Century Gothic" w:eastAsia="微軟正黑體" w:hAnsi="Century Gothic" w:hint="eastAsia"/>
                  <w:sz w:val="22"/>
                </w:rPr>
                <w:t>正卡辦理掛失停用手續後，</w:t>
              </w:r>
              <w:proofErr w:type="gramStart"/>
              <w:r w:rsidRPr="00481B81">
                <w:rPr>
                  <w:rFonts w:ascii="Century Gothic" w:eastAsia="微軟正黑體" w:hAnsi="Century Gothic" w:hint="eastAsia"/>
                  <w:sz w:val="22"/>
                </w:rPr>
                <w:t>該同卡別之</w:t>
              </w:r>
              <w:proofErr w:type="gramEnd"/>
              <w:r w:rsidRPr="00481B81">
                <w:rPr>
                  <w:rFonts w:ascii="Century Gothic" w:eastAsia="微軟正黑體" w:hAnsi="Century Gothic" w:hint="eastAsia"/>
                  <w:sz w:val="22"/>
                </w:rPr>
                <w:t>附卡及虛擬卡亦連帶一併停用；</w:t>
              </w:r>
              <w:proofErr w:type="gramStart"/>
              <w:r w:rsidRPr="00481B81">
                <w:rPr>
                  <w:rFonts w:ascii="Century Gothic" w:eastAsia="微軟正黑體" w:hAnsi="Century Gothic" w:hint="eastAsia"/>
                  <w:sz w:val="22"/>
                </w:rPr>
                <w:t>惟附卡</w:t>
              </w:r>
              <w:proofErr w:type="gramEnd"/>
              <w:r>
                <w:rPr>
                  <w:rFonts w:ascii="Century Gothic" w:eastAsia="微軟正黑體" w:hAnsi="Century Gothic" w:hint="eastAsia"/>
                  <w:sz w:val="22"/>
                </w:rPr>
                <w:t>或虛擬卡</w:t>
              </w:r>
              <w:r w:rsidRPr="00481B81">
                <w:rPr>
                  <w:rFonts w:ascii="Century Gothic" w:eastAsia="微軟正黑體" w:hAnsi="Century Gothic" w:hint="eastAsia"/>
                  <w:sz w:val="22"/>
                </w:rPr>
                <w:t>辦理掛失停用手續後，正卡仍得繼續使用</w:t>
              </w:r>
              <w:r w:rsidRPr="006F54B2">
                <w:rPr>
                  <w:rFonts w:ascii="Century Gothic" w:eastAsia="微軟正黑體" w:hAnsi="Century Gothic" w:hint="eastAsia"/>
                  <w:sz w:val="22"/>
                </w:rPr>
                <w:t>；如有疑問，請洽</w:t>
              </w:r>
              <w:r w:rsidRPr="006F54B2">
                <w:rPr>
                  <w:rFonts w:ascii="Century Gothic" w:eastAsia="微軟正黑體" w:hAnsi="Century Gothic" w:hint="eastAsia"/>
                  <w:sz w:val="22"/>
                </w:rPr>
                <w:t>2</w:t>
              </w:r>
              <w:r w:rsidRPr="006F54B2">
                <w:rPr>
                  <w:rFonts w:ascii="Century Gothic" w:eastAsia="微軟正黑體" w:hAnsi="Century Gothic"/>
                  <w:sz w:val="22"/>
                </w:rPr>
                <w:t>4</w:t>
              </w:r>
              <w:r w:rsidRPr="006F54B2">
                <w:rPr>
                  <w:rFonts w:ascii="Century Gothic" w:eastAsia="微軟正黑體" w:hAnsi="Century Gothic" w:hint="eastAsia"/>
                  <w:sz w:val="22"/>
                </w:rPr>
                <w:t>小時客服中心。</w:t>
              </w:r>
              <w:commentRangeStart w:id="73"/>
              <w:commentRangeEnd w:id="73"/>
              <w:r>
                <w:rPr>
                  <w:rStyle w:val="ad"/>
                </w:rPr>
                <w:commentReference w:id="73"/>
              </w:r>
            </w:ins>
          </w:p>
          <w:p w14:paraId="65AA4A69" w14:textId="77777777" w:rsidR="00BE660D" w:rsidRPr="006F54B2" w:rsidRDefault="00BE660D" w:rsidP="00BE660D">
            <w:pPr>
              <w:pStyle w:val="af5"/>
              <w:spacing w:line="0" w:lineRule="atLeast"/>
              <w:ind w:leftChars="0" w:left="360"/>
              <w:rPr>
                <w:ins w:id="74" w:author="謝昀蓁-數位支付部-永豐銀行" w:date="2022-03-30T13:28:00Z"/>
                <w:rFonts w:ascii="Century Gothic" w:eastAsia="微軟正黑體" w:hAnsi="Century Gothic"/>
                <w:sz w:val="22"/>
              </w:rPr>
            </w:pPr>
            <w:ins w:id="75" w:author="謝昀蓁-數位支付部-永豐銀行" w:date="2022-03-30T13:28:00Z">
              <w:r>
                <w:rPr>
                  <w:rFonts w:ascii="Century Gothic" w:eastAsia="微軟正黑體" w:hAnsi="Century Gothic"/>
                  <w:sz w:val="22"/>
                </w:rPr>
                <w:t>4</w:t>
              </w:r>
              <w:r w:rsidRPr="006F54B2">
                <w:rPr>
                  <w:rFonts w:ascii="Century Gothic" w:eastAsia="微軟正黑體" w:hAnsi="Century Gothic" w:hint="eastAsia"/>
                  <w:sz w:val="22"/>
                </w:rPr>
                <w:t>.</w:t>
              </w:r>
              <w:r w:rsidRPr="006F54B2">
                <w:rPr>
                  <w:rFonts w:ascii="Century Gothic" w:eastAsia="微軟正黑體" w:hAnsi="Century Gothic"/>
                  <w:sz w:val="22"/>
                </w:rPr>
                <w:t xml:space="preserve"> </w:t>
              </w:r>
              <w:r w:rsidRPr="006F54B2">
                <w:rPr>
                  <w:rFonts w:ascii="Century Gothic" w:eastAsia="微軟正黑體" w:hAnsi="Century Gothic" w:hint="eastAsia"/>
                  <w:sz w:val="22"/>
                </w:rPr>
                <w:t>如掛失之卡片為金融信用</w:t>
              </w:r>
              <w:r>
                <w:rPr>
                  <w:rFonts w:ascii="Century Gothic" w:eastAsia="微軟正黑體" w:hAnsi="Century Gothic" w:hint="eastAsia"/>
                  <w:sz w:val="22"/>
                </w:rPr>
                <w:t>卡</w:t>
              </w:r>
              <w:r w:rsidRPr="006F54B2">
                <w:rPr>
                  <w:rFonts w:ascii="Century Gothic" w:eastAsia="微軟正黑體" w:hAnsi="Century Gothic" w:hint="eastAsia"/>
                  <w:sz w:val="22"/>
                </w:rPr>
                <w:t>，於</w:t>
              </w:r>
              <w:r>
                <w:rPr>
                  <w:rFonts w:ascii="Century Gothic" w:eastAsia="微軟正黑體" w:hAnsi="Century Gothic" w:hint="eastAsia"/>
                  <w:sz w:val="22"/>
                </w:rPr>
                <w:t>掛失</w:t>
              </w:r>
              <w:r w:rsidRPr="006F54B2">
                <w:rPr>
                  <w:rFonts w:ascii="Century Gothic" w:eastAsia="微軟正黑體" w:hAnsi="Century Gothic" w:hint="eastAsia"/>
                  <w:sz w:val="22"/>
                </w:rPr>
                <w:t>作業確定成功時，卡片之金融端</w:t>
              </w:r>
              <w:r>
                <w:rPr>
                  <w:rFonts w:ascii="Century Gothic" w:eastAsia="微軟正黑體" w:hAnsi="Century Gothic" w:hint="eastAsia"/>
                  <w:sz w:val="22"/>
                </w:rPr>
                <w:t>功</w:t>
              </w:r>
              <w:r w:rsidRPr="006F54B2">
                <w:rPr>
                  <w:rFonts w:ascii="Century Gothic" w:eastAsia="微軟正黑體" w:hAnsi="Century Gothic" w:hint="eastAsia"/>
                  <w:sz w:val="22"/>
                </w:rPr>
                <w:t>能亦一併停用。</w:t>
              </w:r>
            </w:ins>
          </w:p>
          <w:p w14:paraId="50F59C53" w14:textId="77777777" w:rsidR="00BE660D" w:rsidRDefault="00BE660D" w:rsidP="00BE660D">
            <w:pPr>
              <w:pStyle w:val="af5"/>
              <w:spacing w:line="0" w:lineRule="atLeast"/>
              <w:ind w:leftChars="0" w:left="360"/>
              <w:rPr>
                <w:ins w:id="76" w:author="謝昀蓁-數位支付部-永豐銀行" w:date="2022-03-30T13:28:00Z"/>
                <w:rFonts w:ascii="Century Gothic" w:eastAsia="微軟正黑體" w:hAnsi="Century Gothic"/>
                <w:sz w:val="22"/>
              </w:rPr>
            </w:pPr>
            <w:ins w:id="77" w:author="謝昀蓁-數位支付部-永豐銀行" w:date="2022-03-30T13:28:00Z">
              <w:r>
                <w:rPr>
                  <w:rFonts w:ascii="Century Gothic" w:eastAsia="微軟正黑體" w:hAnsi="Century Gothic"/>
                  <w:sz w:val="22"/>
                </w:rPr>
                <w:t>5</w:t>
              </w:r>
              <w:r w:rsidRPr="006F54B2">
                <w:rPr>
                  <w:rFonts w:ascii="Century Gothic" w:eastAsia="微軟正黑體" w:hAnsi="Century Gothic" w:hint="eastAsia"/>
                  <w:sz w:val="22"/>
                </w:rPr>
                <w:t>.</w:t>
              </w:r>
              <w:r w:rsidRPr="006F54B2">
                <w:rPr>
                  <w:rFonts w:ascii="Century Gothic" w:eastAsia="微軟正黑體" w:hAnsi="Century Gothic"/>
                  <w:sz w:val="22"/>
                </w:rPr>
                <w:t xml:space="preserve"> </w:t>
              </w:r>
              <w:r w:rsidRPr="006F54B2">
                <w:rPr>
                  <w:rFonts w:ascii="Century Gothic" w:eastAsia="微軟正黑體" w:hAnsi="Century Gothic" w:hint="eastAsia"/>
                  <w:sz w:val="22"/>
                </w:rPr>
                <w:t>欲申請補發新卡，</w:t>
              </w:r>
              <w:r>
                <w:rPr>
                  <w:rFonts w:ascii="Century Gothic" w:eastAsia="微軟正黑體" w:hAnsi="Century Gothic" w:hint="eastAsia"/>
                  <w:sz w:val="22"/>
                </w:rPr>
                <w:t>請</w:t>
              </w:r>
              <w:r w:rsidRPr="006F54B2">
                <w:rPr>
                  <w:rFonts w:ascii="Century Gothic" w:eastAsia="微軟正黑體" w:hAnsi="Century Gothic" w:hint="eastAsia"/>
                  <w:sz w:val="22"/>
                </w:rPr>
                <w:t>電洽本行客服專線</w:t>
              </w:r>
              <w:r w:rsidRPr="006F54B2">
                <w:rPr>
                  <w:rFonts w:ascii="Century Gothic" w:eastAsia="微軟正黑體" w:hAnsi="Century Gothic"/>
                  <w:sz w:val="22"/>
                  <w:u w:val="single"/>
                </w:rPr>
                <w:t>02 -25287776</w:t>
              </w:r>
              <w:r w:rsidRPr="006F54B2">
                <w:rPr>
                  <w:rFonts w:ascii="Century Gothic" w:eastAsia="微軟正黑體" w:hAnsi="Century Gothic" w:hint="eastAsia"/>
                  <w:sz w:val="22"/>
                </w:rPr>
                <w:t xml:space="preserve"> </w:t>
              </w:r>
              <w:r w:rsidRPr="006F54B2">
                <w:rPr>
                  <w:rFonts w:ascii="Century Gothic" w:eastAsia="微軟正黑體" w:hAnsi="Century Gothic" w:hint="eastAsia"/>
                  <w:sz w:val="22"/>
                </w:rPr>
                <w:t>辦理</w:t>
              </w:r>
              <w:r>
                <w:rPr>
                  <w:rFonts w:ascii="Century Gothic" w:eastAsia="微軟正黑體" w:hAnsi="Century Gothic" w:hint="eastAsia"/>
                  <w:sz w:val="22"/>
                </w:rPr>
                <w:t>；</w:t>
              </w:r>
              <w:r w:rsidRPr="006F54B2">
                <w:rPr>
                  <w:rFonts w:ascii="Century Gothic" w:eastAsia="微軟正黑體" w:hAnsi="Century Gothic" w:hint="eastAsia"/>
                  <w:sz w:val="22"/>
                </w:rPr>
                <w:t>附卡之申請補發，須</w:t>
              </w:r>
              <w:proofErr w:type="gramStart"/>
              <w:r w:rsidRPr="006F54B2">
                <w:rPr>
                  <w:rFonts w:ascii="Century Gothic" w:eastAsia="微軟正黑體" w:hAnsi="Century Gothic" w:hint="eastAsia"/>
                  <w:sz w:val="22"/>
                </w:rPr>
                <w:t>由主卡人</w:t>
              </w:r>
              <w:proofErr w:type="gramEnd"/>
              <w:r w:rsidRPr="006F54B2">
                <w:rPr>
                  <w:rFonts w:ascii="Century Gothic" w:eastAsia="微軟正黑體" w:hAnsi="Century Gothic" w:hint="eastAsia"/>
                  <w:sz w:val="22"/>
                </w:rPr>
                <w:t>來電辦理。</w:t>
              </w:r>
            </w:ins>
          </w:p>
          <w:p w14:paraId="052FCD79" w14:textId="6F0FC32C" w:rsidR="00FB05CB" w:rsidRPr="00A90D2C" w:rsidDel="00BE660D" w:rsidRDefault="00FB05CB" w:rsidP="00A90D2C">
            <w:pPr>
              <w:spacing w:line="0" w:lineRule="atLeast"/>
              <w:ind w:left="360"/>
              <w:rPr>
                <w:del w:id="78" w:author="謝昀蓁-數位支付部-永豐銀行" w:date="2022-03-30T13:28:00Z"/>
                <w:rFonts w:ascii="Century Gothic" w:eastAsia="微軟正黑體" w:hAnsi="Century Gothic"/>
                <w:sz w:val="22"/>
              </w:rPr>
            </w:pPr>
            <w:del w:id="79" w:author="謝昀蓁-數位支付部-永豐銀行" w:date="2022-03-30T13:28:00Z">
              <w:r w:rsidRPr="003C4DF0" w:rsidDel="00BE660D">
                <w:rPr>
                  <w:rFonts w:ascii="Century Gothic" w:eastAsia="微軟正黑體" w:hAnsi="Century Gothic"/>
                  <w:sz w:val="22"/>
                </w:rPr>
                <w:delText>1.</w:delText>
              </w:r>
              <w:r w:rsidDel="00BE660D">
                <w:rPr>
                  <w:rFonts w:ascii="Century Gothic" w:eastAsia="微軟正黑體" w:hAnsi="Century Gothic" w:hint="eastAsia"/>
                  <w:sz w:val="22"/>
                </w:rPr>
                <w:delText xml:space="preserve"> </w:delText>
              </w:r>
              <w:r w:rsidRPr="00A90D2C" w:rsidDel="00BE660D">
                <w:rPr>
                  <w:rFonts w:ascii="Century Gothic" w:eastAsia="微軟正黑體" w:hAnsi="Century Gothic" w:hint="eastAsia"/>
                  <w:sz w:val="22"/>
                </w:rPr>
                <w:delText>提醒您，掛失經生效即無法更改或取消請於確定送出前詳閱</w:delText>
              </w:r>
              <w:r w:rsidR="00FF635F" w:rsidDel="00BE660D">
                <w:rPr>
                  <w:rFonts w:ascii="Century Gothic" w:eastAsia="微軟正黑體" w:hAnsi="Century Gothic" w:hint="eastAsia"/>
                  <w:sz w:val="22"/>
                </w:rPr>
                <w:delText>【</w:delText>
              </w:r>
              <w:r w:rsidRPr="00282C9D" w:rsidDel="00BE660D">
                <w:rPr>
                  <w:rFonts w:ascii="Century Gothic" w:eastAsia="微軟正黑體" w:hAnsi="Century Gothic" w:hint="eastAsia"/>
                  <w:sz w:val="22"/>
                </w:rPr>
                <w:delText>永豐商業銀行信用卡掛失注意事項</w:delText>
              </w:r>
              <w:r w:rsidR="00FF635F" w:rsidRPr="00A90D2C" w:rsidDel="00BE660D">
                <w:rPr>
                  <w:rFonts w:ascii="Century Gothic" w:eastAsia="微軟正黑體" w:hAnsi="Century Gothic" w:hint="eastAsia"/>
                  <w:sz w:val="22"/>
                </w:rPr>
                <w:delText>】</w:delText>
              </w:r>
              <w:r w:rsidRPr="00A90D2C" w:rsidDel="00BE660D">
                <w:rPr>
                  <w:rFonts w:ascii="Century Gothic" w:eastAsia="微軟正黑體" w:hAnsi="Century Gothic" w:hint="eastAsia"/>
                  <w:sz w:val="22"/>
                </w:rPr>
                <w:delText>說明。</w:delText>
              </w:r>
            </w:del>
          </w:p>
          <w:p w14:paraId="7EF59E4E" w14:textId="430AD483" w:rsidR="00FB05CB" w:rsidDel="00BE660D" w:rsidRDefault="00FB05CB" w:rsidP="003C4DF0">
            <w:pPr>
              <w:pStyle w:val="af5"/>
              <w:spacing w:line="0" w:lineRule="atLeast"/>
              <w:ind w:leftChars="0" w:left="360"/>
              <w:rPr>
                <w:del w:id="80" w:author="謝昀蓁-數位支付部-永豐銀行" w:date="2022-03-30T13:28:00Z"/>
                <w:rFonts w:ascii="Century Gothic" w:eastAsia="微軟正黑體" w:hAnsi="Century Gothic"/>
                <w:sz w:val="22"/>
              </w:rPr>
            </w:pPr>
            <w:del w:id="81" w:author="謝昀蓁-數位支付部-永豐銀行" w:date="2022-03-30T13:28:00Z">
              <w:r w:rsidRPr="003C4DF0" w:rsidDel="00BE660D">
                <w:rPr>
                  <w:rFonts w:ascii="Century Gothic" w:eastAsia="微軟正黑體" w:hAnsi="Century Gothic" w:hint="eastAsia"/>
                  <w:sz w:val="22"/>
                </w:rPr>
                <w:delText>2.</w:delText>
              </w:r>
              <w:r w:rsidRPr="00C210D4" w:rsidDel="00BE660D">
                <w:rPr>
                  <w:rFonts w:ascii="Century Gothic" w:eastAsia="微軟正黑體" w:hAnsi="Century Gothic" w:hint="eastAsia"/>
                  <w:sz w:val="22"/>
                </w:rPr>
                <w:delText xml:space="preserve"> </w:delText>
              </w:r>
              <w:r w:rsidRPr="00C210D4" w:rsidDel="00BE660D">
                <w:rPr>
                  <w:rFonts w:ascii="Century Gothic" w:eastAsia="微軟正黑體" w:hAnsi="Century Gothic" w:hint="eastAsia"/>
                  <w:sz w:val="22"/>
                </w:rPr>
                <w:delText>提醒您，</w:delText>
              </w:r>
              <w:r w:rsidDel="00BE660D">
                <w:rPr>
                  <w:rFonts w:ascii="Century Gothic" w:eastAsia="微軟正黑體" w:hAnsi="Century Gothic" w:hint="eastAsia"/>
                  <w:sz w:val="22"/>
                </w:rPr>
                <w:delText>若您掛失的卡片名下有虛擬卡，請一併掛失，以免後續無法使用；如有疑問，請洽</w:delText>
              </w:r>
              <w:r w:rsidDel="00BE660D">
                <w:rPr>
                  <w:rFonts w:ascii="Century Gothic" w:eastAsia="微軟正黑體" w:hAnsi="Century Gothic" w:hint="eastAsia"/>
                  <w:sz w:val="22"/>
                </w:rPr>
                <w:delText>2</w:delText>
              </w:r>
              <w:r w:rsidDel="00BE660D">
                <w:rPr>
                  <w:rFonts w:ascii="Century Gothic" w:eastAsia="微軟正黑體" w:hAnsi="Century Gothic"/>
                  <w:sz w:val="22"/>
                </w:rPr>
                <w:delText>4</w:delText>
              </w:r>
              <w:r w:rsidDel="00BE660D">
                <w:rPr>
                  <w:rFonts w:ascii="Century Gothic" w:eastAsia="微軟正黑體" w:hAnsi="Century Gothic" w:hint="eastAsia"/>
                  <w:sz w:val="22"/>
                </w:rPr>
                <w:delText>小時客服中心。</w:delText>
              </w:r>
            </w:del>
          </w:p>
          <w:p w14:paraId="5A1BBF11" w14:textId="5A88AC71" w:rsidR="00FB05CB" w:rsidDel="00BE660D" w:rsidRDefault="00F51CAB" w:rsidP="003C4DF0">
            <w:pPr>
              <w:pStyle w:val="af5"/>
              <w:spacing w:line="0" w:lineRule="atLeast"/>
              <w:ind w:leftChars="0" w:left="360"/>
              <w:rPr>
                <w:del w:id="82" w:author="謝昀蓁-數位支付部-永豐銀行" w:date="2022-03-30T13:28:00Z"/>
                <w:rFonts w:ascii="Century Gothic" w:eastAsia="微軟正黑體" w:hAnsi="Century Gothic"/>
                <w:sz w:val="22"/>
              </w:rPr>
            </w:pPr>
            <w:del w:id="83" w:author="謝昀蓁-數位支付部-永豐銀行" w:date="2022-03-30T13:28:00Z">
              <w:r w:rsidDel="00BE660D">
                <w:rPr>
                  <w:rFonts w:ascii="Century Gothic" w:eastAsia="微軟正黑體" w:hAnsi="Century Gothic"/>
                  <w:sz w:val="22"/>
                </w:rPr>
                <w:delText>3</w:delText>
              </w:r>
              <w:r w:rsidR="00FB05CB" w:rsidDel="00BE660D">
                <w:rPr>
                  <w:rFonts w:ascii="Century Gothic" w:eastAsia="微軟正黑體" w:hAnsi="Century Gothic"/>
                  <w:sz w:val="22"/>
                </w:rPr>
                <w:delText xml:space="preserve">. </w:delText>
              </w:r>
              <w:r w:rsidR="00FB05CB" w:rsidRPr="00FB05CB" w:rsidDel="00BE660D">
                <w:rPr>
                  <w:rFonts w:ascii="Century Gothic" w:eastAsia="微軟正黑體" w:hAnsi="Century Gothic" w:hint="eastAsia"/>
                  <w:sz w:val="22"/>
                </w:rPr>
                <w:delText>上列為以您正卡人身份登錄名下之所屬信用卡</w:delText>
              </w:r>
              <w:r w:rsidR="00FB05CB" w:rsidRPr="00FB05CB" w:rsidDel="00BE660D">
                <w:rPr>
                  <w:rFonts w:ascii="Century Gothic" w:eastAsia="微軟正黑體" w:hAnsi="Century Gothic" w:hint="eastAsia"/>
                  <w:sz w:val="22"/>
                </w:rPr>
                <w:delText xml:space="preserve"> (</w:delText>
              </w:r>
              <w:r w:rsidR="00FB05CB" w:rsidRPr="00FB05CB" w:rsidDel="00BE660D">
                <w:rPr>
                  <w:rFonts w:ascii="Century Gothic" w:eastAsia="微軟正黑體" w:hAnsi="Century Gothic" w:hint="eastAsia"/>
                  <w:sz w:val="22"/>
                </w:rPr>
                <w:delText>含正附卡</w:delText>
              </w:r>
              <w:r w:rsidR="00FB05CB" w:rsidRPr="00FB05CB" w:rsidDel="00BE660D">
                <w:rPr>
                  <w:rFonts w:ascii="Century Gothic" w:eastAsia="微軟正黑體" w:hAnsi="Century Gothic" w:hint="eastAsia"/>
                  <w:sz w:val="22"/>
                </w:rPr>
                <w:delText xml:space="preserve"> )</w:delText>
              </w:r>
              <w:r w:rsidR="00FB05CB" w:rsidRPr="00FB05CB" w:rsidDel="00BE660D">
                <w:rPr>
                  <w:rFonts w:ascii="Century Gothic" w:eastAsia="微軟正黑體" w:hAnsi="Century Gothic" w:hint="eastAsia"/>
                  <w:sz w:val="22"/>
                </w:rPr>
                <w:delText>，若您持有卡為他人</w:delText>
              </w:r>
              <w:r w:rsidR="00FB05CB" w:rsidRPr="00FB05CB" w:rsidDel="00BE660D">
                <w:rPr>
                  <w:rFonts w:ascii="Century Gothic" w:eastAsia="微軟正黑體" w:hAnsi="Century Gothic" w:hint="eastAsia"/>
                  <w:sz w:val="22"/>
                </w:rPr>
                <w:delText xml:space="preserve"> </w:delText>
              </w:r>
              <w:r w:rsidR="00FB05CB" w:rsidRPr="00FB05CB" w:rsidDel="00BE660D">
                <w:rPr>
                  <w:rFonts w:ascii="Century Gothic" w:eastAsia="微軟正黑體" w:hAnsi="Century Gothic" w:hint="eastAsia"/>
                  <w:sz w:val="22"/>
                </w:rPr>
                <w:delText>之附卡，則需請該正人本登錄網銀進行信用卡掛失。</w:delText>
              </w:r>
            </w:del>
          </w:p>
          <w:p w14:paraId="099DF7AA" w14:textId="41ECE24E" w:rsidR="00FB05CB" w:rsidRPr="003C4DF0" w:rsidDel="00BE660D" w:rsidRDefault="00F51CAB" w:rsidP="00A90D2C">
            <w:pPr>
              <w:pStyle w:val="af5"/>
              <w:spacing w:line="0" w:lineRule="atLeast"/>
              <w:ind w:leftChars="0" w:left="360"/>
              <w:rPr>
                <w:del w:id="84" w:author="謝昀蓁-數位支付部-永豐銀行" w:date="2022-03-30T13:28:00Z"/>
                <w:rFonts w:ascii="Century Gothic" w:eastAsia="微軟正黑體" w:hAnsi="Century Gothic"/>
                <w:sz w:val="22"/>
              </w:rPr>
            </w:pPr>
            <w:del w:id="85" w:author="謝昀蓁-數位支付部-永豐銀行" w:date="2022-03-30T13:28:00Z">
              <w:r w:rsidDel="00BE660D">
                <w:rPr>
                  <w:rFonts w:ascii="Century Gothic" w:eastAsia="微軟正黑體" w:hAnsi="Century Gothic"/>
                  <w:sz w:val="22"/>
                </w:rPr>
                <w:delText>4</w:delText>
              </w:r>
              <w:r w:rsidR="00FB05CB" w:rsidDel="00BE660D">
                <w:rPr>
                  <w:rFonts w:ascii="Century Gothic" w:eastAsia="微軟正黑體" w:hAnsi="Century Gothic"/>
                  <w:sz w:val="22"/>
                </w:rPr>
                <w:delText xml:space="preserve">. </w:delText>
              </w:r>
              <w:r w:rsidR="00FB05CB" w:rsidRPr="003C4DF0" w:rsidDel="00BE660D">
                <w:rPr>
                  <w:rFonts w:ascii="Century Gothic" w:eastAsia="微軟正黑體" w:hAnsi="Century Gothic" w:hint="eastAsia"/>
                  <w:sz w:val="22"/>
                </w:rPr>
                <w:delText>正卡辦理掛失時，該同別之附亦連帶一併掛失；惟附卡辦理時，正仍得繼續使用。</w:delText>
              </w:r>
            </w:del>
          </w:p>
          <w:p w14:paraId="0C32E876" w14:textId="7F69FAC5" w:rsidR="00FB05CB" w:rsidRPr="003C4DF0" w:rsidDel="00BE660D" w:rsidRDefault="00F51CAB" w:rsidP="00A90D2C">
            <w:pPr>
              <w:pStyle w:val="af5"/>
              <w:spacing w:line="0" w:lineRule="atLeast"/>
              <w:ind w:leftChars="0" w:left="360"/>
              <w:rPr>
                <w:del w:id="86" w:author="謝昀蓁-數位支付部-永豐銀行" w:date="2022-03-30T13:28:00Z"/>
                <w:rFonts w:ascii="Century Gothic" w:eastAsia="微軟正黑體" w:hAnsi="Century Gothic"/>
                <w:sz w:val="22"/>
              </w:rPr>
            </w:pPr>
            <w:del w:id="87" w:author="謝昀蓁-數位支付部-永豐銀行" w:date="2022-03-30T13:28:00Z">
              <w:r w:rsidDel="00BE660D">
                <w:rPr>
                  <w:rFonts w:ascii="Century Gothic" w:eastAsia="微軟正黑體" w:hAnsi="Century Gothic"/>
                  <w:sz w:val="22"/>
                </w:rPr>
                <w:delText>5</w:delText>
              </w:r>
              <w:r w:rsidR="00FB05CB" w:rsidRPr="003C4DF0" w:rsidDel="00BE660D">
                <w:rPr>
                  <w:rFonts w:ascii="Century Gothic" w:eastAsia="微軟正黑體" w:hAnsi="Century Gothic" w:hint="eastAsia"/>
                  <w:sz w:val="22"/>
                </w:rPr>
                <w:delText>.</w:delText>
              </w:r>
              <w:r w:rsidR="00FB05CB" w:rsidDel="00BE660D">
                <w:rPr>
                  <w:rFonts w:ascii="Century Gothic" w:eastAsia="微軟正黑體" w:hAnsi="Century Gothic"/>
                  <w:sz w:val="22"/>
                </w:rPr>
                <w:delText xml:space="preserve"> </w:delText>
              </w:r>
              <w:r w:rsidR="00FB05CB" w:rsidRPr="003C4DF0" w:rsidDel="00BE660D">
                <w:rPr>
                  <w:rFonts w:ascii="Century Gothic" w:eastAsia="微軟正黑體" w:hAnsi="Century Gothic" w:hint="eastAsia"/>
                  <w:sz w:val="22"/>
                </w:rPr>
                <w:delText>如掛失之卡片為金融信用，於作業確定成功時，卡片之金融端能亦一併停用。</w:delText>
              </w:r>
            </w:del>
          </w:p>
          <w:p w14:paraId="18CB6661" w14:textId="4C3DC2C0" w:rsidR="00FB05CB" w:rsidRPr="00A90D2C" w:rsidRDefault="00F51CAB" w:rsidP="00E84C5E">
            <w:pPr>
              <w:pStyle w:val="af5"/>
              <w:spacing w:line="0" w:lineRule="atLeast"/>
              <w:ind w:leftChars="0" w:left="360"/>
            </w:pPr>
            <w:del w:id="88" w:author="謝昀蓁-數位支付部-永豐銀行" w:date="2022-03-30T13:28:00Z">
              <w:r w:rsidDel="00BE660D">
                <w:rPr>
                  <w:rFonts w:ascii="Century Gothic" w:eastAsia="微軟正黑體" w:hAnsi="Century Gothic"/>
                  <w:sz w:val="22"/>
                </w:rPr>
                <w:delText>6</w:delText>
              </w:r>
              <w:r w:rsidR="00FB05CB" w:rsidRPr="003C4DF0" w:rsidDel="00BE660D">
                <w:rPr>
                  <w:rFonts w:ascii="Century Gothic" w:eastAsia="微軟正黑體" w:hAnsi="Century Gothic" w:hint="eastAsia"/>
                  <w:sz w:val="22"/>
                </w:rPr>
                <w:delText>.</w:delText>
              </w:r>
              <w:r w:rsidR="00FB05CB" w:rsidDel="00BE660D">
                <w:rPr>
                  <w:rFonts w:ascii="Century Gothic" w:eastAsia="微軟正黑體" w:hAnsi="Century Gothic"/>
                  <w:sz w:val="22"/>
                </w:rPr>
                <w:delText xml:space="preserve"> </w:delText>
              </w:r>
              <w:r w:rsidR="00FB05CB" w:rsidRPr="003C4DF0" w:rsidDel="00BE660D">
                <w:rPr>
                  <w:rFonts w:ascii="Century Gothic" w:eastAsia="微軟正黑體" w:hAnsi="Century Gothic" w:hint="eastAsia"/>
                  <w:sz w:val="22"/>
                </w:rPr>
                <w:delText>欲申請補發新卡，電洽本行客服專線</w:delText>
              </w:r>
              <w:r w:rsidR="00FB05CB" w:rsidRPr="00A90D2C" w:rsidDel="00BE660D">
                <w:rPr>
                  <w:rFonts w:ascii="Century Gothic" w:eastAsia="微軟正黑體" w:hAnsi="Century Gothic"/>
                  <w:sz w:val="22"/>
                  <w:u w:val="single"/>
                </w:rPr>
                <w:delText>02 -25287776</w:delText>
              </w:r>
              <w:r w:rsidR="00FB05CB" w:rsidRPr="003C4DF0" w:rsidDel="00BE660D">
                <w:rPr>
                  <w:rFonts w:ascii="Century Gothic" w:eastAsia="微軟正黑體" w:hAnsi="Century Gothic" w:hint="eastAsia"/>
                  <w:sz w:val="22"/>
                </w:rPr>
                <w:delText xml:space="preserve"> </w:delText>
              </w:r>
              <w:r w:rsidR="00FB05CB" w:rsidRPr="003C4DF0" w:rsidDel="00BE660D">
                <w:rPr>
                  <w:rFonts w:ascii="Century Gothic" w:eastAsia="微軟正黑體" w:hAnsi="Century Gothic" w:hint="eastAsia"/>
                  <w:sz w:val="22"/>
                </w:rPr>
                <w:delText>辦理﹔附卡之申請補發，須由主卡人來電辦理。</w:delText>
              </w:r>
            </w:del>
          </w:p>
        </w:tc>
      </w:tr>
      <w:tr w:rsidR="00FB05CB" w14:paraId="553DC49C" w14:textId="77777777" w:rsidTr="00526DBE">
        <w:trPr>
          <w:trHeight w:val="227"/>
        </w:trPr>
        <w:tc>
          <w:tcPr>
            <w:tcW w:w="2710" w:type="dxa"/>
            <w:vMerge/>
            <w:tcBorders>
              <w:left w:val="single" w:sz="4" w:space="0" w:color="auto"/>
              <w:right w:val="single" w:sz="4" w:space="0" w:color="auto"/>
            </w:tcBorders>
            <w:shd w:val="clear" w:color="auto" w:fill="FFFFFF" w:themeFill="background1"/>
          </w:tcPr>
          <w:p w14:paraId="7B18B537" w14:textId="77777777" w:rsidR="00FB05CB" w:rsidRDefault="00FB05CB" w:rsidP="00FB05CB">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7DECF510" w14:textId="22C2AF8D" w:rsidR="00FB05CB" w:rsidRDefault="00FB05CB" w:rsidP="00FB05CB">
            <w:pPr>
              <w:spacing w:line="0" w:lineRule="atLeast"/>
              <w:rPr>
                <w:rFonts w:ascii="Century Gothic" w:eastAsia="微軟正黑體" w:hAnsi="Century Gothic"/>
                <w:sz w:val="22"/>
              </w:rPr>
            </w:pPr>
            <w:r>
              <w:rPr>
                <w:rFonts w:ascii="Century Gothic" w:eastAsia="微軟正黑體" w:hAnsi="Century Gothic" w:hint="eastAsia"/>
                <w:sz w:val="22"/>
              </w:rPr>
              <w:t>確認</w:t>
            </w:r>
            <w:r>
              <w:rPr>
                <w:rFonts w:ascii="Century Gothic" w:eastAsia="微軟正黑體" w:hAnsi="Century Gothic" w:hint="eastAsia"/>
                <w:sz w:val="22"/>
              </w:rPr>
              <w:t>(</w:t>
            </w:r>
            <w:r>
              <w:rPr>
                <w:rFonts w:ascii="Century Gothic" w:eastAsia="微軟正黑體" w:hAnsi="Century Gothic"/>
                <w:sz w:val="22"/>
              </w:rPr>
              <w:t>btn1)</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827135" w14:textId="0866B0A6" w:rsidR="00FB05CB" w:rsidRPr="00A90D2C" w:rsidRDefault="00FB05CB" w:rsidP="00531BCA">
            <w:pPr>
              <w:pStyle w:val="af5"/>
              <w:numPr>
                <w:ilvl w:val="0"/>
                <w:numId w:val="159"/>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點擊：前往「</w:t>
            </w:r>
            <w:proofErr w:type="gramStart"/>
            <w:r w:rsidRPr="00A90D2C">
              <w:rPr>
                <w:rFonts w:ascii="Century Gothic" w:eastAsia="微軟正黑體" w:hAnsi="Century Gothic" w:hint="eastAsia"/>
                <w:sz w:val="22"/>
              </w:rPr>
              <w:t>線上掛失</w:t>
            </w:r>
            <w:proofErr w:type="gramEnd"/>
            <w:r w:rsidRPr="00A90D2C">
              <w:rPr>
                <w:rFonts w:ascii="Century Gothic" w:eastAsia="微軟正黑體" w:hAnsi="Century Gothic"/>
                <w:sz w:val="22"/>
              </w:rPr>
              <w:t>Step</w:t>
            </w:r>
            <w:r>
              <w:rPr>
                <w:rFonts w:ascii="Century Gothic" w:eastAsia="微軟正黑體" w:hAnsi="Century Gothic"/>
                <w:sz w:val="22"/>
              </w:rPr>
              <w:t>4</w:t>
            </w:r>
            <w:r w:rsidRPr="00A90D2C">
              <w:rPr>
                <w:rFonts w:ascii="Century Gothic" w:eastAsia="微軟正黑體" w:hAnsi="Century Gothic" w:hint="eastAsia"/>
                <w:sz w:val="22"/>
              </w:rPr>
              <w:t>」</w:t>
            </w:r>
          </w:p>
        </w:tc>
      </w:tr>
      <w:tr w:rsidR="00FB05CB" w14:paraId="77C8DF11" w14:textId="77777777" w:rsidTr="00F60F3A">
        <w:trPr>
          <w:trHeight w:val="227"/>
        </w:trPr>
        <w:tc>
          <w:tcPr>
            <w:tcW w:w="2710" w:type="dxa"/>
            <w:vMerge/>
            <w:tcBorders>
              <w:left w:val="single" w:sz="4" w:space="0" w:color="auto"/>
              <w:bottom w:val="single" w:sz="4" w:space="0" w:color="auto"/>
              <w:right w:val="single" w:sz="4" w:space="0" w:color="auto"/>
            </w:tcBorders>
            <w:shd w:val="clear" w:color="auto" w:fill="FFFFFF" w:themeFill="background1"/>
          </w:tcPr>
          <w:p w14:paraId="649E8D31" w14:textId="77777777" w:rsidR="00FB05CB" w:rsidRDefault="00FB05CB" w:rsidP="00FB05CB">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319B7CD9" w14:textId="17A0B7A4" w:rsidR="00FB05CB" w:rsidDel="003C4DF0" w:rsidRDefault="00FB05CB" w:rsidP="00FB05CB">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r>
              <w:rPr>
                <w:rFonts w:ascii="Century Gothic" w:eastAsia="微軟正黑體" w:hAnsi="Century Gothic"/>
                <w:sz w:val="22"/>
              </w:rPr>
              <w:t>btn2</w:t>
            </w:r>
            <w:r>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167D3" w14:textId="200B2A64" w:rsidR="00FB05CB" w:rsidRPr="00A90D2C" w:rsidRDefault="00FB05CB" w:rsidP="00531BCA">
            <w:pPr>
              <w:pStyle w:val="af5"/>
              <w:numPr>
                <w:ilvl w:val="0"/>
                <w:numId w:val="160"/>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點擊：返回信用卡頁</w:t>
            </w:r>
            <w:r w:rsidRPr="00A90D2C">
              <w:rPr>
                <w:rFonts w:ascii="Century Gothic" w:eastAsia="微軟正黑體" w:hAnsi="Century Gothic"/>
                <w:sz w:val="22"/>
              </w:rPr>
              <w:t>_</w:t>
            </w:r>
            <w:r w:rsidRPr="00A90D2C">
              <w:rPr>
                <w:rFonts w:ascii="Century Gothic" w:eastAsia="微軟正黑體" w:hAnsi="Century Gothic" w:hint="eastAsia"/>
                <w:sz w:val="22"/>
              </w:rPr>
              <w:t>原卡片頁面</w:t>
            </w:r>
          </w:p>
        </w:tc>
      </w:tr>
      <w:tr w:rsidR="00360087" w:rsidRPr="003F6D40" w14:paraId="680D265F" w14:textId="77777777" w:rsidTr="00526DBE">
        <w:trPr>
          <w:trHeight w:val="227"/>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AA0FA4" w14:textId="4E115816" w:rsidR="00360087" w:rsidRPr="003F6D40" w:rsidRDefault="00360087" w:rsidP="00526DBE">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線上掛失</w:t>
            </w:r>
            <w:proofErr w:type="gramEnd"/>
            <w:r w:rsidRPr="000C3000">
              <w:rPr>
                <w:rFonts w:ascii="Century Gothic" w:eastAsia="微軟正黑體" w:hAnsi="Century Gothic"/>
                <w:sz w:val="22"/>
              </w:rPr>
              <w:t>Step</w:t>
            </w:r>
            <w:r>
              <w:rPr>
                <w:rFonts w:ascii="Century Gothic" w:eastAsia="微軟正黑體" w:hAnsi="Century Gothic"/>
                <w:sz w:val="22"/>
              </w:rPr>
              <w:t>4</w:t>
            </w:r>
          </w:p>
        </w:tc>
        <w:tc>
          <w:tcPr>
            <w:tcW w:w="11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26C60C" w14:textId="77777777" w:rsidR="00360087" w:rsidRDefault="00360087" w:rsidP="00526DBE">
            <w:pPr>
              <w:spacing w:line="0" w:lineRule="atLeast"/>
              <w:rPr>
                <w:rFonts w:ascii="Century Gothic" w:eastAsia="微軟正黑體" w:hAnsi="Century Gothic"/>
                <w:sz w:val="22"/>
              </w:rPr>
            </w:pPr>
            <w:r w:rsidRPr="000C3000">
              <w:rPr>
                <w:rFonts w:ascii="Century Gothic" w:eastAsia="微軟正黑體" w:hAnsi="Century Gothic" w:hint="eastAsia"/>
                <w:sz w:val="22"/>
              </w:rPr>
              <w:t>項目</w:t>
            </w:r>
          </w:p>
        </w:tc>
        <w:tc>
          <w:tcPr>
            <w:tcW w:w="6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886812" w14:textId="77777777" w:rsidR="00360087" w:rsidRPr="003F6D40" w:rsidRDefault="00360087" w:rsidP="00526DBE">
            <w:pPr>
              <w:spacing w:line="0" w:lineRule="atLeast"/>
              <w:rPr>
                <w:rFonts w:ascii="Century Gothic" w:eastAsia="微軟正黑體" w:hAnsi="Century Gothic"/>
                <w:sz w:val="22"/>
              </w:rPr>
            </w:pPr>
            <w:r w:rsidRPr="000C3000">
              <w:rPr>
                <w:rFonts w:ascii="Century Gothic" w:eastAsia="微軟正黑體" w:hAnsi="Century Gothic" w:hint="eastAsia"/>
                <w:sz w:val="22"/>
              </w:rPr>
              <w:t>說明</w:t>
            </w:r>
          </w:p>
        </w:tc>
      </w:tr>
      <w:tr w:rsidR="00360087" w:rsidRPr="00C977DF" w14:paraId="5F04AC53" w14:textId="77777777" w:rsidTr="00526DBE">
        <w:trPr>
          <w:trHeight w:val="227"/>
        </w:trPr>
        <w:tc>
          <w:tcPr>
            <w:tcW w:w="2710" w:type="dxa"/>
            <w:vMerge w:val="restart"/>
            <w:tcBorders>
              <w:top w:val="single" w:sz="4" w:space="0" w:color="auto"/>
              <w:left w:val="single" w:sz="4" w:space="0" w:color="auto"/>
              <w:right w:val="single" w:sz="4" w:space="0" w:color="auto"/>
            </w:tcBorders>
            <w:shd w:val="clear" w:color="auto" w:fill="FFFFFF" w:themeFill="background1"/>
          </w:tcPr>
          <w:p w14:paraId="5B85EE51" w14:textId="0E4BBD4E" w:rsidR="00360087" w:rsidRDefault="00AC4CEB" w:rsidP="00360087">
            <w:pPr>
              <w:spacing w:line="0" w:lineRule="atLeast"/>
              <w:jc w:val="center"/>
              <w:rPr>
                <w:rFonts w:ascii="Century Gothic" w:eastAsia="微軟正黑體" w:hAnsi="Century Gothic"/>
                <w:sz w:val="22"/>
              </w:rPr>
            </w:pPr>
            <w:r>
              <w:rPr>
                <w:noProof/>
              </w:rPr>
              <w:drawing>
                <wp:inline distT="0" distB="0" distL="0" distR="0" wp14:anchorId="7ADF702E" wp14:editId="68DF7E22">
                  <wp:extent cx="1583690" cy="4659630"/>
                  <wp:effectExtent l="0" t="0" r="0" b="762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690" cy="4659630"/>
                          </a:xfrm>
                          <a:prstGeom prst="rect">
                            <a:avLst/>
                          </a:prstGeom>
                        </pic:spPr>
                      </pic:pic>
                    </a:graphicData>
                  </a:graphic>
                </wp:inline>
              </w:drawing>
            </w: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3C14712B" w14:textId="41B4F4E0" w:rsidR="00360087" w:rsidRPr="000C3000" w:rsidRDefault="00360087" w:rsidP="00360087">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4CFE" w14:textId="5BEC05A1" w:rsidR="00360087" w:rsidRPr="00C977DF" w:rsidRDefault="00360087" w:rsidP="00531BCA">
            <w:pPr>
              <w:pStyle w:val="af5"/>
              <w:numPr>
                <w:ilvl w:val="0"/>
                <w:numId w:val="161"/>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roofErr w:type="gramStart"/>
            <w:r>
              <w:rPr>
                <w:rFonts w:ascii="Century Gothic" w:eastAsia="微軟正黑體" w:hAnsi="Century Gothic" w:hint="eastAsia"/>
                <w:sz w:val="22"/>
              </w:rPr>
              <w:t>線上掛失</w:t>
            </w:r>
            <w:proofErr w:type="gramEnd"/>
            <w:r>
              <w:rPr>
                <w:rFonts w:ascii="Century Gothic" w:eastAsia="微軟正黑體" w:hAnsi="Century Gothic" w:hint="eastAsia"/>
                <w:sz w:val="22"/>
              </w:rPr>
              <w:t>結果</w:t>
            </w:r>
          </w:p>
        </w:tc>
      </w:tr>
      <w:tr w:rsidR="00360087" w:rsidRPr="005041CF" w14:paraId="19324919" w14:textId="77777777" w:rsidTr="00526DBE">
        <w:trPr>
          <w:trHeight w:val="227"/>
        </w:trPr>
        <w:tc>
          <w:tcPr>
            <w:tcW w:w="2710" w:type="dxa"/>
            <w:vMerge/>
            <w:tcBorders>
              <w:left w:val="single" w:sz="4" w:space="0" w:color="auto"/>
              <w:right w:val="single" w:sz="4" w:space="0" w:color="auto"/>
            </w:tcBorders>
            <w:shd w:val="clear" w:color="auto" w:fill="FFFFFF" w:themeFill="background1"/>
          </w:tcPr>
          <w:p w14:paraId="5153D653" w14:textId="77777777" w:rsidR="00360087" w:rsidRDefault="00360087" w:rsidP="00526DBE">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185216C1" w14:textId="77777777" w:rsidR="00360087" w:rsidRDefault="00360087" w:rsidP="00526DBE">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C2F9C" w14:textId="1C72FE46" w:rsidR="00360087" w:rsidRDefault="00360087" w:rsidP="00531BCA">
            <w:pPr>
              <w:pStyle w:val="af5"/>
              <w:numPr>
                <w:ilvl w:val="0"/>
                <w:numId w:val="162"/>
              </w:numPr>
              <w:spacing w:line="0" w:lineRule="atLeast"/>
              <w:ind w:leftChars="0"/>
              <w:rPr>
                <w:rFonts w:ascii="Century Gothic" w:eastAsia="微軟正黑體" w:hAnsi="Century Gothic"/>
                <w:sz w:val="22"/>
              </w:rPr>
            </w:pPr>
            <w:r>
              <w:rPr>
                <w:rFonts w:ascii="Century Gothic" w:eastAsia="微軟正黑體" w:hAnsi="Century Gothic" w:hint="eastAsia"/>
                <w:sz w:val="22"/>
              </w:rPr>
              <w:t>申請日期：</w:t>
            </w:r>
            <w:r>
              <w:rPr>
                <w:rFonts w:ascii="Century Gothic" w:eastAsia="微軟正黑體" w:hAnsi="Century Gothic" w:hint="eastAsia"/>
                <w:sz w:val="22"/>
              </w:rPr>
              <w:t>Y</w:t>
            </w:r>
            <w:r>
              <w:rPr>
                <w:rFonts w:ascii="Century Gothic" w:eastAsia="微軟正黑體" w:hAnsi="Century Gothic"/>
                <w:sz w:val="22"/>
              </w:rPr>
              <w:t>YYY/MM/DD</w:t>
            </w:r>
          </w:p>
          <w:p w14:paraId="02917A35" w14:textId="72DDD020" w:rsidR="00360087" w:rsidRDefault="00360087" w:rsidP="00531BCA">
            <w:pPr>
              <w:pStyle w:val="af5"/>
              <w:numPr>
                <w:ilvl w:val="0"/>
                <w:numId w:val="162"/>
              </w:numPr>
              <w:spacing w:line="0" w:lineRule="atLeast"/>
              <w:ind w:leftChars="0"/>
              <w:rPr>
                <w:rFonts w:ascii="Century Gothic" w:eastAsia="微軟正黑體" w:hAnsi="Century Gothic"/>
                <w:sz w:val="22"/>
              </w:rPr>
            </w:pPr>
            <w:r>
              <w:rPr>
                <w:rFonts w:ascii="Century Gothic" w:eastAsia="微軟正黑體" w:hAnsi="Century Gothic" w:hint="eastAsia"/>
                <w:sz w:val="22"/>
              </w:rPr>
              <w:t>提醒：</w:t>
            </w:r>
          </w:p>
          <w:tbl>
            <w:tblPr>
              <w:tblStyle w:val="aa"/>
              <w:tblW w:w="6175" w:type="dxa"/>
              <w:tblLayout w:type="fixed"/>
              <w:tblLook w:val="04A0" w:firstRow="1" w:lastRow="0" w:firstColumn="1" w:lastColumn="0" w:noHBand="0" w:noVBand="1"/>
            </w:tblPr>
            <w:tblGrid>
              <w:gridCol w:w="1989"/>
              <w:gridCol w:w="4186"/>
            </w:tblGrid>
            <w:tr w:rsidR="00360087" w14:paraId="504E5B9E" w14:textId="77777777" w:rsidTr="00A90D2C">
              <w:trPr>
                <w:trHeight w:val="397"/>
              </w:trPr>
              <w:tc>
                <w:tcPr>
                  <w:tcW w:w="1989" w:type="dxa"/>
                  <w:shd w:val="clear" w:color="auto" w:fill="D9D9D9" w:themeFill="background1" w:themeFillShade="D9"/>
                  <w:vAlign w:val="center"/>
                </w:tcPr>
                <w:p w14:paraId="4FF4D4EB" w14:textId="77777777" w:rsidR="00360087" w:rsidRDefault="00360087"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檢核</w:t>
                  </w:r>
                </w:p>
              </w:tc>
              <w:tc>
                <w:tcPr>
                  <w:tcW w:w="4186" w:type="dxa"/>
                  <w:shd w:val="clear" w:color="auto" w:fill="D9D9D9" w:themeFill="background1" w:themeFillShade="D9"/>
                  <w:vAlign w:val="center"/>
                </w:tcPr>
                <w:p w14:paraId="7E990B2B" w14:textId="13A6B450" w:rsidR="00360087" w:rsidRDefault="00360087"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顯示</w:t>
                  </w:r>
                </w:p>
              </w:tc>
            </w:tr>
            <w:tr w:rsidR="00360087" w14:paraId="6C669E56" w14:textId="77777777" w:rsidTr="00A90D2C">
              <w:trPr>
                <w:trHeight w:val="397"/>
              </w:trPr>
              <w:tc>
                <w:tcPr>
                  <w:tcW w:w="1989" w:type="dxa"/>
                  <w:vAlign w:val="center"/>
                </w:tcPr>
                <w:p w14:paraId="6F405FAF" w14:textId="77777777" w:rsidR="00142EFB" w:rsidRDefault="00142EFB"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掛失成功</w:t>
                  </w:r>
                </w:p>
                <w:p w14:paraId="691DA4EC" w14:textId="42EBE86C" w:rsidR="00360087" w:rsidRDefault="00360087"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掛失卡號</w:t>
                  </w:r>
                  <w:r>
                    <w:rPr>
                      <w:rFonts w:ascii="Century Gothic" w:eastAsia="微軟正黑體" w:hAnsi="Century Gothic" w:hint="eastAsia"/>
                      <w:sz w:val="22"/>
                    </w:rPr>
                    <w:t>2</w:t>
                  </w:r>
                  <w:r>
                    <w:rPr>
                      <w:rFonts w:ascii="Century Gothic" w:eastAsia="微軟正黑體" w:hAnsi="Century Gothic"/>
                      <w:sz w:val="22"/>
                    </w:rPr>
                    <w:t>4</w:t>
                  </w:r>
                  <w:r>
                    <w:rPr>
                      <w:rFonts w:ascii="Century Gothic" w:eastAsia="微軟正黑體" w:hAnsi="Century Gothic" w:hint="eastAsia"/>
                      <w:sz w:val="22"/>
                    </w:rPr>
                    <w:t>小時內</w:t>
                  </w:r>
                  <w:r w:rsidRPr="00A90D2C">
                    <w:rPr>
                      <w:rFonts w:ascii="Century Gothic" w:eastAsia="微軟正黑體" w:hAnsi="Century Gothic" w:hint="eastAsia"/>
                      <w:sz w:val="22"/>
                      <w:u w:val="single"/>
                    </w:rPr>
                    <w:t>有</w:t>
                  </w:r>
                  <w:r>
                    <w:rPr>
                      <w:rFonts w:ascii="Century Gothic" w:eastAsia="微軟正黑體" w:hAnsi="Century Gothic" w:hint="eastAsia"/>
                      <w:sz w:val="22"/>
                    </w:rPr>
                    <w:t>交易</w:t>
                  </w:r>
                </w:p>
              </w:tc>
              <w:tc>
                <w:tcPr>
                  <w:tcW w:w="4186" w:type="dxa"/>
                  <w:vAlign w:val="center"/>
                </w:tcPr>
                <w:p w14:paraId="65DBAED4" w14:textId="77777777" w:rsidR="00360087" w:rsidRDefault="00142EFB" w:rsidP="00142EFB">
                  <w:pPr>
                    <w:spacing w:line="0" w:lineRule="atLeast"/>
                    <w:rPr>
                      <w:rFonts w:ascii="Century Gothic" w:eastAsia="微軟正黑體" w:hAnsi="Century Gothic"/>
                      <w:sz w:val="22"/>
                    </w:rPr>
                  </w:pPr>
                  <w:r w:rsidRPr="00142EFB">
                    <w:rPr>
                      <w:rFonts w:ascii="Century Gothic" w:eastAsia="微軟正黑體" w:hAnsi="Century Gothic"/>
                      <w:sz w:val="22"/>
                    </w:rPr>
                    <w:t>1.</w:t>
                  </w:r>
                  <w:r>
                    <w:rPr>
                      <w:rFonts w:ascii="Century Gothic" w:eastAsia="微軟正黑體" w:hAnsi="Century Gothic" w:hint="eastAsia"/>
                      <w:sz w:val="22"/>
                    </w:rPr>
                    <w:t xml:space="preserve"> </w:t>
                  </w:r>
                  <w:r w:rsidR="00360087" w:rsidRPr="00A90D2C">
                    <w:rPr>
                      <w:rFonts w:ascii="Century Gothic" w:eastAsia="微軟正黑體" w:hAnsi="Century Gothic" w:hint="eastAsia"/>
                      <w:sz w:val="22"/>
                    </w:rPr>
                    <w:t>掛失已完成。您所</w:t>
                  </w:r>
                  <w:r w:rsidRPr="00A90D2C">
                    <w:rPr>
                      <w:rFonts w:ascii="Century Gothic" w:eastAsia="微軟正黑體" w:hAnsi="Century Gothic" w:hint="eastAsia"/>
                      <w:sz w:val="22"/>
                    </w:rPr>
                    <w:t>掛失</w:t>
                  </w:r>
                  <w:r w:rsidR="00360087" w:rsidRPr="00A90D2C">
                    <w:rPr>
                      <w:rFonts w:ascii="Century Gothic" w:eastAsia="微軟正黑體" w:hAnsi="Century Gothic" w:hint="eastAsia"/>
                      <w:sz w:val="22"/>
                    </w:rPr>
                    <w:t>的卡號於</w:t>
                  </w:r>
                  <w:del w:id="89" w:author="謝昀蓁-數位支付部-永豐銀行" w:date="2022-03-30T13:29:00Z">
                    <w:r w:rsidRPr="00A90D2C" w:rsidDel="00BE660D">
                      <w:rPr>
                        <w:rFonts w:ascii="Century Gothic" w:eastAsia="微軟正黑體" w:hAnsi="Century Gothic" w:hint="eastAsia"/>
                        <w:sz w:val="22"/>
                      </w:rPr>
                      <w:delText>於</w:delText>
                    </w:r>
                  </w:del>
                  <w:r w:rsidRPr="00A90D2C">
                    <w:rPr>
                      <w:rFonts w:ascii="Century Gothic" w:eastAsia="微軟正黑體" w:hAnsi="Century Gothic" w:hint="eastAsia"/>
                      <w:sz w:val="22"/>
                    </w:rPr>
                    <w:t>掛失完成</w:t>
                  </w:r>
                  <w:r w:rsidR="00360087" w:rsidRPr="00A90D2C">
                    <w:rPr>
                      <w:rFonts w:ascii="Century Gothic" w:eastAsia="微軟正黑體" w:hAnsi="Century Gothic" w:hint="eastAsia"/>
                      <w:sz w:val="22"/>
                    </w:rPr>
                    <w:t>前</w:t>
                  </w:r>
                  <w:r w:rsidR="00360087" w:rsidRPr="00A90D2C">
                    <w:rPr>
                      <w:rFonts w:ascii="Century Gothic" w:eastAsia="微軟正黑體" w:hAnsi="Century Gothic"/>
                      <w:sz w:val="22"/>
                    </w:rPr>
                    <w:t>24</w:t>
                  </w:r>
                  <w:r w:rsidR="00360087" w:rsidRPr="00A90D2C">
                    <w:rPr>
                      <w:rFonts w:ascii="Century Gothic" w:eastAsia="微軟正黑體" w:hAnsi="Century Gothic" w:hint="eastAsia"/>
                      <w:sz w:val="22"/>
                    </w:rPr>
                    <w:t>小時內有交易紀錄，如</w:t>
                  </w:r>
                  <w:r w:rsidRPr="00A90D2C">
                    <w:rPr>
                      <w:rFonts w:ascii="Century Gothic" w:eastAsia="微軟正黑體" w:hAnsi="Century Gothic" w:hint="eastAsia"/>
                      <w:sz w:val="22"/>
                    </w:rPr>
                    <w:t>有</w:t>
                  </w:r>
                  <w:r w:rsidR="00360087" w:rsidRPr="00A90D2C">
                    <w:rPr>
                      <w:rFonts w:ascii="Century Gothic" w:eastAsia="微軟正黑體" w:hAnsi="Century Gothic" w:hint="eastAsia"/>
                      <w:sz w:val="22"/>
                    </w:rPr>
                    <w:t>疑義</w:t>
                  </w:r>
                  <w:r w:rsidRPr="00A90D2C">
                    <w:rPr>
                      <w:rFonts w:ascii="Century Gothic" w:eastAsia="微軟正黑體" w:hAnsi="Century Gothic" w:hint="eastAsia"/>
                      <w:sz w:val="22"/>
                    </w:rPr>
                    <w:t>，</w:t>
                  </w:r>
                  <w:r w:rsidR="00360087" w:rsidRPr="00A90D2C">
                    <w:rPr>
                      <w:rFonts w:ascii="Century Gothic" w:eastAsia="微軟正黑體" w:hAnsi="Century Gothic" w:hint="eastAsia"/>
                      <w:sz w:val="22"/>
                    </w:rPr>
                    <w:t>請您電洽本行客服專線</w:t>
                  </w:r>
                  <w:r w:rsidR="00360087" w:rsidRPr="00A90D2C">
                    <w:rPr>
                      <w:rFonts w:ascii="Century Gothic" w:eastAsia="微軟正黑體" w:hAnsi="Century Gothic"/>
                      <w:sz w:val="22"/>
                    </w:rPr>
                    <w:t>02 -25287776</w:t>
                  </w:r>
                  <w:r w:rsidR="00360087" w:rsidRPr="00A90D2C">
                    <w:rPr>
                      <w:rFonts w:ascii="Century Gothic" w:eastAsia="微軟正黑體" w:hAnsi="Century Gothic" w:hint="eastAsia"/>
                      <w:sz w:val="22"/>
                    </w:rPr>
                    <w:t>，由客服人員協助您進行</w:t>
                  </w:r>
                  <w:r w:rsidRPr="00A90D2C">
                    <w:rPr>
                      <w:rFonts w:ascii="Century Gothic" w:eastAsia="微軟正黑體" w:hAnsi="Century Gothic" w:hint="eastAsia"/>
                      <w:sz w:val="22"/>
                    </w:rPr>
                    <w:t>進</w:t>
                  </w:r>
                  <w:r w:rsidR="00360087" w:rsidRPr="00A90D2C">
                    <w:rPr>
                      <w:rFonts w:ascii="Century Gothic" w:eastAsia="微軟正黑體" w:hAnsi="Century Gothic" w:hint="eastAsia"/>
                      <w:sz w:val="22"/>
                    </w:rPr>
                    <w:t>一步確認。</w:t>
                  </w:r>
                </w:p>
                <w:p w14:paraId="314CDA7C" w14:textId="6FB09309" w:rsidR="00142EFB" w:rsidRPr="00A90D2C" w:rsidRDefault="00142EFB">
                  <w:pPr>
                    <w:spacing w:line="0" w:lineRule="atLeast"/>
                    <w:rPr>
                      <w:rFonts w:ascii="Century Gothic" w:eastAsia="微軟正黑體" w:hAnsi="Century Gothic"/>
                      <w:sz w:val="22"/>
                    </w:rPr>
                  </w:pPr>
                  <w:r>
                    <w:rPr>
                      <w:rFonts w:ascii="Century Gothic" w:eastAsia="微軟正黑體" w:hAnsi="Century Gothic" w:hint="eastAsia"/>
                      <w:sz w:val="22"/>
                    </w:rPr>
                    <w:lastRenderedPageBreak/>
                    <w:t>2</w:t>
                  </w:r>
                  <w:r>
                    <w:rPr>
                      <w:rFonts w:ascii="Century Gothic" w:eastAsia="微軟正黑體" w:hAnsi="Century Gothic"/>
                      <w:sz w:val="22"/>
                    </w:rPr>
                    <w:t xml:space="preserve">. </w:t>
                  </w:r>
                  <w:r w:rsidRPr="00C210D4">
                    <w:rPr>
                      <w:rFonts w:ascii="Century Gothic" w:eastAsia="微軟正黑體" w:hAnsi="Century Gothic" w:hint="eastAsia"/>
                      <w:sz w:val="22"/>
                    </w:rPr>
                    <w:t>如您有補發新卡之需求或欲查詢</w:t>
                  </w:r>
                  <w:ins w:id="90" w:author="謝昀蓁-數位支付部-永豐銀行" w:date="2022-03-30T13:29:00Z">
                    <w:r w:rsidR="00BE660D">
                      <w:rPr>
                        <w:rFonts w:ascii="Century Gothic" w:eastAsia="微軟正黑體" w:hAnsi="Century Gothic" w:hint="eastAsia"/>
                        <w:sz w:val="22"/>
                      </w:rPr>
                      <w:t>卡</w:t>
                    </w:r>
                  </w:ins>
                  <w:r w:rsidRPr="00C210D4">
                    <w:rPr>
                      <w:rFonts w:ascii="Century Gothic" w:eastAsia="微軟正黑體" w:hAnsi="Century Gothic" w:hint="eastAsia"/>
                      <w:sz w:val="22"/>
                    </w:rPr>
                    <w:t>片狀態，請致電本行客服專線</w:t>
                  </w:r>
                  <w:r w:rsidRPr="00C210D4">
                    <w:rPr>
                      <w:rFonts w:ascii="Century Gothic" w:eastAsia="微軟正黑體" w:hAnsi="Century Gothic" w:hint="eastAsia"/>
                      <w:sz w:val="22"/>
                    </w:rPr>
                    <w:t xml:space="preserve"> 02 -25287776 </w:t>
                  </w:r>
                  <w:r w:rsidRPr="00C210D4">
                    <w:rPr>
                      <w:rFonts w:ascii="Century Gothic" w:eastAsia="微軟正黑體" w:hAnsi="Century Gothic" w:hint="eastAsia"/>
                      <w:sz w:val="22"/>
                    </w:rPr>
                    <w:t>，由客服人員協助您作進一步之確認。如有不便來電情形，亦可攜帶身分證至就近</w:t>
                  </w:r>
                  <w:r>
                    <w:rPr>
                      <w:rFonts w:ascii="Century Gothic" w:eastAsia="微軟正黑體" w:hAnsi="Century Gothic" w:hint="eastAsia"/>
                      <w:sz w:val="22"/>
                    </w:rPr>
                    <w:t>分</w:t>
                  </w:r>
                  <w:r w:rsidRPr="00C210D4">
                    <w:rPr>
                      <w:rFonts w:ascii="Century Gothic" w:eastAsia="微軟正黑體" w:hAnsi="Century Gothic" w:hint="eastAsia"/>
                      <w:sz w:val="22"/>
                    </w:rPr>
                    <w:t>行，由</w:t>
                  </w:r>
                  <w:r>
                    <w:rPr>
                      <w:rFonts w:ascii="Century Gothic" w:eastAsia="微軟正黑體" w:hAnsi="Century Gothic" w:hint="eastAsia"/>
                      <w:sz w:val="22"/>
                    </w:rPr>
                    <w:t>分行</w:t>
                  </w:r>
                  <w:r w:rsidRPr="00C210D4">
                    <w:rPr>
                      <w:rFonts w:ascii="Century Gothic" w:eastAsia="微軟正黑體" w:hAnsi="Century Gothic" w:hint="eastAsia"/>
                      <w:sz w:val="22"/>
                    </w:rPr>
                    <w:t>人員協助您聯繫處理。</w:t>
                  </w:r>
                </w:p>
              </w:tc>
            </w:tr>
            <w:tr w:rsidR="00360087" w14:paraId="70D61123" w14:textId="77777777" w:rsidTr="00A90D2C">
              <w:trPr>
                <w:trHeight w:val="397"/>
              </w:trPr>
              <w:tc>
                <w:tcPr>
                  <w:tcW w:w="1989" w:type="dxa"/>
                  <w:vAlign w:val="center"/>
                </w:tcPr>
                <w:p w14:paraId="06FEE48D" w14:textId="79F7F04A" w:rsidR="00142EFB" w:rsidRDefault="00142EFB"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lastRenderedPageBreak/>
                    <w:t>掛失成功</w:t>
                  </w:r>
                </w:p>
                <w:p w14:paraId="37D53A89" w14:textId="13A39E5C" w:rsidR="00360087" w:rsidRDefault="00360087"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掛失卡號</w:t>
                  </w:r>
                  <w:r>
                    <w:rPr>
                      <w:rFonts w:ascii="Century Gothic" w:eastAsia="微軟正黑體" w:hAnsi="Century Gothic" w:hint="eastAsia"/>
                      <w:sz w:val="22"/>
                    </w:rPr>
                    <w:t>2</w:t>
                  </w:r>
                  <w:r>
                    <w:rPr>
                      <w:rFonts w:ascii="Century Gothic" w:eastAsia="微軟正黑體" w:hAnsi="Century Gothic"/>
                      <w:sz w:val="22"/>
                    </w:rPr>
                    <w:t>4</w:t>
                  </w:r>
                  <w:r>
                    <w:rPr>
                      <w:rFonts w:ascii="Century Gothic" w:eastAsia="微軟正黑體" w:hAnsi="Century Gothic" w:hint="eastAsia"/>
                      <w:sz w:val="22"/>
                    </w:rPr>
                    <w:t>小時內</w:t>
                  </w:r>
                  <w:r>
                    <w:rPr>
                      <w:rFonts w:ascii="Century Gothic" w:eastAsia="微軟正黑體" w:hAnsi="Century Gothic" w:hint="eastAsia"/>
                      <w:sz w:val="22"/>
                      <w:u w:val="single"/>
                    </w:rPr>
                    <w:t>無</w:t>
                  </w:r>
                  <w:r>
                    <w:rPr>
                      <w:rFonts w:ascii="Century Gothic" w:eastAsia="微軟正黑體" w:hAnsi="Century Gothic" w:hint="eastAsia"/>
                      <w:sz w:val="22"/>
                    </w:rPr>
                    <w:t>交易</w:t>
                  </w:r>
                </w:p>
              </w:tc>
              <w:tc>
                <w:tcPr>
                  <w:tcW w:w="4186" w:type="dxa"/>
                  <w:vAlign w:val="center"/>
                </w:tcPr>
                <w:p w14:paraId="37789FDB" w14:textId="4A31C823" w:rsidR="00142EFB" w:rsidRDefault="00142EFB" w:rsidP="00142EFB">
                  <w:pPr>
                    <w:spacing w:line="0" w:lineRule="atLeast"/>
                    <w:rPr>
                      <w:rFonts w:ascii="Century Gothic" w:eastAsia="微軟正黑體" w:hAnsi="Century Gothic"/>
                      <w:sz w:val="22"/>
                    </w:rPr>
                  </w:pPr>
                  <w:r w:rsidRPr="00C210D4">
                    <w:rPr>
                      <w:rFonts w:ascii="Century Gothic" w:eastAsia="微軟正黑體" w:hAnsi="Century Gothic" w:hint="eastAsia"/>
                      <w:sz w:val="22"/>
                    </w:rPr>
                    <w:t>1.</w:t>
                  </w:r>
                  <w:r>
                    <w:rPr>
                      <w:rFonts w:ascii="Century Gothic" w:eastAsia="微軟正黑體" w:hAnsi="Century Gothic" w:hint="eastAsia"/>
                      <w:sz w:val="22"/>
                    </w:rPr>
                    <w:t xml:space="preserve"> </w:t>
                  </w:r>
                  <w:r w:rsidRPr="00C210D4">
                    <w:rPr>
                      <w:rFonts w:ascii="Century Gothic" w:eastAsia="微軟正黑體" w:hAnsi="Century Gothic" w:hint="eastAsia"/>
                      <w:sz w:val="22"/>
                    </w:rPr>
                    <w:t>掛失已完成。</w:t>
                  </w:r>
                </w:p>
                <w:p w14:paraId="0A3365D3" w14:textId="36719E8E" w:rsidR="00360087" w:rsidRPr="00C210D4" w:rsidRDefault="00142EFB" w:rsidP="00142EFB">
                  <w:pPr>
                    <w:spacing w:line="0" w:lineRule="atLeast"/>
                    <w:rPr>
                      <w:rFonts w:ascii="Century Gothic" w:eastAsia="微軟正黑體" w:hAnsi="Century Gothic"/>
                      <w:sz w:val="22"/>
                    </w:rPr>
                  </w:pPr>
                  <w:r>
                    <w:rPr>
                      <w:rFonts w:ascii="Century Gothic" w:eastAsia="微軟正黑體" w:hAnsi="Century Gothic" w:hint="eastAsia"/>
                      <w:sz w:val="22"/>
                    </w:rPr>
                    <w:t>2</w:t>
                  </w:r>
                  <w:r>
                    <w:rPr>
                      <w:rFonts w:ascii="Century Gothic" w:eastAsia="微軟正黑體" w:hAnsi="Century Gothic"/>
                      <w:sz w:val="22"/>
                    </w:rPr>
                    <w:t xml:space="preserve">. </w:t>
                  </w:r>
                  <w:r w:rsidRPr="00C210D4">
                    <w:rPr>
                      <w:rFonts w:ascii="Century Gothic" w:eastAsia="微軟正黑體" w:hAnsi="Century Gothic" w:hint="eastAsia"/>
                      <w:sz w:val="22"/>
                    </w:rPr>
                    <w:t>如您有補發新卡之需求或欲查詢</w:t>
                  </w:r>
                  <w:ins w:id="91" w:author="謝昀蓁-數位支付部-永豐銀行" w:date="2022-03-30T13:29:00Z">
                    <w:r w:rsidR="00BE660D">
                      <w:rPr>
                        <w:rFonts w:ascii="Century Gothic" w:eastAsia="微軟正黑體" w:hAnsi="Century Gothic" w:hint="eastAsia"/>
                        <w:sz w:val="22"/>
                      </w:rPr>
                      <w:t>卡</w:t>
                    </w:r>
                  </w:ins>
                  <w:r w:rsidRPr="00C210D4">
                    <w:rPr>
                      <w:rFonts w:ascii="Century Gothic" w:eastAsia="微軟正黑體" w:hAnsi="Century Gothic" w:hint="eastAsia"/>
                      <w:sz w:val="22"/>
                    </w:rPr>
                    <w:t>片狀態，請致電本行客服專線</w:t>
                  </w:r>
                  <w:r w:rsidRPr="00C210D4">
                    <w:rPr>
                      <w:rFonts w:ascii="Century Gothic" w:eastAsia="微軟正黑體" w:hAnsi="Century Gothic" w:hint="eastAsia"/>
                      <w:sz w:val="22"/>
                    </w:rPr>
                    <w:t xml:space="preserve"> 02 -25287776 </w:t>
                  </w:r>
                  <w:r w:rsidRPr="00C210D4">
                    <w:rPr>
                      <w:rFonts w:ascii="Century Gothic" w:eastAsia="微軟正黑體" w:hAnsi="Century Gothic" w:hint="eastAsia"/>
                      <w:sz w:val="22"/>
                    </w:rPr>
                    <w:t>，由客服人員協助您作進一步之確認。如有不便來電情形，亦可攜帶身分證至就近</w:t>
                  </w:r>
                  <w:r>
                    <w:rPr>
                      <w:rFonts w:ascii="Century Gothic" w:eastAsia="微軟正黑體" w:hAnsi="Century Gothic" w:hint="eastAsia"/>
                      <w:sz w:val="22"/>
                    </w:rPr>
                    <w:t>分</w:t>
                  </w:r>
                  <w:r w:rsidRPr="00C210D4">
                    <w:rPr>
                      <w:rFonts w:ascii="Century Gothic" w:eastAsia="微軟正黑體" w:hAnsi="Century Gothic" w:hint="eastAsia"/>
                      <w:sz w:val="22"/>
                    </w:rPr>
                    <w:t>行，由</w:t>
                  </w:r>
                  <w:r>
                    <w:rPr>
                      <w:rFonts w:ascii="Century Gothic" w:eastAsia="微軟正黑體" w:hAnsi="Century Gothic" w:hint="eastAsia"/>
                      <w:sz w:val="22"/>
                    </w:rPr>
                    <w:t>分行</w:t>
                  </w:r>
                  <w:r w:rsidRPr="00C210D4">
                    <w:rPr>
                      <w:rFonts w:ascii="Century Gothic" w:eastAsia="微軟正黑體" w:hAnsi="Century Gothic" w:hint="eastAsia"/>
                      <w:sz w:val="22"/>
                    </w:rPr>
                    <w:t>人員協助您聯繫處理。</w:t>
                  </w:r>
                </w:p>
              </w:tc>
            </w:tr>
            <w:tr w:rsidR="00142EFB" w14:paraId="3D130E7C" w14:textId="77777777" w:rsidTr="00A90D2C">
              <w:trPr>
                <w:trHeight w:val="397"/>
              </w:trPr>
              <w:tc>
                <w:tcPr>
                  <w:tcW w:w="1989" w:type="dxa"/>
                  <w:vAlign w:val="center"/>
                </w:tcPr>
                <w:p w14:paraId="3C6CE8C7" w14:textId="4117718A" w:rsidR="00142EFB" w:rsidRDefault="00142EFB"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全部失敗</w:t>
                  </w:r>
                </w:p>
              </w:tc>
              <w:tc>
                <w:tcPr>
                  <w:tcW w:w="4186" w:type="dxa"/>
                  <w:vAlign w:val="center"/>
                </w:tcPr>
                <w:p w14:paraId="5AB4DE19" w14:textId="09A955A0" w:rsidR="00142EFB" w:rsidRPr="00A90D2C" w:rsidRDefault="00142EFB">
                  <w:pPr>
                    <w:spacing w:line="0" w:lineRule="atLeast"/>
                    <w:rPr>
                      <w:rFonts w:ascii="Century Gothic" w:eastAsia="微軟正黑體" w:hAnsi="Century Gothic"/>
                      <w:sz w:val="22"/>
                    </w:rPr>
                  </w:pPr>
                  <w:r w:rsidRPr="00142EFB">
                    <w:rPr>
                      <w:rFonts w:ascii="Century Gothic" w:eastAsia="微軟正黑體" w:hAnsi="Century Gothic"/>
                      <w:sz w:val="22"/>
                    </w:rPr>
                    <w:t>1.</w:t>
                  </w:r>
                  <w:r>
                    <w:rPr>
                      <w:rFonts w:ascii="Century Gothic" w:eastAsia="微軟正黑體" w:hAnsi="Century Gothic" w:hint="eastAsia"/>
                      <w:sz w:val="22"/>
                    </w:rPr>
                    <w:t xml:space="preserve"> </w:t>
                  </w:r>
                  <w:r w:rsidRPr="00A90D2C">
                    <w:rPr>
                      <w:rFonts w:ascii="Century Gothic" w:eastAsia="微軟正黑體" w:hAnsi="Century Gothic" w:hint="eastAsia"/>
                      <w:sz w:val="22"/>
                    </w:rPr>
                    <w:t>您的掛失作業失敗，請返回重新</w:t>
                  </w:r>
                  <w:proofErr w:type="gramStart"/>
                  <w:r w:rsidRPr="00A90D2C">
                    <w:rPr>
                      <w:rFonts w:ascii="Century Gothic" w:eastAsia="微軟正黑體" w:hAnsi="Century Gothic" w:hint="eastAsia"/>
                      <w:sz w:val="22"/>
                    </w:rPr>
                    <w:t>申請線上掛失</w:t>
                  </w:r>
                  <w:proofErr w:type="gramEnd"/>
                  <w:r w:rsidRPr="00A90D2C">
                    <w:rPr>
                      <w:rFonts w:ascii="Century Gothic" w:eastAsia="微軟正黑體" w:hAnsi="Century Gothic" w:hint="eastAsia"/>
                      <w:sz w:val="22"/>
                    </w:rPr>
                    <w:t>。</w:t>
                  </w:r>
                </w:p>
                <w:p w14:paraId="392AE153" w14:textId="1BD1028C" w:rsidR="00142EFB" w:rsidRDefault="00142EFB" w:rsidP="00360087">
                  <w:pPr>
                    <w:spacing w:line="0" w:lineRule="atLeast"/>
                    <w:rPr>
                      <w:rFonts w:ascii="Century Gothic" w:eastAsia="微軟正黑體" w:hAnsi="Century Gothic"/>
                      <w:sz w:val="22"/>
                    </w:rPr>
                  </w:pPr>
                  <w:r>
                    <w:rPr>
                      <w:rFonts w:ascii="Century Gothic" w:eastAsia="微軟正黑體" w:hAnsi="Century Gothic" w:hint="eastAsia"/>
                      <w:sz w:val="22"/>
                    </w:rPr>
                    <w:t>2</w:t>
                  </w:r>
                  <w:r>
                    <w:rPr>
                      <w:rFonts w:ascii="Century Gothic" w:eastAsia="微軟正黑體" w:hAnsi="Century Gothic"/>
                      <w:sz w:val="22"/>
                    </w:rPr>
                    <w:t xml:space="preserve">. </w:t>
                  </w:r>
                  <w:r w:rsidRPr="00142EFB">
                    <w:rPr>
                      <w:rFonts w:ascii="Century Gothic" w:eastAsia="微軟正黑體" w:hAnsi="Century Gothic" w:hint="eastAsia"/>
                      <w:sz w:val="22"/>
                    </w:rPr>
                    <w:t>如再次操作仍無法掛失完成，請致電本行</w:t>
                  </w:r>
                  <w:r>
                    <w:rPr>
                      <w:rFonts w:ascii="Century Gothic" w:eastAsia="微軟正黑體" w:hAnsi="Century Gothic" w:hint="eastAsia"/>
                      <w:sz w:val="22"/>
                    </w:rPr>
                    <w:t>客服專線</w:t>
                  </w:r>
                  <w:r w:rsidRPr="00142EFB">
                    <w:rPr>
                      <w:rFonts w:ascii="Century Gothic" w:eastAsia="微軟正黑體" w:hAnsi="Century Gothic" w:hint="eastAsia"/>
                      <w:sz w:val="22"/>
                    </w:rPr>
                    <w:t>02 -25287776</w:t>
                  </w:r>
                  <w:r w:rsidRPr="00142EFB">
                    <w:rPr>
                      <w:rFonts w:ascii="Century Gothic" w:eastAsia="微軟正黑體" w:hAnsi="Century Gothic" w:hint="eastAsia"/>
                      <w:sz w:val="22"/>
                    </w:rPr>
                    <w:t>，由客服人員協助您完成</w:t>
                  </w:r>
                  <w:r>
                    <w:rPr>
                      <w:rFonts w:ascii="Century Gothic" w:eastAsia="微軟正黑體" w:hAnsi="Century Gothic" w:hint="eastAsia"/>
                      <w:sz w:val="22"/>
                    </w:rPr>
                    <w:t>掛失之處理。</w:t>
                  </w:r>
                </w:p>
              </w:tc>
            </w:tr>
            <w:tr w:rsidR="00142EFB" w14:paraId="001FB00C" w14:textId="77777777" w:rsidTr="00A90D2C">
              <w:trPr>
                <w:trHeight w:val="397"/>
              </w:trPr>
              <w:tc>
                <w:tcPr>
                  <w:tcW w:w="1989" w:type="dxa"/>
                  <w:vAlign w:val="center"/>
                </w:tcPr>
                <w:p w14:paraId="37853FBB" w14:textId="5C43AC23" w:rsidR="00142EFB" w:rsidRDefault="00142EFB" w:rsidP="00360087">
                  <w:pPr>
                    <w:spacing w:line="0" w:lineRule="atLeast"/>
                    <w:jc w:val="both"/>
                    <w:rPr>
                      <w:rFonts w:ascii="Century Gothic" w:eastAsia="微軟正黑體" w:hAnsi="Century Gothic"/>
                      <w:sz w:val="22"/>
                    </w:rPr>
                  </w:pPr>
                  <w:r>
                    <w:rPr>
                      <w:rFonts w:ascii="Century Gothic" w:eastAsia="微軟正黑體" w:hAnsi="Century Gothic" w:hint="eastAsia"/>
                      <w:sz w:val="22"/>
                    </w:rPr>
                    <w:t>部分失敗</w:t>
                  </w:r>
                </w:p>
              </w:tc>
              <w:tc>
                <w:tcPr>
                  <w:tcW w:w="4186" w:type="dxa"/>
                  <w:vAlign w:val="center"/>
                </w:tcPr>
                <w:p w14:paraId="6DE2846B" w14:textId="7634CDD7" w:rsidR="00142EFB" w:rsidRPr="00A90D2C" w:rsidRDefault="00142EFB">
                  <w:pPr>
                    <w:spacing w:line="0" w:lineRule="atLeast"/>
                    <w:rPr>
                      <w:rFonts w:ascii="Century Gothic" w:eastAsia="微軟正黑體" w:hAnsi="Century Gothic"/>
                      <w:sz w:val="22"/>
                    </w:rPr>
                  </w:pPr>
                  <w:r w:rsidRPr="00142EFB">
                    <w:rPr>
                      <w:rFonts w:ascii="Century Gothic" w:eastAsia="微軟正黑體" w:hAnsi="Century Gothic"/>
                      <w:sz w:val="22"/>
                    </w:rPr>
                    <w:t>1.</w:t>
                  </w:r>
                  <w:r>
                    <w:rPr>
                      <w:rFonts w:ascii="Century Gothic" w:eastAsia="微軟正黑體" w:hAnsi="Century Gothic" w:hint="eastAsia"/>
                      <w:sz w:val="22"/>
                    </w:rPr>
                    <w:t xml:space="preserve"> </w:t>
                  </w:r>
                  <w:r w:rsidRPr="00A90D2C">
                    <w:rPr>
                      <w:rFonts w:ascii="Century Gothic" w:eastAsia="微軟正黑體" w:hAnsi="Century Gothic" w:hint="eastAsia"/>
                      <w:sz w:val="22"/>
                    </w:rPr>
                    <w:t>您的掛失作業有部分失敗，請</w:t>
                  </w:r>
                  <w:r w:rsidR="00F17FC4">
                    <w:rPr>
                      <w:rFonts w:ascii="Century Gothic" w:eastAsia="微軟正黑體" w:hAnsi="Century Gothic" w:hint="eastAsia"/>
                      <w:sz w:val="22"/>
                    </w:rPr>
                    <w:t>聯繫客服</w:t>
                  </w:r>
                  <w:r w:rsidRPr="00A90D2C">
                    <w:rPr>
                      <w:rFonts w:ascii="Century Gothic" w:eastAsia="微軟正黑體" w:hAnsi="Century Gothic" w:hint="eastAsia"/>
                      <w:sz w:val="22"/>
                    </w:rPr>
                    <w:t>重新</w:t>
                  </w:r>
                  <w:proofErr w:type="gramStart"/>
                  <w:r w:rsidRPr="00A90D2C">
                    <w:rPr>
                      <w:rFonts w:ascii="Century Gothic" w:eastAsia="微軟正黑體" w:hAnsi="Century Gothic" w:hint="eastAsia"/>
                      <w:sz w:val="22"/>
                    </w:rPr>
                    <w:t>申請線上掛失</w:t>
                  </w:r>
                  <w:proofErr w:type="gramEnd"/>
                  <w:r w:rsidRPr="00A90D2C">
                    <w:rPr>
                      <w:rFonts w:ascii="Century Gothic" w:eastAsia="微軟正黑體" w:hAnsi="Century Gothic" w:hint="eastAsia"/>
                      <w:sz w:val="22"/>
                    </w:rPr>
                    <w:t>。</w:t>
                  </w:r>
                </w:p>
                <w:p w14:paraId="0DEAB49D" w14:textId="44D08941" w:rsidR="00142EFB" w:rsidRDefault="00142EFB" w:rsidP="00142EFB">
                  <w:pPr>
                    <w:spacing w:line="0" w:lineRule="atLeast"/>
                    <w:rPr>
                      <w:rFonts w:ascii="Century Gothic" w:eastAsia="微軟正黑體" w:hAnsi="Century Gothic"/>
                      <w:sz w:val="22"/>
                    </w:rPr>
                  </w:pPr>
                  <w:r>
                    <w:rPr>
                      <w:rFonts w:ascii="Century Gothic" w:eastAsia="微軟正黑體" w:hAnsi="Century Gothic" w:hint="eastAsia"/>
                      <w:sz w:val="22"/>
                    </w:rPr>
                    <w:t>2</w:t>
                  </w:r>
                  <w:r>
                    <w:rPr>
                      <w:rFonts w:ascii="Century Gothic" w:eastAsia="微軟正黑體" w:hAnsi="Century Gothic"/>
                      <w:sz w:val="22"/>
                    </w:rPr>
                    <w:t xml:space="preserve">. </w:t>
                  </w:r>
                  <w:r w:rsidRPr="00142EFB">
                    <w:rPr>
                      <w:rFonts w:ascii="Century Gothic" w:eastAsia="微軟正黑體" w:hAnsi="Century Gothic" w:hint="eastAsia"/>
                      <w:sz w:val="22"/>
                    </w:rPr>
                    <w:t>如再次操作仍無法掛失完成，請致電本行</w:t>
                  </w:r>
                  <w:r>
                    <w:rPr>
                      <w:rFonts w:ascii="Century Gothic" w:eastAsia="微軟正黑體" w:hAnsi="Century Gothic" w:hint="eastAsia"/>
                      <w:sz w:val="22"/>
                    </w:rPr>
                    <w:t>客服專線</w:t>
                  </w:r>
                  <w:r w:rsidRPr="00142EFB">
                    <w:rPr>
                      <w:rFonts w:ascii="Century Gothic" w:eastAsia="微軟正黑體" w:hAnsi="Century Gothic" w:hint="eastAsia"/>
                      <w:sz w:val="22"/>
                    </w:rPr>
                    <w:t>02 -25287776</w:t>
                  </w:r>
                  <w:r w:rsidRPr="00142EFB">
                    <w:rPr>
                      <w:rFonts w:ascii="Century Gothic" w:eastAsia="微軟正黑體" w:hAnsi="Century Gothic" w:hint="eastAsia"/>
                      <w:sz w:val="22"/>
                    </w:rPr>
                    <w:t>，由客服人員協助您完成</w:t>
                  </w:r>
                  <w:r>
                    <w:rPr>
                      <w:rFonts w:ascii="Century Gothic" w:eastAsia="微軟正黑體" w:hAnsi="Century Gothic" w:hint="eastAsia"/>
                      <w:sz w:val="22"/>
                    </w:rPr>
                    <w:t>掛失之處理。</w:t>
                  </w:r>
                </w:p>
              </w:tc>
            </w:tr>
          </w:tbl>
          <w:p w14:paraId="42865456" w14:textId="77777777" w:rsidR="00360087" w:rsidRPr="00A90D2C" w:rsidRDefault="00360087" w:rsidP="00A90D2C">
            <w:pPr>
              <w:spacing w:line="0" w:lineRule="atLeast"/>
              <w:rPr>
                <w:rFonts w:ascii="Century Gothic" w:eastAsia="微軟正黑體" w:hAnsi="Century Gothic"/>
                <w:sz w:val="22"/>
              </w:rPr>
            </w:pPr>
          </w:p>
          <w:p w14:paraId="203FB378" w14:textId="6926EC17" w:rsidR="00360087" w:rsidRPr="00C210D4" w:rsidRDefault="00360087" w:rsidP="00531BCA">
            <w:pPr>
              <w:pStyle w:val="af5"/>
              <w:numPr>
                <w:ilvl w:val="0"/>
                <w:numId w:val="162"/>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掛失資訊</w:t>
            </w:r>
          </w:p>
          <w:p w14:paraId="1F830FFD" w14:textId="77777777" w:rsidR="00BE660D" w:rsidRPr="006F54B2" w:rsidRDefault="00BE660D" w:rsidP="00BE660D">
            <w:pPr>
              <w:pStyle w:val="af5"/>
              <w:numPr>
                <w:ilvl w:val="0"/>
                <w:numId w:val="163"/>
              </w:numPr>
              <w:spacing w:line="0" w:lineRule="atLeast"/>
              <w:ind w:leftChars="0"/>
              <w:rPr>
                <w:ins w:id="92" w:author="謝昀蓁-數位支付部-永豐銀行" w:date="2022-03-30T13:30:00Z"/>
                <w:rFonts w:ascii="Century Gothic" w:eastAsia="微軟正黑體" w:hAnsi="Century Gothic"/>
                <w:sz w:val="22"/>
              </w:rPr>
            </w:pPr>
            <w:ins w:id="93" w:author="謝昀蓁-數位支付部-永豐銀行" w:date="2022-03-30T13:30:00Z">
              <w:r w:rsidRPr="006F54B2">
                <w:rPr>
                  <w:rFonts w:ascii="Century Gothic" w:eastAsia="微軟正黑體" w:hAnsi="Century Gothic" w:hint="eastAsia"/>
                  <w:sz w:val="22"/>
                </w:rPr>
                <w:t>信用卡號：</w:t>
              </w:r>
              <w:proofErr w:type="gramStart"/>
              <w:r w:rsidRPr="006F54B2">
                <w:rPr>
                  <w:rFonts w:ascii="Century Gothic" w:eastAsia="微軟正黑體" w:hAnsi="Century Gothic" w:hint="eastAsia"/>
                  <w:sz w:val="22"/>
                </w:rPr>
                <w:t>隱碼前</w:t>
              </w:r>
              <w:proofErr w:type="gramEnd"/>
              <w:r w:rsidRPr="006F54B2">
                <w:rPr>
                  <w:rFonts w:ascii="Century Gothic" w:eastAsia="微軟正黑體" w:hAnsi="Century Gothic" w:hint="eastAsia"/>
                  <w:sz w:val="22"/>
                </w:rPr>
                <w:t>6</w:t>
              </w:r>
              <w:r w:rsidRPr="006F54B2">
                <w:rPr>
                  <w:rFonts w:ascii="Century Gothic" w:eastAsia="微軟正黑體" w:hAnsi="Century Gothic" w:hint="eastAsia"/>
                  <w:sz w:val="22"/>
                </w:rPr>
                <w:t>後</w:t>
              </w:r>
              <w:r w:rsidRPr="006F54B2">
                <w:rPr>
                  <w:rFonts w:ascii="Century Gothic" w:eastAsia="微軟正黑體" w:hAnsi="Century Gothic" w:hint="eastAsia"/>
                  <w:sz w:val="22"/>
                </w:rPr>
                <w:t>4</w:t>
              </w:r>
            </w:ins>
          </w:p>
          <w:p w14:paraId="46D4D5C4" w14:textId="02091BC7" w:rsidR="00360087" w:rsidRPr="00C210D4" w:rsidDel="00BE660D" w:rsidRDefault="00BE660D" w:rsidP="00BE660D">
            <w:pPr>
              <w:pStyle w:val="af5"/>
              <w:numPr>
                <w:ilvl w:val="0"/>
                <w:numId w:val="163"/>
              </w:numPr>
              <w:spacing w:line="0" w:lineRule="atLeast"/>
              <w:ind w:leftChars="0"/>
              <w:rPr>
                <w:del w:id="94" w:author="謝昀蓁-數位支付部-永豐銀行" w:date="2022-03-30T13:30:00Z"/>
                <w:rFonts w:ascii="Century Gothic" w:eastAsia="微軟正黑體" w:hAnsi="Century Gothic"/>
                <w:sz w:val="22"/>
              </w:rPr>
            </w:pPr>
            <w:ins w:id="95" w:author="謝昀蓁-數位支付部-永豐銀行" w:date="2022-03-30T13:30:00Z">
              <w:r w:rsidRPr="006F54B2">
                <w:rPr>
                  <w:rFonts w:ascii="Century Gothic" w:eastAsia="微軟正黑體" w:hAnsi="Century Gothic" w:hint="eastAsia"/>
                  <w:sz w:val="22"/>
                </w:rPr>
                <w:t>持卡人</w:t>
              </w:r>
              <w:r>
                <w:rPr>
                  <w:rFonts w:ascii="Century Gothic" w:eastAsia="微軟正黑體" w:hAnsi="Century Gothic" w:hint="eastAsia"/>
                  <w:sz w:val="22"/>
                </w:rPr>
                <w:t>英文姓名</w:t>
              </w:r>
            </w:ins>
            <w:del w:id="96" w:author="謝昀蓁-數位支付部-永豐銀行" w:date="2022-03-30T13:30:00Z">
              <w:r w:rsidR="00360087" w:rsidRPr="00C210D4" w:rsidDel="00BE660D">
                <w:rPr>
                  <w:rFonts w:ascii="Century Gothic" w:eastAsia="微軟正黑體" w:hAnsi="Century Gothic" w:hint="eastAsia"/>
                  <w:sz w:val="22"/>
                </w:rPr>
                <w:delText>卡圖</w:delText>
              </w:r>
            </w:del>
          </w:p>
          <w:p w14:paraId="6E198B81" w14:textId="2ACB0AD1" w:rsidR="00360087" w:rsidDel="00BE660D" w:rsidRDefault="00360087" w:rsidP="00531BCA">
            <w:pPr>
              <w:pStyle w:val="af5"/>
              <w:numPr>
                <w:ilvl w:val="0"/>
                <w:numId w:val="163"/>
              </w:numPr>
              <w:spacing w:line="0" w:lineRule="atLeast"/>
              <w:ind w:leftChars="0"/>
              <w:rPr>
                <w:del w:id="97" w:author="謝昀蓁-數位支付部-永豐銀行" w:date="2022-03-30T13:30:00Z"/>
                <w:rFonts w:ascii="Century Gothic" w:eastAsia="微軟正黑體" w:hAnsi="Century Gothic"/>
                <w:sz w:val="22"/>
              </w:rPr>
            </w:pPr>
            <w:del w:id="98" w:author="謝昀蓁-數位支付部-永豐銀行" w:date="2022-03-30T13:30:00Z">
              <w:r w:rsidRPr="000722F2" w:rsidDel="00BE660D">
                <w:rPr>
                  <w:rFonts w:ascii="Century Gothic" w:eastAsia="微軟正黑體" w:hAnsi="Century Gothic" w:hint="eastAsia"/>
                  <w:sz w:val="22"/>
                </w:rPr>
                <w:delText>卡片名稱：卡名需完整顯示，最多</w:delText>
              </w:r>
              <w:r w:rsidRPr="000722F2" w:rsidDel="00BE660D">
                <w:rPr>
                  <w:rFonts w:ascii="Century Gothic" w:eastAsia="微軟正黑體" w:hAnsi="Century Gothic"/>
                  <w:sz w:val="22"/>
                </w:rPr>
                <w:delText>20</w:delText>
              </w:r>
              <w:r w:rsidRPr="000722F2" w:rsidDel="00BE660D">
                <w:rPr>
                  <w:rFonts w:ascii="Century Gothic" w:eastAsia="微軟正黑體" w:hAnsi="Century Gothic" w:hint="eastAsia"/>
                  <w:sz w:val="22"/>
                </w:rPr>
                <w:delText>字</w:delText>
              </w:r>
            </w:del>
          </w:p>
          <w:p w14:paraId="6509C2C1" w14:textId="66D4077A" w:rsidR="00360087" w:rsidRPr="00972499" w:rsidDel="00BE660D" w:rsidRDefault="00360087" w:rsidP="00531BCA">
            <w:pPr>
              <w:pStyle w:val="af5"/>
              <w:numPr>
                <w:ilvl w:val="0"/>
                <w:numId w:val="163"/>
              </w:numPr>
              <w:spacing w:line="0" w:lineRule="atLeast"/>
              <w:ind w:leftChars="0"/>
              <w:rPr>
                <w:del w:id="99" w:author="謝昀蓁-數位支付部-永豐銀行" w:date="2022-03-30T13:30:00Z"/>
                <w:rFonts w:ascii="Century Gothic" w:eastAsia="微軟正黑體" w:hAnsi="Century Gothic"/>
                <w:sz w:val="22"/>
              </w:rPr>
            </w:pPr>
            <w:del w:id="100" w:author="謝昀蓁-數位支付部-永豐銀行" w:date="2022-03-30T13:30:00Z">
              <w:r w:rsidRPr="00972499" w:rsidDel="00BE660D">
                <w:rPr>
                  <w:rFonts w:ascii="Century Gothic" w:eastAsia="微軟正黑體" w:hAnsi="Century Gothic" w:hint="eastAsia"/>
                  <w:sz w:val="22"/>
                </w:rPr>
                <w:delText>信用卡號：隱碼前</w:delText>
              </w:r>
              <w:r w:rsidRPr="00972499" w:rsidDel="00BE660D">
                <w:rPr>
                  <w:rFonts w:ascii="Century Gothic" w:eastAsia="微軟正黑體" w:hAnsi="Century Gothic" w:hint="eastAsia"/>
                  <w:sz w:val="22"/>
                </w:rPr>
                <w:delText>6</w:delText>
              </w:r>
              <w:r w:rsidRPr="00972499" w:rsidDel="00BE660D">
                <w:rPr>
                  <w:rFonts w:ascii="Century Gothic" w:eastAsia="微軟正黑體" w:hAnsi="Century Gothic" w:hint="eastAsia"/>
                  <w:sz w:val="22"/>
                </w:rPr>
                <w:delText>後</w:delText>
              </w:r>
              <w:r w:rsidRPr="00972499" w:rsidDel="00BE660D">
                <w:rPr>
                  <w:rFonts w:ascii="Century Gothic" w:eastAsia="微軟正黑體" w:hAnsi="Century Gothic" w:hint="eastAsia"/>
                  <w:sz w:val="22"/>
                </w:rPr>
                <w:delText>4</w:delText>
              </w:r>
              <w:r w:rsidRPr="00972499" w:rsidDel="00BE660D">
                <w:rPr>
                  <w:rFonts w:ascii="Century Gothic" w:eastAsia="微軟正黑體" w:hAnsi="Century Gothic" w:hint="eastAsia"/>
                  <w:sz w:val="22"/>
                </w:rPr>
                <w:delText>，加眼睛檢視</w:delText>
              </w:r>
            </w:del>
          </w:p>
          <w:p w14:paraId="42815FB9" w14:textId="140CE451" w:rsidR="00360087" w:rsidDel="00BE660D" w:rsidRDefault="00360087" w:rsidP="00531BCA">
            <w:pPr>
              <w:pStyle w:val="af5"/>
              <w:numPr>
                <w:ilvl w:val="0"/>
                <w:numId w:val="163"/>
              </w:numPr>
              <w:spacing w:line="0" w:lineRule="atLeast"/>
              <w:ind w:leftChars="0"/>
              <w:rPr>
                <w:del w:id="101" w:author="謝昀蓁-數位支付部-永豐銀行" w:date="2022-03-30T13:30:00Z"/>
                <w:rFonts w:ascii="Century Gothic" w:eastAsia="微軟正黑體" w:hAnsi="Century Gothic"/>
                <w:sz w:val="22"/>
              </w:rPr>
            </w:pPr>
            <w:del w:id="102" w:author="謝昀蓁-數位支付部-永豐銀行" w:date="2022-03-30T13:30:00Z">
              <w:r w:rsidDel="00BE660D">
                <w:rPr>
                  <w:rFonts w:ascii="Century Gothic" w:eastAsia="微軟正黑體" w:hAnsi="Century Gothic" w:hint="eastAsia"/>
                  <w:sz w:val="22"/>
                </w:rPr>
                <w:delText>持卡人</w:delText>
              </w:r>
            </w:del>
          </w:p>
          <w:p w14:paraId="566C02D6" w14:textId="0520C6EB" w:rsidR="00360087" w:rsidDel="00BE660D" w:rsidRDefault="00360087" w:rsidP="00531BCA">
            <w:pPr>
              <w:pStyle w:val="af5"/>
              <w:numPr>
                <w:ilvl w:val="0"/>
                <w:numId w:val="163"/>
              </w:numPr>
              <w:spacing w:line="0" w:lineRule="atLeast"/>
              <w:ind w:leftChars="0"/>
              <w:rPr>
                <w:del w:id="103" w:author="謝昀蓁-數位支付部-永豐銀行" w:date="2022-03-30T13:30:00Z"/>
                <w:rFonts w:ascii="Century Gothic" w:eastAsia="微軟正黑體" w:hAnsi="Century Gothic"/>
                <w:sz w:val="22"/>
              </w:rPr>
            </w:pPr>
            <w:del w:id="104" w:author="謝昀蓁-數位支付部-永豐銀行" w:date="2022-03-30T13:30:00Z">
              <w:r w:rsidDel="00BE660D">
                <w:rPr>
                  <w:rFonts w:ascii="Century Gothic" w:eastAsia="微軟正黑體" w:hAnsi="Century Gothic" w:hint="eastAsia"/>
                  <w:sz w:val="22"/>
                </w:rPr>
                <w:delText>正附卡</w:delText>
              </w:r>
            </w:del>
          </w:p>
          <w:p w14:paraId="78420E7A" w14:textId="4127660E" w:rsidR="00360087" w:rsidRPr="005041CF" w:rsidRDefault="00360087" w:rsidP="00531BCA">
            <w:pPr>
              <w:pStyle w:val="af5"/>
              <w:numPr>
                <w:ilvl w:val="0"/>
                <w:numId w:val="163"/>
              </w:numPr>
              <w:spacing w:line="0" w:lineRule="atLeast"/>
              <w:ind w:leftChars="0"/>
              <w:rPr>
                <w:rFonts w:ascii="Century Gothic" w:eastAsia="微軟正黑體" w:hAnsi="Century Gothic"/>
                <w:sz w:val="22"/>
              </w:rPr>
            </w:pPr>
            <w:del w:id="105" w:author="謝昀蓁-數位支付部-永豐銀行" w:date="2022-03-30T13:30:00Z">
              <w:r w:rsidDel="00BE660D">
                <w:rPr>
                  <w:rFonts w:ascii="Century Gothic" w:eastAsia="微軟正黑體" w:hAnsi="Century Gothic" w:hint="eastAsia"/>
                  <w:sz w:val="22"/>
                </w:rPr>
                <w:delText>掛失結果：掛失成功</w:delText>
              </w:r>
              <w:r w:rsidDel="00BE660D">
                <w:rPr>
                  <w:rFonts w:ascii="Century Gothic" w:eastAsia="微軟正黑體" w:hAnsi="Century Gothic" w:hint="eastAsia"/>
                  <w:sz w:val="22"/>
                </w:rPr>
                <w:delText>/</w:delText>
              </w:r>
              <w:r w:rsidDel="00BE660D">
                <w:rPr>
                  <w:rFonts w:ascii="Century Gothic" w:eastAsia="微軟正黑體" w:hAnsi="Century Gothic" w:hint="eastAsia"/>
                  <w:sz w:val="22"/>
                </w:rPr>
                <w:delText>掛失失敗</w:delText>
              </w:r>
            </w:del>
          </w:p>
        </w:tc>
      </w:tr>
      <w:tr w:rsidR="00360087" w:rsidRPr="00C210D4" w14:paraId="58088169" w14:textId="77777777" w:rsidTr="00526DBE">
        <w:trPr>
          <w:trHeight w:val="227"/>
        </w:trPr>
        <w:tc>
          <w:tcPr>
            <w:tcW w:w="2710" w:type="dxa"/>
            <w:vMerge/>
            <w:tcBorders>
              <w:left w:val="single" w:sz="4" w:space="0" w:color="auto"/>
              <w:right w:val="single" w:sz="4" w:space="0" w:color="auto"/>
            </w:tcBorders>
            <w:shd w:val="clear" w:color="auto" w:fill="FFFFFF" w:themeFill="background1"/>
          </w:tcPr>
          <w:p w14:paraId="0B98F175" w14:textId="77777777" w:rsidR="00360087" w:rsidRDefault="00360087" w:rsidP="00526DBE">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0573C071" w14:textId="4C2A7001" w:rsidR="00360087" w:rsidRDefault="00142EFB" w:rsidP="00526DBE">
            <w:pPr>
              <w:spacing w:line="0" w:lineRule="atLeast"/>
              <w:rPr>
                <w:rFonts w:ascii="Century Gothic" w:eastAsia="微軟正黑體" w:hAnsi="Century Gothic"/>
                <w:sz w:val="22"/>
              </w:rPr>
            </w:pPr>
            <w:r>
              <w:rPr>
                <w:rFonts w:ascii="Century Gothic" w:eastAsia="微軟正黑體" w:hAnsi="Century Gothic" w:hint="eastAsia"/>
                <w:sz w:val="22"/>
              </w:rPr>
              <w:t>返回信用卡頁</w:t>
            </w:r>
            <w:r w:rsidR="00360087">
              <w:rPr>
                <w:rFonts w:ascii="Century Gothic" w:eastAsia="微軟正黑體" w:hAnsi="Century Gothic" w:hint="eastAsia"/>
                <w:sz w:val="22"/>
              </w:rPr>
              <w:t>(</w:t>
            </w:r>
            <w:r w:rsidR="00360087">
              <w:rPr>
                <w:rFonts w:ascii="Century Gothic" w:eastAsia="微軟正黑體" w:hAnsi="Century Gothic"/>
                <w:sz w:val="22"/>
              </w:rPr>
              <w:t>btn1)</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AA6599" w14:textId="22F43B1D" w:rsidR="00360087" w:rsidRPr="00C210D4" w:rsidRDefault="00360087" w:rsidP="00531BCA">
            <w:pPr>
              <w:pStyle w:val="af5"/>
              <w:numPr>
                <w:ilvl w:val="0"/>
                <w:numId w:val="164"/>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點擊：前往</w:t>
            </w:r>
            <w:r w:rsidR="00142EFB" w:rsidRPr="00C210D4">
              <w:rPr>
                <w:rFonts w:ascii="Century Gothic" w:eastAsia="微軟正黑體" w:hAnsi="Century Gothic" w:hint="eastAsia"/>
                <w:sz w:val="22"/>
              </w:rPr>
              <w:t>信用卡頁</w:t>
            </w:r>
            <w:r w:rsidR="00142EFB" w:rsidRPr="00C210D4">
              <w:rPr>
                <w:rFonts w:ascii="Century Gothic" w:eastAsia="微軟正黑體" w:hAnsi="Century Gothic" w:hint="eastAsia"/>
                <w:sz w:val="22"/>
              </w:rPr>
              <w:t>_</w:t>
            </w:r>
            <w:r w:rsidR="00142EFB" w:rsidRPr="00C210D4">
              <w:rPr>
                <w:rFonts w:ascii="Century Gothic" w:eastAsia="微軟正黑體" w:hAnsi="Century Gothic" w:hint="eastAsia"/>
                <w:sz w:val="22"/>
              </w:rPr>
              <w:t>原卡片頁面</w:t>
            </w:r>
          </w:p>
        </w:tc>
      </w:tr>
      <w:tr w:rsidR="00360087" w:rsidRPr="00C210D4" w14:paraId="66970726" w14:textId="77777777" w:rsidTr="00526DBE">
        <w:trPr>
          <w:trHeight w:val="227"/>
        </w:trPr>
        <w:tc>
          <w:tcPr>
            <w:tcW w:w="2710" w:type="dxa"/>
            <w:vMerge/>
            <w:tcBorders>
              <w:left w:val="single" w:sz="4" w:space="0" w:color="auto"/>
              <w:bottom w:val="single" w:sz="4" w:space="0" w:color="auto"/>
              <w:right w:val="single" w:sz="4" w:space="0" w:color="auto"/>
            </w:tcBorders>
            <w:shd w:val="clear" w:color="auto" w:fill="FFFFFF" w:themeFill="background1"/>
          </w:tcPr>
          <w:p w14:paraId="59598963" w14:textId="77777777" w:rsidR="00360087" w:rsidRDefault="00360087" w:rsidP="00526DBE">
            <w:pPr>
              <w:spacing w:line="0" w:lineRule="atLeast"/>
              <w:jc w:val="center"/>
              <w:rPr>
                <w:rFonts w:ascii="Century Gothic" w:eastAsia="微軟正黑體" w:hAnsi="Century Gothic"/>
                <w:sz w:val="22"/>
              </w:rPr>
            </w:pPr>
          </w:p>
        </w:tc>
        <w:tc>
          <w:tcPr>
            <w:tcW w:w="1141" w:type="dxa"/>
            <w:tcBorders>
              <w:top w:val="single" w:sz="4" w:space="0" w:color="auto"/>
              <w:left w:val="single" w:sz="4" w:space="0" w:color="auto"/>
              <w:bottom w:val="single" w:sz="4" w:space="0" w:color="auto"/>
              <w:right w:val="single" w:sz="4" w:space="0" w:color="auto"/>
            </w:tcBorders>
            <w:shd w:val="clear" w:color="auto" w:fill="FFFFFF" w:themeFill="background1"/>
          </w:tcPr>
          <w:p w14:paraId="5AF8788D" w14:textId="2A4CBD99" w:rsidR="00360087" w:rsidDel="003C4DF0" w:rsidRDefault="00142EFB" w:rsidP="00526DBE">
            <w:pPr>
              <w:spacing w:line="0" w:lineRule="atLeast"/>
              <w:rPr>
                <w:rFonts w:ascii="Century Gothic" w:eastAsia="微軟正黑體" w:hAnsi="Century Gothic"/>
                <w:sz w:val="22"/>
              </w:rPr>
            </w:pPr>
            <w:r>
              <w:rPr>
                <w:rFonts w:ascii="Century Gothic" w:eastAsia="微軟正黑體" w:hAnsi="Century Gothic" w:hint="eastAsia"/>
                <w:sz w:val="22"/>
              </w:rPr>
              <w:t>聯繫客服</w:t>
            </w:r>
            <w:r w:rsidR="00360087">
              <w:rPr>
                <w:rFonts w:ascii="Century Gothic" w:eastAsia="微軟正黑體" w:hAnsi="Century Gothic" w:hint="eastAsia"/>
                <w:sz w:val="22"/>
              </w:rPr>
              <w:t>(</w:t>
            </w:r>
            <w:r w:rsidR="00360087">
              <w:rPr>
                <w:rFonts w:ascii="Century Gothic" w:eastAsia="微軟正黑體" w:hAnsi="Century Gothic"/>
                <w:sz w:val="22"/>
              </w:rPr>
              <w:t>btn2</w:t>
            </w:r>
            <w:r w:rsidR="00360087">
              <w:rPr>
                <w:rFonts w:ascii="Century Gothic" w:eastAsia="微軟正黑體" w:hAnsi="Century Gothic" w:hint="eastAsia"/>
                <w:sz w:val="22"/>
              </w:rPr>
              <w:t>)</w:t>
            </w:r>
          </w:p>
        </w:tc>
        <w:tc>
          <w:tcPr>
            <w:tcW w:w="63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358E0C" w14:textId="64CA6582" w:rsidR="00360087" w:rsidRPr="00C210D4" w:rsidRDefault="00360087" w:rsidP="00531BCA">
            <w:pPr>
              <w:pStyle w:val="af5"/>
              <w:numPr>
                <w:ilvl w:val="0"/>
                <w:numId w:val="165"/>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sidR="00142EFB">
              <w:rPr>
                <w:rFonts w:ascii="Century Gothic" w:eastAsia="微軟正黑體" w:hAnsi="Century Gothic" w:hint="eastAsia"/>
                <w:sz w:val="22"/>
              </w:rPr>
              <w:t>開啟</w:t>
            </w:r>
            <w:r w:rsidR="00142EFB" w:rsidRPr="00E84C5E">
              <w:rPr>
                <w:rFonts w:ascii="Century Gothic" w:eastAsia="微軟正黑體" w:hAnsi="Century Gothic" w:hint="eastAsia"/>
                <w:sz w:val="22"/>
                <w:highlight w:val="green"/>
              </w:rPr>
              <w:t>聯繫客服三欄</w:t>
            </w:r>
          </w:p>
        </w:tc>
      </w:tr>
    </w:tbl>
    <w:p w14:paraId="64F527D4" w14:textId="693B8ADE" w:rsidR="00BE660D" w:rsidRDefault="00BE660D" w:rsidP="00C977DF">
      <w:pPr>
        <w:widowControl/>
        <w:rPr>
          <w:ins w:id="106" w:author="謝昀蓁-數位支付部-永豐銀行" w:date="2022-03-30T13:30:00Z"/>
        </w:rPr>
      </w:pPr>
    </w:p>
    <w:p w14:paraId="6824DCE7" w14:textId="616E051E" w:rsidR="00C977DF" w:rsidRDefault="00BE660D" w:rsidP="00C977DF">
      <w:pPr>
        <w:widowControl/>
        <w:rPr>
          <w:rFonts w:hint="eastAsia"/>
        </w:rPr>
      </w:pPr>
      <w:ins w:id="107" w:author="謝昀蓁-數位支付部-永豐銀行" w:date="2022-03-30T13:30:00Z">
        <w:r>
          <w:br w:type="page"/>
        </w:r>
      </w:ins>
    </w:p>
    <w:p w14:paraId="2B04C9E4" w14:textId="0DF3B859" w:rsidR="00017897" w:rsidRPr="0038223E" w:rsidRDefault="00017897" w:rsidP="00017897">
      <w:pPr>
        <w:pStyle w:val="2"/>
        <w:numPr>
          <w:ilvl w:val="0"/>
          <w:numId w:val="2"/>
        </w:numPr>
        <w:spacing w:beforeLines="50" w:before="180" w:line="0" w:lineRule="atLeast"/>
        <w:ind w:left="482" w:hanging="482"/>
        <w:rPr>
          <w:rFonts w:ascii="Century Gothic" w:eastAsia="微軟正黑體" w:hAnsi="Century Gothic"/>
          <w:sz w:val="24"/>
          <w:szCs w:val="22"/>
        </w:rPr>
      </w:pPr>
      <w:bookmarkStart w:id="108" w:name="_Toc97914216"/>
      <w:r>
        <w:rPr>
          <w:rFonts w:ascii="Century Gothic" w:eastAsia="微軟正黑體" w:hAnsi="Century Gothic" w:hint="eastAsia"/>
          <w:sz w:val="24"/>
          <w:szCs w:val="22"/>
        </w:rPr>
        <w:lastRenderedPageBreak/>
        <w:t>服務流程</w:t>
      </w:r>
      <w:r>
        <w:rPr>
          <w:rFonts w:ascii="Century Gothic" w:eastAsia="微軟正黑體" w:hAnsi="Century Gothic" w:hint="eastAsia"/>
          <w:sz w:val="24"/>
          <w:szCs w:val="22"/>
        </w:rPr>
        <w:t>(</w:t>
      </w:r>
      <w:r>
        <w:rPr>
          <w:rFonts w:ascii="Century Gothic" w:eastAsia="微軟正黑體" w:hAnsi="Century Gothic" w:hint="eastAsia"/>
          <w:sz w:val="24"/>
          <w:szCs w:val="22"/>
        </w:rPr>
        <w:t>已登</w:t>
      </w:r>
      <w:r>
        <w:rPr>
          <w:rFonts w:ascii="Century Gothic" w:eastAsia="微軟正黑體" w:hAnsi="Century Gothic" w:hint="eastAsia"/>
          <w:sz w:val="24"/>
          <w:szCs w:val="22"/>
        </w:rPr>
        <w:t>)_</w:t>
      </w:r>
      <w:r>
        <w:rPr>
          <w:rFonts w:ascii="Century Gothic" w:eastAsia="微軟正黑體" w:hAnsi="Century Gothic" w:hint="eastAsia"/>
          <w:sz w:val="24"/>
          <w:szCs w:val="22"/>
        </w:rPr>
        <w:t>交易紀錄頁入口</w:t>
      </w:r>
      <w:bookmarkEnd w:id="108"/>
    </w:p>
    <w:p w14:paraId="71C1FB6E" w14:textId="3B604D29" w:rsidR="00017897" w:rsidRPr="00E84C5E" w:rsidRDefault="00C1573E" w:rsidP="00531BCA">
      <w:pPr>
        <w:pStyle w:val="af5"/>
        <w:numPr>
          <w:ilvl w:val="0"/>
          <w:numId w:val="176"/>
        </w:numPr>
        <w:spacing w:line="0" w:lineRule="atLeast"/>
        <w:ind w:leftChars="0" w:left="482" w:hanging="482"/>
        <w:outlineLvl w:val="2"/>
        <w:rPr>
          <w:rFonts w:ascii="Century Gothic" w:eastAsia="微軟正黑體" w:hAnsi="Century Gothic"/>
          <w:b/>
          <w:sz w:val="22"/>
          <w:highlight w:val="cyan"/>
        </w:rPr>
      </w:pPr>
      <w:bookmarkStart w:id="109" w:name="_Toc97914217"/>
      <w:proofErr w:type="gramStart"/>
      <w:r w:rsidRPr="00E84C5E">
        <w:rPr>
          <w:rFonts w:ascii="Century Gothic" w:eastAsia="微軟正黑體" w:hAnsi="Century Gothic" w:hint="eastAsia"/>
          <w:b/>
          <w:sz w:val="22"/>
          <w:highlight w:val="cyan"/>
        </w:rPr>
        <w:t>帳單</w:t>
      </w:r>
      <w:proofErr w:type="gramEnd"/>
      <w:r w:rsidRPr="00E84C5E">
        <w:rPr>
          <w:rFonts w:ascii="Century Gothic" w:eastAsia="微軟正黑體" w:hAnsi="Century Gothic" w:hint="eastAsia"/>
          <w:b/>
          <w:sz w:val="22"/>
          <w:highlight w:val="cyan"/>
        </w:rPr>
        <w:t>分期</w:t>
      </w:r>
      <w:r w:rsidR="00017897" w:rsidRPr="00E84C5E">
        <w:rPr>
          <w:rFonts w:ascii="Century Gothic" w:eastAsia="微軟正黑體" w:hAnsi="Century Gothic"/>
          <w:b/>
          <w:sz w:val="22"/>
          <w:highlight w:val="cyan"/>
        </w:rPr>
        <w:t>(</w:t>
      </w:r>
      <w:r w:rsidR="00017897" w:rsidRPr="00E84C5E">
        <w:rPr>
          <w:rFonts w:ascii="Century Gothic" w:eastAsia="微軟正黑體" w:hAnsi="Century Gothic" w:hint="eastAsia"/>
          <w:b/>
          <w:sz w:val="22"/>
          <w:highlight w:val="cyan"/>
        </w:rPr>
        <w:t>已登</w:t>
      </w:r>
      <w:r w:rsidR="00017897" w:rsidRPr="00E84C5E">
        <w:rPr>
          <w:rFonts w:ascii="Century Gothic" w:eastAsia="微軟正黑體" w:hAnsi="Century Gothic"/>
          <w:b/>
          <w:sz w:val="22"/>
          <w:highlight w:val="cyan"/>
        </w:rPr>
        <w:t>)</w:t>
      </w:r>
      <w:bookmarkEnd w:id="109"/>
    </w:p>
    <w:p w14:paraId="2B305D2C" w14:textId="134AFDC2" w:rsidR="004F75DD" w:rsidRPr="00017897" w:rsidRDefault="00017897" w:rsidP="00017897">
      <w:pPr>
        <w:pStyle w:val="af5"/>
        <w:spacing w:line="0" w:lineRule="atLeast"/>
        <w:ind w:leftChars="0" w:left="482"/>
        <w:rPr>
          <w:rFonts w:ascii="Century Gothic" w:eastAsia="微軟正黑體" w:hAnsi="Century Gothic"/>
          <w:sz w:val="22"/>
        </w:rPr>
      </w:pPr>
      <w:r>
        <w:rPr>
          <w:rFonts w:ascii="Century Gothic" w:eastAsia="微軟正黑體" w:hAnsi="Century Gothic" w:hint="eastAsia"/>
          <w:sz w:val="22"/>
        </w:rPr>
        <w:t>於交易紀錄頁</w:t>
      </w:r>
      <w:r>
        <w:rPr>
          <w:rFonts w:ascii="Century Gothic" w:eastAsia="微軟正黑體" w:hAnsi="Century Gothic" w:hint="eastAsia"/>
          <w:sz w:val="22"/>
        </w:rPr>
        <w:t>-</w:t>
      </w:r>
      <w:r>
        <w:rPr>
          <w:rFonts w:ascii="Century Gothic" w:eastAsia="微軟正黑體" w:hAnsi="Century Gothic" w:hint="eastAsia"/>
          <w:sz w:val="22"/>
        </w:rPr>
        <w:t>信用卡帳</w:t>
      </w:r>
      <w:proofErr w:type="gramStart"/>
      <w:r>
        <w:rPr>
          <w:rFonts w:ascii="Century Gothic" w:eastAsia="微軟正黑體" w:hAnsi="Century Gothic" w:hint="eastAsia"/>
          <w:sz w:val="22"/>
        </w:rPr>
        <w:t>務</w:t>
      </w:r>
      <w:proofErr w:type="gramEnd"/>
      <w:r>
        <w:rPr>
          <w:rFonts w:ascii="Century Gothic" w:eastAsia="微軟正黑體" w:hAnsi="Century Gothic" w:hint="eastAsia"/>
          <w:sz w:val="22"/>
        </w:rPr>
        <w:t>-</w:t>
      </w:r>
      <w:r>
        <w:rPr>
          <w:rFonts w:ascii="Century Gothic" w:eastAsia="微軟正黑體" w:hAnsi="Century Gothic" w:hint="eastAsia"/>
          <w:sz w:val="22"/>
        </w:rPr>
        <w:t>當期</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，流程如下</w:t>
      </w:r>
      <w:r w:rsidRPr="00E849B2">
        <w:rPr>
          <w:rFonts w:ascii="Century Gothic" w:eastAsia="微軟正黑體" w:hAnsi="Century Gothic" w:hint="eastAsia"/>
          <w:sz w:val="22"/>
        </w:rPr>
        <w:t>。</w:t>
      </w:r>
    </w:p>
    <w:tbl>
      <w:tblPr>
        <w:tblStyle w:val="af7"/>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134"/>
        <w:gridCol w:w="6357"/>
      </w:tblGrid>
      <w:tr w:rsidR="004F75DD" w14:paraId="341B0319" w14:textId="77777777" w:rsidTr="00017897">
        <w:trPr>
          <w:trHeight w:val="80"/>
        </w:trPr>
        <w:tc>
          <w:tcPr>
            <w:tcW w:w="2710" w:type="dxa"/>
            <w:shd w:val="clear" w:color="auto" w:fill="D9D9D9" w:themeFill="background1" w:themeFillShade="D9"/>
          </w:tcPr>
          <w:p w14:paraId="03DA5B35" w14:textId="7DCB611E" w:rsidR="004F75DD" w:rsidRDefault="004F75DD" w:rsidP="00017897">
            <w:pPr>
              <w:spacing w:line="0" w:lineRule="atLeast"/>
              <w:jc w:val="center"/>
              <w:rPr>
                <w:rFonts w:ascii="Century Gothic" w:eastAsia="微軟正黑體" w:hAnsi="Century Gothic"/>
                <w:sz w:val="22"/>
              </w:rPr>
            </w:pPr>
            <w:proofErr w:type="gramStart"/>
            <w:r w:rsidRPr="00E84C5E">
              <w:rPr>
                <w:rFonts w:ascii="Century Gothic" w:eastAsia="微軟正黑體" w:hAnsi="Century Gothic" w:hint="eastAsia"/>
                <w:sz w:val="22"/>
                <w:highlight w:val="green"/>
              </w:rPr>
              <w:t>帳單</w:t>
            </w:r>
            <w:proofErr w:type="gramEnd"/>
            <w:r w:rsidRPr="00E84C5E">
              <w:rPr>
                <w:rFonts w:ascii="Century Gothic" w:eastAsia="微軟正黑體" w:hAnsi="Century Gothic" w:hint="eastAsia"/>
                <w:sz w:val="22"/>
                <w:highlight w:val="green"/>
              </w:rPr>
              <w:t>分期</w:t>
            </w:r>
            <w:r w:rsidRPr="00E84C5E">
              <w:rPr>
                <w:rFonts w:ascii="Century Gothic" w:eastAsia="微軟正黑體" w:hAnsi="Century Gothic"/>
                <w:sz w:val="22"/>
                <w:highlight w:val="green"/>
              </w:rPr>
              <w:t>Step</w:t>
            </w:r>
            <w:r w:rsidR="00017897" w:rsidRPr="00E84C5E">
              <w:rPr>
                <w:rFonts w:ascii="Century Gothic" w:eastAsia="微軟正黑體" w:hAnsi="Century Gothic"/>
                <w:sz w:val="22"/>
                <w:highlight w:val="green"/>
              </w:rPr>
              <w:t>0</w:t>
            </w:r>
          </w:p>
        </w:tc>
        <w:tc>
          <w:tcPr>
            <w:tcW w:w="1134" w:type="dxa"/>
            <w:shd w:val="clear" w:color="auto" w:fill="D9D9D9" w:themeFill="background1" w:themeFillShade="D9"/>
          </w:tcPr>
          <w:p w14:paraId="6AE9AEB5" w14:textId="77777777" w:rsidR="004F75DD" w:rsidRDefault="004F75DD"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shd w:val="clear" w:color="auto" w:fill="D9D9D9" w:themeFill="background1" w:themeFillShade="D9"/>
          </w:tcPr>
          <w:p w14:paraId="21E04746" w14:textId="77777777" w:rsidR="004F75DD" w:rsidRDefault="004F75DD"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DB695D" w14:paraId="35C4480E" w14:textId="77777777" w:rsidTr="00017897">
        <w:tblPrEx>
          <w:tblCellMar>
            <w:left w:w="28" w:type="dxa"/>
            <w:right w:w="28" w:type="dxa"/>
          </w:tblCellMar>
        </w:tblPrEx>
        <w:trPr>
          <w:trHeight w:val="227"/>
        </w:trPr>
        <w:tc>
          <w:tcPr>
            <w:tcW w:w="2710" w:type="dxa"/>
          </w:tcPr>
          <w:p w14:paraId="0B52B88B" w14:textId="2375DB98" w:rsidR="00DB695D" w:rsidRDefault="00762BF6" w:rsidP="00017897">
            <w:pPr>
              <w:spacing w:line="0" w:lineRule="atLeast"/>
              <w:jc w:val="center"/>
              <w:rPr>
                <w:noProof/>
              </w:rPr>
            </w:pPr>
            <w:r>
              <w:rPr>
                <w:noProof/>
              </w:rPr>
              <w:drawing>
                <wp:inline distT="0" distB="0" distL="0" distR="0" wp14:anchorId="246104BE" wp14:editId="38FFA06A">
                  <wp:extent cx="1685290" cy="347091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5290" cy="3470910"/>
                          </a:xfrm>
                          <a:prstGeom prst="rect">
                            <a:avLst/>
                          </a:prstGeom>
                        </pic:spPr>
                      </pic:pic>
                    </a:graphicData>
                  </a:graphic>
                </wp:inline>
              </w:drawing>
            </w:r>
          </w:p>
        </w:tc>
        <w:tc>
          <w:tcPr>
            <w:tcW w:w="1134" w:type="dxa"/>
          </w:tcPr>
          <w:p w14:paraId="7F7E5388" w14:textId="57ABBA49" w:rsidR="00DB695D" w:rsidRDefault="00DB695D" w:rsidP="00017897">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p>
          <w:p w14:paraId="2C577A99" w14:textId="523A7FE0" w:rsidR="00DB695D" w:rsidRDefault="00DB695D" w:rsidP="00017897">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57" w:type="dxa"/>
          </w:tcPr>
          <w:p w14:paraId="0E89B069" w14:textId="40454599" w:rsidR="00017897" w:rsidRDefault="00017897" w:rsidP="00017897">
            <w:pPr>
              <w:pStyle w:val="af5"/>
              <w:numPr>
                <w:ilvl w:val="0"/>
                <w:numId w:val="3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017897" w:rsidRPr="00844FA2" w14:paraId="6F782502" w14:textId="77777777" w:rsidTr="00017897">
              <w:tc>
                <w:tcPr>
                  <w:tcW w:w="1418" w:type="dxa"/>
                  <w:shd w:val="clear" w:color="auto" w:fill="D9D9D9" w:themeFill="background1" w:themeFillShade="D9"/>
                </w:tcPr>
                <w:p w14:paraId="2B20884E" w14:textId="77777777" w:rsidR="00017897" w:rsidRPr="00844FA2" w:rsidRDefault="00017897" w:rsidP="00017897">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w:t>
                  </w:r>
                </w:p>
              </w:tc>
              <w:tc>
                <w:tcPr>
                  <w:tcW w:w="4625" w:type="dxa"/>
                  <w:shd w:val="clear" w:color="auto" w:fill="D9D9D9" w:themeFill="background1" w:themeFillShade="D9"/>
                </w:tcPr>
                <w:p w14:paraId="1A19EBCF" w14:textId="4F4B9DEC" w:rsidR="00017897" w:rsidRPr="00844FA2" w:rsidRDefault="00017897" w:rsidP="00017897">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顯示</w:t>
                  </w:r>
                </w:p>
              </w:tc>
            </w:tr>
            <w:tr w:rsidR="00017897" w:rsidRPr="00844FA2" w14:paraId="40AB9E26" w14:textId="77777777" w:rsidTr="00017897">
              <w:tc>
                <w:tcPr>
                  <w:tcW w:w="1418" w:type="dxa"/>
                </w:tcPr>
                <w:p w14:paraId="6F30C27F" w14:textId="5A63ECF6" w:rsidR="00017897" w:rsidRPr="00844FA2" w:rsidRDefault="00A3083E" w:rsidP="00017897">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可進行申請</w:t>
                  </w:r>
                </w:p>
              </w:tc>
              <w:tc>
                <w:tcPr>
                  <w:tcW w:w="4625" w:type="dxa"/>
                </w:tcPr>
                <w:p w14:paraId="3CA27D3F" w14:textId="102F2937" w:rsidR="00017897" w:rsidRPr="00844FA2" w:rsidRDefault="00017897" w:rsidP="00017897">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顯示</w:t>
                  </w:r>
                  <w:proofErr w:type="gramStart"/>
                  <w:r>
                    <w:rPr>
                      <w:rFonts w:ascii="Century Gothic" w:eastAsia="微軟正黑體" w:hAnsi="Century Gothic" w:hint="eastAsia"/>
                      <w:sz w:val="20"/>
                      <w:szCs w:val="20"/>
                    </w:rPr>
                    <w:t>帳單</w:t>
                  </w:r>
                  <w:proofErr w:type="gramEnd"/>
                  <w:r>
                    <w:rPr>
                      <w:rFonts w:ascii="Century Gothic" w:eastAsia="微軟正黑體" w:hAnsi="Century Gothic" w:hint="eastAsia"/>
                      <w:sz w:val="20"/>
                      <w:szCs w:val="20"/>
                    </w:rPr>
                    <w:t>分期</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sidR="00A3083E">
                    <w:rPr>
                      <w:rFonts w:ascii="Century Gothic" w:eastAsia="微軟正黑體" w:hAnsi="Century Gothic" w:hint="eastAsia"/>
                      <w:sz w:val="20"/>
                      <w:szCs w:val="20"/>
                    </w:rPr>
                    <w:t>，點擊</w:t>
                  </w:r>
                  <w:r w:rsidR="00A3083E" w:rsidRPr="00017897">
                    <w:rPr>
                      <w:rFonts w:ascii="Century Gothic" w:eastAsia="微軟正黑體" w:hAnsi="Century Gothic" w:hint="eastAsia"/>
                      <w:sz w:val="20"/>
                      <w:szCs w:val="20"/>
                    </w:rPr>
                    <w:t>前往</w:t>
                  </w:r>
                  <w:proofErr w:type="gramStart"/>
                  <w:r w:rsidR="00A3083E" w:rsidRPr="00017897">
                    <w:rPr>
                      <w:rFonts w:ascii="Century Gothic" w:eastAsia="微軟正黑體" w:hAnsi="Century Gothic" w:hint="eastAsia"/>
                      <w:sz w:val="20"/>
                      <w:szCs w:val="20"/>
                    </w:rPr>
                    <w:t>帳單</w:t>
                  </w:r>
                  <w:proofErr w:type="gramEnd"/>
                  <w:r w:rsidR="00A3083E" w:rsidRPr="00017897">
                    <w:rPr>
                      <w:rFonts w:ascii="Century Gothic" w:eastAsia="微軟正黑體" w:hAnsi="Century Gothic" w:hint="eastAsia"/>
                      <w:sz w:val="20"/>
                      <w:szCs w:val="20"/>
                    </w:rPr>
                    <w:t>分期</w:t>
                  </w:r>
                  <w:r w:rsidR="00A3083E" w:rsidRPr="00017897">
                    <w:rPr>
                      <w:rFonts w:ascii="Century Gothic" w:eastAsia="微軟正黑體" w:hAnsi="Century Gothic" w:hint="eastAsia"/>
                      <w:sz w:val="20"/>
                      <w:szCs w:val="20"/>
                    </w:rPr>
                    <w:t>Step</w:t>
                  </w:r>
                  <w:r w:rsidR="003559DC">
                    <w:rPr>
                      <w:rFonts w:ascii="Century Gothic" w:eastAsia="微軟正黑體" w:hAnsi="Century Gothic"/>
                      <w:sz w:val="20"/>
                      <w:szCs w:val="20"/>
                    </w:rPr>
                    <w:t>1</w:t>
                  </w:r>
                </w:p>
              </w:tc>
            </w:tr>
            <w:tr w:rsidR="00017897" w:rsidRPr="00844FA2" w14:paraId="1EE888EE" w14:textId="77777777" w:rsidTr="00017897">
              <w:tc>
                <w:tcPr>
                  <w:tcW w:w="1418" w:type="dxa"/>
                </w:tcPr>
                <w:p w14:paraId="12DEDD7E" w14:textId="2F54C60C" w:rsidR="00017897" w:rsidRPr="00844FA2" w:rsidRDefault="00A3083E" w:rsidP="00017897">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不可進行申請</w:t>
                  </w:r>
                </w:p>
              </w:tc>
              <w:tc>
                <w:tcPr>
                  <w:tcW w:w="4625" w:type="dxa"/>
                </w:tcPr>
                <w:p w14:paraId="43AEAB25" w14:textId="69FB5F0D" w:rsidR="00017897" w:rsidRPr="00017897" w:rsidRDefault="00017897" w:rsidP="00017897">
                  <w:pPr>
                    <w:spacing w:line="0" w:lineRule="atLeast"/>
                    <w:rPr>
                      <w:rFonts w:ascii="Century Gothic" w:eastAsia="微軟正黑體" w:hAnsi="Century Gothic"/>
                      <w:sz w:val="22"/>
                    </w:rPr>
                  </w:pPr>
                  <w:r w:rsidRPr="00017897">
                    <w:rPr>
                      <w:rFonts w:ascii="Century Gothic" w:eastAsia="微軟正黑體" w:hAnsi="Century Gothic" w:hint="eastAsia"/>
                      <w:sz w:val="20"/>
                      <w:szCs w:val="20"/>
                    </w:rPr>
                    <w:t>不顯示按鍵</w:t>
                  </w:r>
                  <w:r w:rsidR="00762BF6">
                    <w:rPr>
                      <w:rFonts w:ascii="Century Gothic" w:eastAsia="微軟正黑體" w:hAnsi="Century Gothic" w:hint="eastAsia"/>
                      <w:sz w:val="20"/>
                      <w:szCs w:val="20"/>
                    </w:rPr>
                    <w:t>，我要繳卡費按鍵置中</w:t>
                  </w:r>
                </w:p>
              </w:tc>
            </w:tr>
          </w:tbl>
          <w:p w14:paraId="3C8BCD68" w14:textId="77777777" w:rsidR="00017897" w:rsidRPr="00E84C5E" w:rsidRDefault="00017897" w:rsidP="00E84C5E">
            <w:pPr>
              <w:spacing w:line="0" w:lineRule="atLeast"/>
              <w:rPr>
                <w:rFonts w:ascii="Century Gothic" w:eastAsia="微軟正黑體" w:hAnsi="Century Gothic"/>
                <w:sz w:val="22"/>
              </w:rPr>
            </w:pPr>
          </w:p>
          <w:p w14:paraId="167230BC" w14:textId="3DBC1891" w:rsidR="00DB695D" w:rsidRPr="00017897" w:rsidRDefault="00DB695D" w:rsidP="00017897">
            <w:pPr>
              <w:spacing w:line="0" w:lineRule="atLeast"/>
              <w:rPr>
                <w:rFonts w:ascii="Century Gothic" w:eastAsia="微軟正黑體" w:hAnsi="Century Gothic"/>
                <w:sz w:val="22"/>
              </w:rPr>
            </w:pPr>
          </w:p>
        </w:tc>
      </w:tr>
      <w:tr w:rsidR="003559DC" w14:paraId="488E8D2F" w14:textId="77777777" w:rsidTr="00E84C5E">
        <w:tblPrEx>
          <w:tblCellMar>
            <w:left w:w="28" w:type="dxa"/>
            <w:right w:w="28" w:type="dxa"/>
          </w:tblCellMar>
        </w:tblPrEx>
        <w:trPr>
          <w:trHeight w:val="227"/>
        </w:trPr>
        <w:tc>
          <w:tcPr>
            <w:tcW w:w="2710" w:type="dxa"/>
            <w:shd w:val="clear" w:color="auto" w:fill="D9D9D9" w:themeFill="background1" w:themeFillShade="D9"/>
          </w:tcPr>
          <w:p w14:paraId="7403DE9E" w14:textId="38080091" w:rsidR="003559DC" w:rsidRDefault="003559DC" w:rsidP="003559DC">
            <w:pPr>
              <w:spacing w:line="0" w:lineRule="atLeast"/>
              <w:jc w:val="center"/>
              <w:rPr>
                <w:noProof/>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tep1</w:t>
            </w:r>
          </w:p>
        </w:tc>
        <w:tc>
          <w:tcPr>
            <w:tcW w:w="1134" w:type="dxa"/>
            <w:shd w:val="clear" w:color="auto" w:fill="D9D9D9" w:themeFill="background1" w:themeFillShade="D9"/>
          </w:tcPr>
          <w:p w14:paraId="5380442A" w14:textId="260A92B8" w:rsidR="003559DC" w:rsidRDefault="003559DC" w:rsidP="00E84C5E">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shd w:val="clear" w:color="auto" w:fill="D9D9D9" w:themeFill="background1" w:themeFillShade="D9"/>
          </w:tcPr>
          <w:p w14:paraId="7AC3E754" w14:textId="7EAB60BA" w:rsidR="003559DC" w:rsidRDefault="003559DC" w:rsidP="00E84C5E">
            <w:pPr>
              <w:pStyle w:val="af5"/>
              <w:spacing w:line="0" w:lineRule="atLeast"/>
              <w:ind w:leftChars="0"/>
              <w:jc w:val="center"/>
              <w:rPr>
                <w:rFonts w:ascii="Century Gothic" w:eastAsia="微軟正黑體" w:hAnsi="Century Gothic"/>
                <w:sz w:val="22"/>
              </w:rPr>
            </w:pPr>
            <w:r>
              <w:rPr>
                <w:rFonts w:ascii="Century Gothic" w:eastAsia="微軟正黑體" w:hAnsi="Century Gothic" w:hint="eastAsia"/>
                <w:sz w:val="22"/>
              </w:rPr>
              <w:t>說明</w:t>
            </w:r>
          </w:p>
        </w:tc>
      </w:tr>
      <w:tr w:rsidR="003559DC" w14:paraId="7809D29A" w14:textId="77777777" w:rsidTr="00017897">
        <w:tblPrEx>
          <w:tblCellMar>
            <w:left w:w="28" w:type="dxa"/>
            <w:right w:w="28" w:type="dxa"/>
          </w:tblCellMar>
        </w:tblPrEx>
        <w:trPr>
          <w:trHeight w:val="227"/>
        </w:trPr>
        <w:tc>
          <w:tcPr>
            <w:tcW w:w="2710" w:type="dxa"/>
            <w:vMerge w:val="restart"/>
          </w:tcPr>
          <w:p w14:paraId="7BFDF55F" w14:textId="75A3CE36" w:rsidR="003559DC" w:rsidRPr="00E84C5E" w:rsidRDefault="00762BF6">
            <w:pPr>
              <w:spacing w:line="0" w:lineRule="atLeast"/>
              <w:jc w:val="center"/>
              <w:rPr>
                <w:b/>
                <w:bCs/>
                <w:noProof/>
              </w:rPr>
            </w:pPr>
            <w:r>
              <w:rPr>
                <w:noProof/>
              </w:rPr>
              <w:drawing>
                <wp:inline distT="0" distB="0" distL="0" distR="0" wp14:anchorId="282AE4AE" wp14:editId="1093B2D1">
                  <wp:extent cx="1685290" cy="2986405"/>
                  <wp:effectExtent l="0" t="0" r="0" b="444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5290" cy="2986405"/>
                          </a:xfrm>
                          <a:prstGeom prst="rect">
                            <a:avLst/>
                          </a:prstGeom>
                        </pic:spPr>
                      </pic:pic>
                    </a:graphicData>
                  </a:graphic>
                </wp:inline>
              </w:drawing>
            </w:r>
          </w:p>
        </w:tc>
        <w:tc>
          <w:tcPr>
            <w:tcW w:w="1134" w:type="dxa"/>
          </w:tcPr>
          <w:p w14:paraId="58BB2908" w14:textId="1341D573"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檢核</w:t>
            </w:r>
          </w:p>
        </w:tc>
        <w:tc>
          <w:tcPr>
            <w:tcW w:w="6357" w:type="dxa"/>
          </w:tcPr>
          <w:p w14:paraId="05F98B19" w14:textId="480D0EB5" w:rsidR="003559DC" w:rsidRDefault="003559DC" w:rsidP="00E84C5E">
            <w:pPr>
              <w:pStyle w:val="af5"/>
              <w:numPr>
                <w:ilvl w:val="0"/>
                <w:numId w:val="19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顯示頁面：</w:t>
            </w:r>
          </w:p>
          <w:tbl>
            <w:tblPr>
              <w:tblStyle w:val="aa"/>
              <w:tblW w:w="6043" w:type="dxa"/>
              <w:tblInd w:w="108" w:type="dxa"/>
              <w:tblLayout w:type="fixed"/>
              <w:tblCellMar>
                <w:left w:w="57" w:type="dxa"/>
                <w:right w:w="57" w:type="dxa"/>
              </w:tblCellMar>
              <w:tblLook w:val="04A0" w:firstRow="1" w:lastRow="0" w:firstColumn="1" w:lastColumn="0" w:noHBand="0" w:noVBand="1"/>
            </w:tblPr>
            <w:tblGrid>
              <w:gridCol w:w="1538"/>
              <w:gridCol w:w="4505"/>
            </w:tblGrid>
            <w:tr w:rsidR="003559DC" w:rsidRPr="00844FA2" w14:paraId="19A0FEAF" w14:textId="77777777" w:rsidTr="00E84C5E">
              <w:tc>
                <w:tcPr>
                  <w:tcW w:w="1538" w:type="dxa"/>
                  <w:shd w:val="clear" w:color="auto" w:fill="D9D9D9" w:themeFill="background1" w:themeFillShade="D9"/>
                </w:tcPr>
                <w:p w14:paraId="5159F082" w14:textId="77777777" w:rsidR="003559DC" w:rsidRPr="00844FA2" w:rsidRDefault="003559DC" w:rsidP="003559D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w:t>
                  </w:r>
                </w:p>
              </w:tc>
              <w:tc>
                <w:tcPr>
                  <w:tcW w:w="4505" w:type="dxa"/>
                  <w:shd w:val="clear" w:color="auto" w:fill="D9D9D9" w:themeFill="background1" w:themeFillShade="D9"/>
                </w:tcPr>
                <w:p w14:paraId="026C8E70" w14:textId="1718F2CA" w:rsidR="003559DC" w:rsidRPr="00844FA2" w:rsidRDefault="003559DC" w:rsidP="003559D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動作</w:t>
                  </w:r>
                </w:p>
              </w:tc>
            </w:tr>
            <w:tr w:rsidR="003559DC" w:rsidRPr="00844FA2" w14:paraId="471269FF" w14:textId="77777777" w:rsidTr="00E84C5E">
              <w:tc>
                <w:tcPr>
                  <w:tcW w:w="1538" w:type="dxa"/>
                </w:tcPr>
                <w:p w14:paraId="5057488E" w14:textId="48FBA950" w:rsidR="003559DC" w:rsidRPr="00844FA2" w:rsidRDefault="003559DC" w:rsidP="003559D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已簽訂</w:t>
                  </w:r>
                  <w:proofErr w:type="gramStart"/>
                  <w:r>
                    <w:rPr>
                      <w:rFonts w:ascii="Century Gothic" w:eastAsia="微軟正黑體" w:hAnsi="Century Gothic" w:hint="eastAsia"/>
                      <w:sz w:val="20"/>
                      <w:szCs w:val="20"/>
                    </w:rPr>
                    <w:t>分期總約</w:t>
                  </w:r>
                  <w:proofErr w:type="gramEnd"/>
                </w:p>
              </w:tc>
              <w:tc>
                <w:tcPr>
                  <w:tcW w:w="4505" w:type="dxa"/>
                </w:tcPr>
                <w:p w14:paraId="3F875D48" w14:textId="17961E75" w:rsidR="003559DC" w:rsidRPr="00844FA2" w:rsidRDefault="003559DC" w:rsidP="003559D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跳過此頁，</w:t>
                  </w:r>
                  <w:r w:rsidRPr="00017897">
                    <w:rPr>
                      <w:rFonts w:ascii="Century Gothic" w:eastAsia="微軟正黑體" w:hAnsi="Century Gothic" w:hint="eastAsia"/>
                      <w:sz w:val="20"/>
                      <w:szCs w:val="20"/>
                    </w:rPr>
                    <w:t>前往</w:t>
                  </w:r>
                  <w:proofErr w:type="gramStart"/>
                  <w:r w:rsidRPr="00017897">
                    <w:rPr>
                      <w:rFonts w:ascii="Century Gothic" w:eastAsia="微軟正黑體" w:hAnsi="Century Gothic" w:hint="eastAsia"/>
                      <w:sz w:val="20"/>
                      <w:szCs w:val="20"/>
                    </w:rPr>
                    <w:t>帳單</w:t>
                  </w:r>
                  <w:proofErr w:type="gramEnd"/>
                  <w:r w:rsidRPr="00017897">
                    <w:rPr>
                      <w:rFonts w:ascii="Century Gothic" w:eastAsia="微軟正黑體" w:hAnsi="Century Gothic" w:hint="eastAsia"/>
                      <w:sz w:val="20"/>
                      <w:szCs w:val="20"/>
                    </w:rPr>
                    <w:t>分期</w:t>
                  </w:r>
                  <w:r w:rsidRPr="00017897">
                    <w:rPr>
                      <w:rFonts w:ascii="Century Gothic" w:eastAsia="微軟正黑體" w:hAnsi="Century Gothic" w:hint="eastAsia"/>
                      <w:sz w:val="20"/>
                      <w:szCs w:val="20"/>
                    </w:rPr>
                    <w:t>Step</w:t>
                  </w:r>
                  <w:r>
                    <w:rPr>
                      <w:rFonts w:ascii="Century Gothic" w:eastAsia="微軟正黑體" w:hAnsi="Century Gothic"/>
                      <w:sz w:val="20"/>
                      <w:szCs w:val="20"/>
                    </w:rPr>
                    <w:t>2</w:t>
                  </w:r>
                </w:p>
              </w:tc>
            </w:tr>
            <w:tr w:rsidR="003559DC" w:rsidRPr="00844FA2" w14:paraId="64F10C78" w14:textId="77777777" w:rsidTr="00E84C5E">
              <w:tc>
                <w:tcPr>
                  <w:tcW w:w="1538" w:type="dxa"/>
                </w:tcPr>
                <w:p w14:paraId="2879497C" w14:textId="35BC7E5A" w:rsidR="003559DC" w:rsidRPr="00844FA2" w:rsidRDefault="003559DC" w:rsidP="003559DC">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未簽訂</w:t>
                  </w:r>
                  <w:proofErr w:type="gramStart"/>
                  <w:r>
                    <w:rPr>
                      <w:rFonts w:ascii="Century Gothic" w:eastAsia="微軟正黑體" w:hAnsi="Century Gothic" w:hint="eastAsia"/>
                      <w:sz w:val="20"/>
                      <w:szCs w:val="20"/>
                    </w:rPr>
                    <w:t>分期總約</w:t>
                  </w:r>
                  <w:proofErr w:type="gramEnd"/>
                </w:p>
              </w:tc>
              <w:tc>
                <w:tcPr>
                  <w:tcW w:w="4505" w:type="dxa"/>
                </w:tcPr>
                <w:p w14:paraId="5004D876" w14:textId="6B464A4B" w:rsidR="003559DC" w:rsidRPr="00017897"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0"/>
                      <w:szCs w:val="20"/>
                    </w:rPr>
                    <w:t>顯示此頁，</w:t>
                  </w:r>
                  <w:proofErr w:type="gramStart"/>
                  <w:r w:rsidRPr="00017897">
                    <w:rPr>
                      <w:rFonts w:ascii="Century Gothic" w:eastAsia="微軟正黑體" w:hAnsi="Century Gothic" w:hint="eastAsia"/>
                      <w:sz w:val="20"/>
                      <w:szCs w:val="20"/>
                    </w:rPr>
                    <w:t>帳單</w:t>
                  </w:r>
                  <w:proofErr w:type="gramEnd"/>
                  <w:r w:rsidRPr="00017897">
                    <w:rPr>
                      <w:rFonts w:ascii="Century Gothic" w:eastAsia="微軟正黑體" w:hAnsi="Century Gothic" w:hint="eastAsia"/>
                      <w:sz w:val="20"/>
                      <w:szCs w:val="20"/>
                    </w:rPr>
                    <w:t>分期</w:t>
                  </w:r>
                  <w:r w:rsidRPr="00017897">
                    <w:rPr>
                      <w:rFonts w:ascii="Century Gothic" w:eastAsia="微軟正黑體" w:hAnsi="Century Gothic" w:hint="eastAsia"/>
                      <w:sz w:val="20"/>
                      <w:szCs w:val="20"/>
                    </w:rPr>
                    <w:t>Step</w:t>
                  </w:r>
                  <w:r>
                    <w:rPr>
                      <w:rFonts w:ascii="Century Gothic" w:eastAsia="微軟正黑體" w:hAnsi="Century Gothic"/>
                      <w:sz w:val="20"/>
                      <w:szCs w:val="20"/>
                    </w:rPr>
                    <w:t>1</w:t>
                  </w:r>
                </w:p>
              </w:tc>
            </w:tr>
          </w:tbl>
          <w:p w14:paraId="1F220AEC" w14:textId="65B53757" w:rsidR="003559DC" w:rsidRDefault="003559DC" w:rsidP="00E84C5E">
            <w:pPr>
              <w:pStyle w:val="af5"/>
              <w:spacing w:line="0" w:lineRule="atLeast"/>
              <w:ind w:leftChars="0"/>
              <w:rPr>
                <w:rFonts w:ascii="Century Gothic" w:eastAsia="微軟正黑體" w:hAnsi="Century Gothic"/>
                <w:sz w:val="22"/>
              </w:rPr>
            </w:pPr>
          </w:p>
        </w:tc>
      </w:tr>
      <w:tr w:rsidR="003559DC" w14:paraId="5AF39A0B" w14:textId="77777777" w:rsidTr="00017897">
        <w:tblPrEx>
          <w:tblCellMar>
            <w:left w:w="28" w:type="dxa"/>
            <w:right w:w="28" w:type="dxa"/>
          </w:tblCellMar>
        </w:tblPrEx>
        <w:trPr>
          <w:trHeight w:val="227"/>
        </w:trPr>
        <w:tc>
          <w:tcPr>
            <w:tcW w:w="2710" w:type="dxa"/>
            <w:vMerge/>
          </w:tcPr>
          <w:p w14:paraId="67410960" w14:textId="77777777" w:rsidR="003559DC" w:rsidRPr="003559DC" w:rsidRDefault="003559DC" w:rsidP="003559DC">
            <w:pPr>
              <w:spacing w:line="0" w:lineRule="atLeast"/>
              <w:jc w:val="center"/>
              <w:rPr>
                <w:rFonts w:ascii="Century Gothic" w:eastAsia="微軟正黑體" w:hAnsi="Century Gothic"/>
                <w:b/>
                <w:bCs/>
                <w:noProof/>
                <w:sz w:val="22"/>
              </w:rPr>
            </w:pPr>
          </w:p>
        </w:tc>
        <w:tc>
          <w:tcPr>
            <w:tcW w:w="1134" w:type="dxa"/>
          </w:tcPr>
          <w:p w14:paraId="4511A455" w14:textId="6C8F1FF2"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57" w:type="dxa"/>
          </w:tcPr>
          <w:p w14:paraId="50DA1F67" w14:textId="17C736D2" w:rsidR="003559DC" w:rsidRDefault="003559DC" w:rsidP="00E84C5E">
            <w:pPr>
              <w:pStyle w:val="af5"/>
              <w:numPr>
                <w:ilvl w:val="0"/>
                <w:numId w:val="19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ins w:id="110" w:author="謝昀蓁-數位支付部-永豐銀行" w:date="2022-03-30T13:30:00Z">
              <w:r w:rsidR="00BE660D" w:rsidRPr="000D6EA2">
                <w:rPr>
                  <w:rFonts w:ascii="Century Gothic" w:eastAsia="微軟正黑體" w:hAnsi="Century Gothic" w:hint="eastAsia"/>
                  <w:sz w:val="22"/>
                </w:rPr>
                <w:t>信用卡消費分期付款功能申請書</w:t>
              </w:r>
            </w:ins>
            <w:del w:id="111" w:author="謝昀蓁-數位支付部-永豐銀行" w:date="2022-03-30T13:30:00Z">
              <w:r w:rsidDel="00BE660D">
                <w:rPr>
                  <w:rFonts w:ascii="Century Gothic" w:eastAsia="微軟正黑體" w:hAnsi="Century Gothic" w:hint="eastAsia"/>
                  <w:sz w:val="22"/>
                </w:rPr>
                <w:delText>信用卡帳單分期總約</w:delText>
              </w:r>
            </w:del>
          </w:p>
        </w:tc>
      </w:tr>
      <w:tr w:rsidR="003559DC" w14:paraId="2EE75CE5" w14:textId="77777777" w:rsidTr="00017897">
        <w:tblPrEx>
          <w:tblCellMar>
            <w:left w:w="28" w:type="dxa"/>
            <w:right w:w="28" w:type="dxa"/>
          </w:tblCellMar>
        </w:tblPrEx>
        <w:trPr>
          <w:trHeight w:val="227"/>
        </w:trPr>
        <w:tc>
          <w:tcPr>
            <w:tcW w:w="2710" w:type="dxa"/>
            <w:vMerge/>
          </w:tcPr>
          <w:p w14:paraId="24DFFC0B" w14:textId="77777777" w:rsidR="003559DC" w:rsidRPr="00E84C5E" w:rsidRDefault="003559DC" w:rsidP="003559DC">
            <w:pPr>
              <w:spacing w:line="0" w:lineRule="atLeast"/>
              <w:jc w:val="center"/>
              <w:rPr>
                <w:rFonts w:ascii="Century Gothic" w:eastAsia="微軟正黑體" w:hAnsi="Century Gothic"/>
                <w:b/>
                <w:bCs/>
                <w:noProof/>
                <w:sz w:val="22"/>
              </w:rPr>
            </w:pPr>
          </w:p>
        </w:tc>
        <w:tc>
          <w:tcPr>
            <w:tcW w:w="1134" w:type="dxa"/>
          </w:tcPr>
          <w:p w14:paraId="3FD5070A" w14:textId="58F9F712"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357" w:type="dxa"/>
          </w:tcPr>
          <w:p w14:paraId="08884E5A" w14:textId="77777777" w:rsidR="003559DC" w:rsidRDefault="003559DC" w:rsidP="003559DC">
            <w:pPr>
              <w:pStyle w:val="af5"/>
              <w:numPr>
                <w:ilvl w:val="0"/>
                <w:numId w:val="183"/>
              </w:numPr>
              <w:spacing w:line="0" w:lineRule="atLeast"/>
              <w:ind w:leftChars="0"/>
              <w:rPr>
                <w:rFonts w:ascii="Century Gothic" w:eastAsia="微軟正黑體" w:hAnsi="Century Gothic"/>
                <w:sz w:val="22"/>
              </w:rPr>
            </w:pPr>
            <w:r>
              <w:rPr>
                <w:rFonts w:ascii="Century Gothic" w:eastAsia="微軟正黑體" w:hAnsi="Century Gothic" w:hint="eastAsia"/>
                <w:sz w:val="22"/>
              </w:rPr>
              <w:t>樣式：滑動式窗格</w:t>
            </w:r>
          </w:p>
          <w:p w14:paraId="703279E1" w14:textId="77777777" w:rsidR="003559DC" w:rsidRPr="004A45A7" w:rsidRDefault="003559DC" w:rsidP="003559DC">
            <w:pPr>
              <w:pStyle w:val="af5"/>
              <w:numPr>
                <w:ilvl w:val="0"/>
                <w:numId w:val="18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顯示內容：</w:t>
            </w:r>
          </w:p>
          <w:p w14:paraId="0851D85F"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申請人已詳閱永豐商業銀行（以下簡稱　貴行）信用卡消費分期付款功能申請書內容，並同意　貴行日後可透過　貴行所有通路為本人辦理信用卡分期付款相關服務，且遵守以下特別約定條款：</w:t>
            </w:r>
          </w:p>
          <w:p w14:paraId="46E66152"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一、</w:t>
            </w:r>
            <w:r w:rsidRPr="00762BF6">
              <w:rPr>
                <w:rFonts w:ascii="Century Gothic" w:eastAsia="微軟正黑體" w:hAnsi="Century Gothic" w:hint="eastAsia"/>
                <w:sz w:val="22"/>
              </w:rPr>
              <w:tab/>
            </w:r>
            <w:r w:rsidRPr="00762BF6">
              <w:rPr>
                <w:rFonts w:ascii="Century Gothic" w:eastAsia="微軟正黑體" w:hAnsi="Century Gothic" w:hint="eastAsia"/>
                <w:sz w:val="22"/>
              </w:rPr>
              <w:t>申請人簽署本申請書後，並非表示分期交易正式成立，申請人須透過永豐銀行所有通路確認執行各項分期產品交易，並確認所應適用之各分期產品交易條件後，各項分期功能始得正式啟用。</w:t>
            </w:r>
          </w:p>
          <w:p w14:paraId="0F305218"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二、</w:t>
            </w:r>
            <w:r w:rsidRPr="00762BF6">
              <w:rPr>
                <w:rFonts w:ascii="Century Gothic" w:eastAsia="微軟正黑體" w:hAnsi="Century Gothic" w:hint="eastAsia"/>
                <w:sz w:val="22"/>
              </w:rPr>
              <w:tab/>
            </w:r>
            <w:r w:rsidRPr="00762BF6">
              <w:rPr>
                <w:rFonts w:ascii="Century Gothic" w:eastAsia="微軟正黑體" w:hAnsi="Century Gothic" w:hint="eastAsia"/>
                <w:sz w:val="22"/>
              </w:rPr>
              <w:t>永豐商業銀行信用卡消費分期付款包含信用卡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分期付款、單筆消費分期付款等產品</w:t>
            </w:r>
            <w:r w:rsidRPr="00762BF6">
              <w:rPr>
                <w:rFonts w:ascii="Century Gothic" w:eastAsia="微軟正黑體" w:hAnsi="Century Gothic" w:hint="eastAsia"/>
                <w:sz w:val="22"/>
              </w:rPr>
              <w:t>(3~30</w:t>
            </w:r>
            <w:r w:rsidRPr="00762BF6">
              <w:rPr>
                <w:rFonts w:ascii="Century Gothic" w:eastAsia="微軟正黑體" w:hAnsi="Century Gothic" w:hint="eastAsia"/>
                <w:sz w:val="22"/>
              </w:rPr>
              <w:t>期</w:t>
            </w:r>
            <w:r w:rsidRPr="00762BF6">
              <w:rPr>
                <w:rFonts w:ascii="Century Gothic" w:eastAsia="微軟正黑體" w:hAnsi="Century Gothic" w:hint="eastAsia"/>
                <w:sz w:val="22"/>
              </w:rPr>
              <w:t>)</w:t>
            </w:r>
            <w:r w:rsidRPr="00762BF6">
              <w:rPr>
                <w:rFonts w:ascii="Century Gothic" w:eastAsia="微軟正黑體" w:hAnsi="Century Gothic" w:hint="eastAsia"/>
                <w:sz w:val="22"/>
              </w:rPr>
              <w:t>。</w:t>
            </w:r>
          </w:p>
          <w:p w14:paraId="4BCA2B40"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lastRenderedPageBreak/>
              <w:t>(</w:t>
            </w:r>
            <w:proofErr w:type="gramStart"/>
            <w:r w:rsidRPr="00762BF6">
              <w:rPr>
                <w:rFonts w:ascii="Century Gothic" w:eastAsia="微軟正黑體" w:hAnsi="Century Gothic" w:hint="eastAsia"/>
                <w:sz w:val="22"/>
              </w:rPr>
              <w:t>一</w:t>
            </w:r>
            <w:proofErr w:type="gramEnd"/>
            <w:r w:rsidRPr="00762BF6">
              <w:rPr>
                <w:rFonts w:ascii="Century Gothic" w:eastAsia="微軟正黑體" w:hAnsi="Century Gothic" w:hint="eastAsia"/>
                <w:sz w:val="22"/>
              </w:rPr>
              <w:t>)</w:t>
            </w:r>
            <w:r w:rsidRPr="00762BF6">
              <w:rPr>
                <w:rFonts w:ascii="Century Gothic" w:eastAsia="微軟正黑體" w:hAnsi="Century Gothic" w:hint="eastAsia"/>
                <w:sz w:val="22"/>
              </w:rPr>
              <w:tab/>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分期付款係針對信用卡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餘額（當期信用卡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應繳總金額扣除最低應繳金額）</w:t>
            </w:r>
            <w:proofErr w:type="gramStart"/>
            <w:r w:rsidRPr="00762BF6">
              <w:rPr>
                <w:rFonts w:ascii="Century Gothic" w:eastAsia="微軟正黑體" w:hAnsi="Century Gothic" w:hint="eastAsia"/>
                <w:sz w:val="22"/>
              </w:rPr>
              <w:t>採</w:t>
            </w:r>
            <w:proofErr w:type="gramEnd"/>
            <w:r w:rsidRPr="00762BF6">
              <w:rPr>
                <w:rFonts w:ascii="Century Gothic" w:eastAsia="微軟正黑體" w:hAnsi="Century Gothic" w:hint="eastAsia"/>
                <w:sz w:val="22"/>
              </w:rPr>
              <w:t>分期方式還款。</w:t>
            </w:r>
          </w:p>
          <w:p w14:paraId="25EA097F"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w:t>
            </w:r>
            <w:r w:rsidRPr="00762BF6">
              <w:rPr>
                <w:rFonts w:ascii="Century Gothic" w:eastAsia="微軟正黑體" w:hAnsi="Century Gothic" w:hint="eastAsia"/>
                <w:sz w:val="22"/>
              </w:rPr>
              <w:t>二</w:t>
            </w:r>
            <w:r w:rsidRPr="00762BF6">
              <w:rPr>
                <w:rFonts w:ascii="Century Gothic" w:eastAsia="微軟正黑體" w:hAnsi="Century Gothic" w:hint="eastAsia"/>
                <w:sz w:val="22"/>
              </w:rPr>
              <w:t>)</w:t>
            </w:r>
            <w:r w:rsidRPr="00762BF6">
              <w:rPr>
                <w:rFonts w:ascii="Century Gothic" w:eastAsia="微軟正黑體" w:hAnsi="Century Gothic" w:hint="eastAsia"/>
                <w:sz w:val="22"/>
              </w:rPr>
              <w:tab/>
            </w:r>
            <w:r w:rsidRPr="00762BF6">
              <w:rPr>
                <w:rFonts w:ascii="Century Gothic" w:eastAsia="微軟正黑體" w:hAnsi="Century Gothic" w:hint="eastAsia"/>
                <w:sz w:val="22"/>
              </w:rPr>
              <w:t>單筆消費分期付款係針對刷卡交易（如一般消費、學費、稅款等單筆交易）</w:t>
            </w:r>
            <w:proofErr w:type="gramStart"/>
            <w:r w:rsidRPr="00762BF6">
              <w:rPr>
                <w:rFonts w:ascii="Century Gothic" w:eastAsia="微軟正黑體" w:hAnsi="Century Gothic" w:hint="eastAsia"/>
                <w:sz w:val="22"/>
              </w:rPr>
              <w:t>採</w:t>
            </w:r>
            <w:proofErr w:type="gramEnd"/>
            <w:r w:rsidRPr="00762BF6">
              <w:rPr>
                <w:rFonts w:ascii="Century Gothic" w:eastAsia="微軟正黑體" w:hAnsi="Century Gothic" w:hint="eastAsia"/>
                <w:sz w:val="22"/>
              </w:rPr>
              <w:t>分期方式還款。</w:t>
            </w:r>
          </w:p>
          <w:p w14:paraId="1E7B1F69"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三、</w:t>
            </w:r>
            <w:r w:rsidRPr="00762BF6">
              <w:rPr>
                <w:rFonts w:ascii="Century Gothic" w:eastAsia="微軟正黑體" w:hAnsi="Century Gothic" w:hint="eastAsia"/>
                <w:sz w:val="22"/>
              </w:rPr>
              <w:tab/>
            </w:r>
            <w:r w:rsidRPr="00762BF6">
              <w:rPr>
                <w:rFonts w:ascii="Century Gothic" w:eastAsia="微軟正黑體" w:hAnsi="Century Gothic" w:hint="eastAsia"/>
                <w:sz w:val="22"/>
              </w:rPr>
              <w:t>信用卡消費分期付款收費方式：</w:t>
            </w:r>
          </w:p>
          <w:p w14:paraId="7470C38D"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一</w:t>
            </w:r>
            <w:proofErr w:type="gramEnd"/>
            <w:r w:rsidRPr="00762BF6">
              <w:rPr>
                <w:rFonts w:ascii="Century Gothic" w:eastAsia="微軟正黑體" w:hAnsi="Century Gothic" w:hint="eastAsia"/>
                <w:sz w:val="22"/>
              </w:rPr>
              <w:t>)</w:t>
            </w:r>
            <w:r w:rsidRPr="00762BF6">
              <w:rPr>
                <w:rFonts w:ascii="Century Gothic" w:eastAsia="微軟正黑體" w:hAnsi="Century Gothic" w:hint="eastAsia"/>
                <w:sz w:val="22"/>
              </w:rPr>
              <w:tab/>
            </w:r>
            <w:r w:rsidRPr="00762BF6">
              <w:rPr>
                <w:rFonts w:ascii="Century Gothic" w:eastAsia="微軟正黑體" w:hAnsi="Century Gothic" w:hint="eastAsia"/>
                <w:sz w:val="22"/>
              </w:rPr>
              <w:t>信用卡消費分期付款之還款方式以申請金額依申請人選擇的分期</w:t>
            </w:r>
            <w:proofErr w:type="gramStart"/>
            <w:r w:rsidRPr="00762BF6">
              <w:rPr>
                <w:rFonts w:ascii="Century Gothic" w:eastAsia="微軟正黑體" w:hAnsi="Century Gothic" w:hint="eastAsia"/>
                <w:sz w:val="22"/>
              </w:rPr>
              <w:t>期數按</w:t>
            </w:r>
            <w:proofErr w:type="gramEnd"/>
            <w:r w:rsidRPr="00762BF6">
              <w:rPr>
                <w:rFonts w:ascii="Century Gothic" w:eastAsia="微軟正黑體" w:hAnsi="Century Gothic" w:hint="eastAsia"/>
                <w:sz w:val="22"/>
              </w:rPr>
              <w:t>每一月為一期平均攤還，未能整除之金額併入首期繳納；各期利息按剩餘本金依約定利率計收；首期分期本金、利息之</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日為持卡人申請分期付款活動之次一期。</w:t>
            </w:r>
          </w:p>
          <w:p w14:paraId="250AF235"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w:t>
            </w:r>
            <w:r w:rsidRPr="00762BF6">
              <w:rPr>
                <w:rFonts w:ascii="Century Gothic" w:eastAsia="微軟正黑體" w:hAnsi="Century Gothic" w:hint="eastAsia"/>
                <w:sz w:val="22"/>
              </w:rPr>
              <w:t>二</w:t>
            </w:r>
            <w:r w:rsidRPr="00762BF6">
              <w:rPr>
                <w:rFonts w:ascii="Century Gothic" w:eastAsia="微軟正黑體" w:hAnsi="Century Gothic" w:hint="eastAsia"/>
                <w:sz w:val="22"/>
              </w:rPr>
              <w:t>)</w:t>
            </w:r>
            <w:r w:rsidRPr="00762BF6">
              <w:rPr>
                <w:rFonts w:ascii="Century Gothic" w:eastAsia="微軟正黑體" w:hAnsi="Century Gothic" w:hint="eastAsia"/>
                <w:sz w:val="22"/>
              </w:rPr>
              <w:tab/>
            </w:r>
            <w:r w:rsidRPr="00762BF6">
              <w:rPr>
                <w:rFonts w:ascii="Century Gothic" w:eastAsia="微軟正黑體" w:hAnsi="Century Gothic" w:hint="eastAsia"/>
                <w:sz w:val="22"/>
              </w:rPr>
              <w:t>各產品分期利率說明：</w:t>
            </w:r>
          </w:p>
          <w:p w14:paraId="2FFAAA01"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1.</w:t>
            </w:r>
            <w:r w:rsidRPr="00762BF6">
              <w:rPr>
                <w:rFonts w:ascii="Century Gothic" w:eastAsia="微軟正黑體" w:hAnsi="Century Gothic" w:hint="eastAsia"/>
                <w:sz w:val="22"/>
              </w:rPr>
              <w:tab/>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分期付款：分期年利率</w:t>
            </w:r>
            <w:r w:rsidRPr="00762BF6">
              <w:rPr>
                <w:rFonts w:ascii="Century Gothic" w:eastAsia="微軟正黑體" w:hAnsi="Century Gothic" w:hint="eastAsia"/>
                <w:sz w:val="22"/>
              </w:rPr>
              <w:t>5.99%~15%</w:t>
            </w:r>
            <w:r w:rsidRPr="00762BF6">
              <w:rPr>
                <w:rFonts w:ascii="Century Gothic" w:eastAsia="微軟正黑體" w:hAnsi="Century Gothic" w:hint="eastAsia"/>
                <w:sz w:val="22"/>
              </w:rPr>
              <w:t>。</w:t>
            </w:r>
          </w:p>
          <w:p w14:paraId="3E58BE88"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2.</w:t>
            </w:r>
            <w:r w:rsidRPr="00762BF6">
              <w:rPr>
                <w:rFonts w:ascii="Century Gothic" w:eastAsia="微軟正黑體" w:hAnsi="Century Gothic" w:hint="eastAsia"/>
                <w:sz w:val="22"/>
              </w:rPr>
              <w:tab/>
            </w:r>
            <w:r w:rsidRPr="00762BF6">
              <w:rPr>
                <w:rFonts w:ascii="Century Gothic" w:eastAsia="微軟正黑體" w:hAnsi="Century Gothic" w:hint="eastAsia"/>
                <w:sz w:val="22"/>
              </w:rPr>
              <w:t>單筆消費分期付款：分期年利率</w:t>
            </w:r>
            <w:r w:rsidRPr="00762BF6">
              <w:rPr>
                <w:rFonts w:ascii="Century Gothic" w:eastAsia="微軟正黑體" w:hAnsi="Century Gothic" w:hint="eastAsia"/>
                <w:sz w:val="22"/>
              </w:rPr>
              <w:t>6%~15%</w:t>
            </w:r>
            <w:r w:rsidRPr="00762BF6">
              <w:rPr>
                <w:rFonts w:ascii="Century Gothic" w:eastAsia="微軟正黑體" w:hAnsi="Century Gothic" w:hint="eastAsia"/>
                <w:sz w:val="22"/>
              </w:rPr>
              <w:t>。</w:t>
            </w:r>
          </w:p>
          <w:p w14:paraId="6D923CE6"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3.</w:t>
            </w:r>
            <w:r w:rsidRPr="00762BF6">
              <w:rPr>
                <w:rFonts w:ascii="Century Gothic" w:eastAsia="微軟正黑體" w:hAnsi="Century Gothic" w:hint="eastAsia"/>
                <w:sz w:val="22"/>
              </w:rPr>
              <w:tab/>
            </w:r>
            <w:r w:rsidRPr="00762BF6">
              <w:rPr>
                <w:rFonts w:ascii="Century Gothic" w:eastAsia="微軟正黑體" w:hAnsi="Century Gothic" w:hint="eastAsia"/>
                <w:sz w:val="22"/>
              </w:rPr>
              <w:t>如永豐銀行所提供信用卡消費分期付款產品及活動之年利率低於本條款所揭露者，則申請人同意適用。</w:t>
            </w:r>
          </w:p>
          <w:p w14:paraId="1E372710"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4.</w:t>
            </w:r>
            <w:r w:rsidRPr="00762BF6">
              <w:rPr>
                <w:rFonts w:ascii="Century Gothic" w:eastAsia="微軟正黑體" w:hAnsi="Century Gothic" w:hint="eastAsia"/>
                <w:sz w:val="22"/>
              </w:rPr>
              <w:tab/>
            </w:r>
            <w:r w:rsidRPr="00762BF6">
              <w:rPr>
                <w:rFonts w:ascii="Century Gothic" w:eastAsia="微軟正黑體" w:hAnsi="Century Gothic" w:hint="eastAsia"/>
                <w:sz w:val="22"/>
              </w:rPr>
              <w:t>總費用年百分率計算範例：分期金額</w:t>
            </w:r>
            <w:r w:rsidRPr="00762BF6">
              <w:rPr>
                <w:rFonts w:ascii="Century Gothic" w:eastAsia="微軟正黑體" w:hAnsi="Century Gothic" w:hint="eastAsia"/>
                <w:sz w:val="22"/>
              </w:rPr>
              <w:t>10</w:t>
            </w:r>
            <w:r w:rsidRPr="00762BF6">
              <w:rPr>
                <w:rFonts w:ascii="Century Gothic" w:eastAsia="微軟正黑體" w:hAnsi="Century Gothic" w:hint="eastAsia"/>
                <w:sz w:val="22"/>
              </w:rPr>
              <w:t>萬元，分期</w:t>
            </w:r>
            <w:proofErr w:type="gramStart"/>
            <w:r w:rsidRPr="00762BF6">
              <w:rPr>
                <w:rFonts w:ascii="Century Gothic" w:eastAsia="微軟正黑體" w:hAnsi="Century Gothic" w:hint="eastAsia"/>
                <w:sz w:val="22"/>
              </w:rPr>
              <w:t>期</w:t>
            </w:r>
            <w:proofErr w:type="gramEnd"/>
            <w:r w:rsidRPr="00762BF6">
              <w:rPr>
                <w:rFonts w:ascii="Century Gothic" w:eastAsia="微軟正黑體" w:hAnsi="Century Gothic" w:hint="eastAsia"/>
                <w:sz w:val="22"/>
              </w:rPr>
              <w:t>數</w:t>
            </w:r>
            <w:r w:rsidRPr="00762BF6">
              <w:rPr>
                <w:rFonts w:ascii="Century Gothic" w:eastAsia="微軟正黑體" w:hAnsi="Century Gothic" w:hint="eastAsia"/>
                <w:sz w:val="22"/>
              </w:rPr>
              <w:t>12</w:t>
            </w:r>
            <w:r w:rsidRPr="00762BF6">
              <w:rPr>
                <w:rFonts w:ascii="Century Gothic" w:eastAsia="微軟正黑體" w:hAnsi="Century Gothic" w:hint="eastAsia"/>
                <w:sz w:val="22"/>
              </w:rPr>
              <w:t>期，分期利率</w:t>
            </w:r>
            <w:r w:rsidRPr="00762BF6">
              <w:rPr>
                <w:rFonts w:ascii="Century Gothic" w:eastAsia="微軟正黑體" w:hAnsi="Century Gothic" w:hint="eastAsia"/>
                <w:sz w:val="22"/>
              </w:rPr>
              <w:t>10%</w:t>
            </w:r>
            <w:r w:rsidRPr="00762BF6">
              <w:rPr>
                <w:rFonts w:ascii="Century Gothic" w:eastAsia="微軟正黑體" w:hAnsi="Century Gothic" w:hint="eastAsia"/>
                <w:sz w:val="22"/>
              </w:rPr>
              <w:t>，總費用年百分率</w:t>
            </w:r>
            <w:r w:rsidRPr="00762BF6">
              <w:rPr>
                <w:rFonts w:ascii="Century Gothic" w:eastAsia="微軟正黑體" w:hAnsi="Century Gothic" w:hint="eastAsia"/>
                <w:sz w:val="22"/>
              </w:rPr>
              <w:t>10%</w:t>
            </w:r>
            <w:r w:rsidRPr="00762BF6">
              <w:rPr>
                <w:rFonts w:ascii="Century Gothic" w:eastAsia="微軟正黑體" w:hAnsi="Century Gothic" w:hint="eastAsia"/>
                <w:sz w:val="22"/>
              </w:rPr>
              <w:t>。</w:t>
            </w:r>
          </w:p>
          <w:p w14:paraId="44E24CAE" w14:textId="77777777" w:rsidR="00762BF6" w:rsidRPr="00762BF6" w:rsidRDefault="00762BF6" w:rsidP="00762BF6">
            <w:pPr>
              <w:spacing w:line="0" w:lineRule="atLeast"/>
              <w:ind w:left="480"/>
              <w:rPr>
                <w:rFonts w:ascii="Century Gothic" w:eastAsia="微軟正黑體" w:hAnsi="Century Gothic"/>
                <w:sz w:val="22"/>
              </w:rPr>
            </w:pPr>
            <w:proofErr w:type="gramStart"/>
            <w:r w:rsidRPr="00762BF6">
              <w:rPr>
                <w:rFonts w:ascii="Century Gothic" w:eastAsia="微軟正黑體" w:hAnsi="Century Gothic" w:hint="eastAsia"/>
                <w:sz w:val="22"/>
              </w:rPr>
              <w:t>註</w:t>
            </w:r>
            <w:proofErr w:type="gramEnd"/>
            <w:r w:rsidRPr="00762BF6">
              <w:rPr>
                <w:rFonts w:ascii="Century Gothic" w:eastAsia="微軟正黑體" w:hAnsi="Century Gothic" w:hint="eastAsia"/>
                <w:sz w:val="22"/>
              </w:rPr>
              <w:t>：</w:t>
            </w:r>
            <w:r w:rsidRPr="00762BF6">
              <w:rPr>
                <w:rFonts w:ascii="Century Gothic" w:eastAsia="微軟正黑體" w:hAnsi="Century Gothic" w:hint="eastAsia"/>
                <w:sz w:val="22"/>
              </w:rPr>
              <w:t>(1)</w:t>
            </w:r>
            <w:r w:rsidRPr="00762BF6">
              <w:rPr>
                <w:rFonts w:ascii="Century Gothic" w:eastAsia="微軟正黑體" w:hAnsi="Century Gothic" w:hint="eastAsia"/>
                <w:sz w:val="22"/>
              </w:rPr>
              <w:t>本條款揭露之年百分率係按主管機關備查之標準範例予以計算，實際條件，仍以本行提供之產品為</w:t>
            </w:r>
            <w:proofErr w:type="gramStart"/>
            <w:r w:rsidRPr="00762BF6">
              <w:rPr>
                <w:rFonts w:ascii="Century Gothic" w:eastAsia="微軟正黑體" w:hAnsi="Century Gothic" w:hint="eastAsia"/>
                <w:sz w:val="22"/>
              </w:rPr>
              <w:t>準</w:t>
            </w:r>
            <w:proofErr w:type="gramEnd"/>
            <w:r w:rsidRPr="00762BF6">
              <w:rPr>
                <w:rFonts w:ascii="Century Gothic" w:eastAsia="微軟正黑體" w:hAnsi="Century Gothic" w:hint="eastAsia"/>
                <w:sz w:val="22"/>
              </w:rPr>
              <w:t>。且每一客戶實際之年百分率仍視其個別產品、授信條件及實際分期金額而有所不同。</w:t>
            </w:r>
            <w:r w:rsidRPr="00762BF6">
              <w:rPr>
                <w:rFonts w:ascii="Century Gothic" w:eastAsia="微軟正黑體" w:hAnsi="Century Gothic" w:hint="eastAsia"/>
                <w:sz w:val="22"/>
              </w:rPr>
              <w:t>(2)</w:t>
            </w:r>
            <w:r w:rsidRPr="00762BF6">
              <w:rPr>
                <w:rFonts w:ascii="Century Gothic" w:eastAsia="微軟正黑體" w:hAnsi="Century Gothic" w:hint="eastAsia"/>
                <w:sz w:val="22"/>
              </w:rPr>
              <w:t>總費用年百分率之計算基準日為</w:t>
            </w:r>
            <w:r w:rsidRPr="00762BF6">
              <w:rPr>
                <w:rFonts w:ascii="Century Gothic" w:eastAsia="微軟正黑體" w:hAnsi="Century Gothic" w:hint="eastAsia"/>
                <w:sz w:val="22"/>
              </w:rPr>
              <w:t>2020</w:t>
            </w:r>
            <w:r w:rsidRPr="00762BF6">
              <w:rPr>
                <w:rFonts w:ascii="Century Gothic" w:eastAsia="微軟正黑體" w:hAnsi="Century Gothic" w:hint="eastAsia"/>
                <w:sz w:val="22"/>
              </w:rPr>
              <w:t>年</w:t>
            </w:r>
            <w:r w:rsidRPr="00762BF6">
              <w:rPr>
                <w:rFonts w:ascii="Century Gothic" w:eastAsia="微軟正黑體" w:hAnsi="Century Gothic" w:hint="eastAsia"/>
                <w:sz w:val="22"/>
              </w:rPr>
              <w:t>1</w:t>
            </w:r>
            <w:r w:rsidRPr="00762BF6">
              <w:rPr>
                <w:rFonts w:ascii="Century Gothic" w:eastAsia="微軟正黑體" w:hAnsi="Century Gothic" w:hint="eastAsia"/>
                <w:sz w:val="22"/>
              </w:rPr>
              <w:t>月</w:t>
            </w:r>
            <w:r w:rsidRPr="00762BF6">
              <w:rPr>
                <w:rFonts w:ascii="Century Gothic" w:eastAsia="微軟正黑體" w:hAnsi="Century Gothic" w:hint="eastAsia"/>
                <w:sz w:val="22"/>
              </w:rPr>
              <w:t>1</w:t>
            </w:r>
            <w:r w:rsidRPr="00762BF6">
              <w:rPr>
                <w:rFonts w:ascii="Century Gothic" w:eastAsia="微軟正黑體" w:hAnsi="Century Gothic" w:hint="eastAsia"/>
                <w:sz w:val="22"/>
              </w:rPr>
              <w:t>日。</w:t>
            </w:r>
          </w:p>
          <w:p w14:paraId="38A48E12"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四、</w:t>
            </w:r>
            <w:r w:rsidRPr="00762BF6">
              <w:rPr>
                <w:rFonts w:ascii="Century Gothic" w:eastAsia="微軟正黑體" w:hAnsi="Century Gothic" w:hint="eastAsia"/>
                <w:sz w:val="22"/>
              </w:rPr>
              <w:tab/>
            </w:r>
            <w:r w:rsidRPr="00762BF6">
              <w:rPr>
                <w:rFonts w:ascii="Century Gothic" w:eastAsia="微軟正黑體" w:hAnsi="Century Gothic" w:hint="eastAsia"/>
                <w:sz w:val="22"/>
              </w:rPr>
              <w:t>每期分期付款應付本金、利息及其他因該筆分期交易衍生之相關</w:t>
            </w:r>
            <w:proofErr w:type="gramStart"/>
            <w:r w:rsidRPr="00762BF6">
              <w:rPr>
                <w:rFonts w:ascii="Century Gothic" w:eastAsia="微軟正黑體" w:hAnsi="Century Gothic" w:hint="eastAsia"/>
                <w:sz w:val="22"/>
              </w:rPr>
              <w:t>費用均應計</w:t>
            </w:r>
            <w:proofErr w:type="gramEnd"/>
            <w:r w:rsidRPr="00762BF6">
              <w:rPr>
                <w:rFonts w:ascii="Century Gothic" w:eastAsia="微軟正黑體" w:hAnsi="Century Gothic" w:hint="eastAsia"/>
                <w:sz w:val="22"/>
              </w:rPr>
              <w:t>入當期信用卡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最低應繳款項，不得使用循環信用；若持卡人未於當期信用卡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繳款截止日前繳足當期信用卡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最低應繳金額，則仍依　貴行信用卡契約計算違約金。未清償之餘額將佔用持卡人信用卡帳戶的信用額度，且一經申辦完成後，不得變更申請金額及償還期數，完全清償前亦不得更改</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週期。持卡人按月繳付信用卡帳款，如有溢繳情形時，</w:t>
            </w:r>
            <w:proofErr w:type="gramStart"/>
            <w:r w:rsidRPr="00762BF6">
              <w:rPr>
                <w:rFonts w:ascii="Century Gothic" w:eastAsia="微軟正黑體" w:hAnsi="Century Gothic" w:hint="eastAsia"/>
                <w:sz w:val="22"/>
              </w:rPr>
              <w:t>該溢繳</w:t>
            </w:r>
            <w:proofErr w:type="gramEnd"/>
            <w:r w:rsidRPr="00762BF6">
              <w:rPr>
                <w:rFonts w:ascii="Century Gothic" w:eastAsia="微軟正黑體" w:hAnsi="Century Gothic" w:hint="eastAsia"/>
                <w:sz w:val="22"/>
              </w:rPr>
              <w:t>之金額將列入下期信用卡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抵付下期信用卡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之應繳款項，不會提前清償信用卡消費分期付款之金額。</w:t>
            </w:r>
          </w:p>
          <w:p w14:paraId="1BEB20BB"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五、</w:t>
            </w:r>
            <w:r w:rsidRPr="00762BF6">
              <w:rPr>
                <w:rFonts w:ascii="Century Gothic" w:eastAsia="微軟正黑體" w:hAnsi="Century Gothic" w:hint="eastAsia"/>
                <w:sz w:val="22"/>
              </w:rPr>
              <w:tab/>
            </w:r>
            <w:r w:rsidRPr="00762BF6">
              <w:rPr>
                <w:rFonts w:ascii="Century Gothic" w:eastAsia="微軟正黑體" w:hAnsi="Century Gothic" w:hint="eastAsia"/>
                <w:sz w:val="22"/>
              </w:rPr>
              <w:t>持卡人申請各分期產品後，當期信用卡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如有逾期或未繳足最低應繳款項而未能清償每期應付本金時，就該帳款之餘額將列為持卡人次期信用卡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之前期未繳金額，並依　貴行信用卡契約之約定，以持卡人各期應付本金</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日當時</w:t>
            </w:r>
            <w:r w:rsidRPr="00762BF6">
              <w:rPr>
                <w:rFonts w:ascii="Century Gothic" w:eastAsia="微軟正黑體" w:hAnsi="Century Gothic" w:hint="eastAsia"/>
                <w:sz w:val="22"/>
              </w:rPr>
              <w:lastRenderedPageBreak/>
              <w:t>所適用之循環信用利率計收遲延期間之利息。若持卡人於分期還款期間內，有逾期繳款或其他違反信用卡契約之情事，則所有</w:t>
            </w:r>
            <w:proofErr w:type="gramStart"/>
            <w:r w:rsidRPr="00762BF6">
              <w:rPr>
                <w:rFonts w:ascii="Century Gothic" w:eastAsia="微軟正黑體" w:hAnsi="Century Gothic" w:hint="eastAsia"/>
                <w:sz w:val="22"/>
              </w:rPr>
              <w:t>未償</w:t>
            </w:r>
            <w:proofErr w:type="gramEnd"/>
            <w:r w:rsidRPr="00762BF6">
              <w:rPr>
                <w:rFonts w:ascii="Century Gothic" w:eastAsia="微軟正黑體" w:hAnsi="Century Gothic" w:hint="eastAsia"/>
                <w:sz w:val="22"/>
              </w:rPr>
              <w:t>還之分期金額將視為全部到期，全部列入下期信用卡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之應繳金額，　貴行並得依第六條約定收取提前清償違約金。</w:t>
            </w:r>
          </w:p>
          <w:p w14:paraId="265377C2"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六、</w:t>
            </w:r>
            <w:r w:rsidRPr="00762BF6">
              <w:rPr>
                <w:rFonts w:ascii="Century Gothic" w:eastAsia="微軟正黑體" w:hAnsi="Century Gothic" w:hint="eastAsia"/>
                <w:sz w:val="22"/>
              </w:rPr>
              <w:tab/>
            </w:r>
            <w:r w:rsidRPr="00762BF6">
              <w:rPr>
                <w:rFonts w:ascii="Century Gothic" w:eastAsia="微軟正黑體" w:hAnsi="Century Gothic" w:hint="eastAsia"/>
                <w:sz w:val="22"/>
              </w:rPr>
              <w:t>辦理信用卡消費分期付款後，　貴行將輔以簡訊方式再次告知持卡人期數、利率、總費用年百分率等重要資訊，且持卡人可於申請日翌日起算七日內致電　貴行信用卡服務專線取消，無需負擔任何費用或違約金。指定時間之後持卡人亦得隨時申請提前結清信用卡消費分期付款剩餘款項，除已收取之分期利息</w:t>
            </w:r>
            <w:r w:rsidRPr="00762BF6">
              <w:rPr>
                <w:rFonts w:ascii="Century Gothic" w:eastAsia="微軟正黑體" w:hAnsi="Century Gothic" w:hint="eastAsia"/>
                <w:sz w:val="22"/>
              </w:rPr>
              <w:t>/</w:t>
            </w:r>
            <w:r w:rsidRPr="00762BF6">
              <w:rPr>
                <w:rFonts w:ascii="Century Gothic" w:eastAsia="微軟正黑體" w:hAnsi="Century Gothic" w:hint="eastAsia"/>
                <w:sz w:val="22"/>
              </w:rPr>
              <w:t>其他衍生費用不予退還外，未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之剩餘利息將不再計收，惟須支付提前清償違約金。每筆提前清償違約金以剩餘尚未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期數×</w:t>
            </w:r>
            <w:r w:rsidRPr="00762BF6">
              <w:rPr>
                <w:rFonts w:ascii="Century Gothic" w:eastAsia="微軟正黑體" w:hAnsi="Century Gothic" w:hint="eastAsia"/>
                <w:sz w:val="22"/>
              </w:rPr>
              <w:t>NT$30</w:t>
            </w:r>
            <w:r w:rsidRPr="00762BF6">
              <w:rPr>
                <w:rFonts w:ascii="Century Gothic" w:eastAsia="微軟正黑體" w:hAnsi="Century Gothic" w:hint="eastAsia"/>
                <w:sz w:val="22"/>
              </w:rPr>
              <w:t>計收，例如持卡人申請提前清償時尚餘未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期數為</w:t>
            </w:r>
            <w:r w:rsidRPr="00762BF6">
              <w:rPr>
                <w:rFonts w:ascii="Century Gothic" w:eastAsia="微軟正黑體" w:hAnsi="Century Gothic" w:hint="eastAsia"/>
                <w:sz w:val="22"/>
              </w:rPr>
              <w:t>6</w:t>
            </w:r>
            <w:r w:rsidRPr="00762BF6">
              <w:rPr>
                <w:rFonts w:ascii="Century Gothic" w:eastAsia="微軟正黑體" w:hAnsi="Century Gothic" w:hint="eastAsia"/>
                <w:sz w:val="22"/>
              </w:rPr>
              <w:t>期，則需支付</w:t>
            </w:r>
            <w:r w:rsidRPr="00762BF6">
              <w:rPr>
                <w:rFonts w:ascii="Century Gothic" w:eastAsia="微軟正黑體" w:hAnsi="Century Gothic" w:hint="eastAsia"/>
                <w:sz w:val="22"/>
              </w:rPr>
              <w:t>NT$180</w:t>
            </w:r>
            <w:r w:rsidRPr="00762BF6">
              <w:rPr>
                <w:rFonts w:ascii="Century Gothic" w:eastAsia="微軟正黑體" w:hAnsi="Century Gothic" w:hint="eastAsia"/>
                <w:sz w:val="22"/>
              </w:rPr>
              <w:t>提前清償違約金；</w:t>
            </w:r>
            <w:proofErr w:type="gramStart"/>
            <w:r w:rsidRPr="00762BF6">
              <w:rPr>
                <w:rFonts w:ascii="Century Gothic" w:eastAsia="微軟正黑體" w:hAnsi="Century Gothic" w:hint="eastAsia"/>
                <w:sz w:val="22"/>
              </w:rPr>
              <w:t>倘餘</w:t>
            </w:r>
            <w:r w:rsidRPr="00762BF6">
              <w:rPr>
                <w:rFonts w:ascii="Century Gothic" w:eastAsia="微軟正黑體" w:hAnsi="Century Gothic" w:hint="eastAsia"/>
                <w:sz w:val="22"/>
              </w:rPr>
              <w:t>3</w:t>
            </w:r>
            <w:r w:rsidRPr="00762BF6">
              <w:rPr>
                <w:rFonts w:ascii="Century Gothic" w:eastAsia="微軟正黑體" w:hAnsi="Century Gothic" w:hint="eastAsia"/>
                <w:sz w:val="22"/>
              </w:rPr>
              <w:t>期</w:t>
            </w:r>
            <w:proofErr w:type="gramEnd"/>
            <w:r w:rsidRPr="00762BF6">
              <w:rPr>
                <w:rFonts w:ascii="Century Gothic" w:eastAsia="微軟正黑體" w:hAnsi="Century Gothic" w:hint="eastAsia"/>
                <w:sz w:val="22"/>
              </w:rPr>
              <w:t>，則需支付提前清償違約金</w:t>
            </w:r>
            <w:r w:rsidRPr="00762BF6">
              <w:rPr>
                <w:rFonts w:ascii="Century Gothic" w:eastAsia="微軟正黑體" w:hAnsi="Century Gothic" w:hint="eastAsia"/>
                <w:sz w:val="22"/>
              </w:rPr>
              <w:t>NT$90</w:t>
            </w:r>
            <w:r w:rsidRPr="00762BF6">
              <w:rPr>
                <w:rFonts w:ascii="Century Gothic" w:eastAsia="微軟正黑體" w:hAnsi="Century Gothic" w:hint="eastAsia"/>
                <w:sz w:val="22"/>
              </w:rPr>
              <w:t>；依此類推，逐期遞減。</w:t>
            </w:r>
          </w:p>
          <w:p w14:paraId="6B260E70"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七、</w:t>
            </w:r>
            <w:r w:rsidRPr="00762BF6">
              <w:rPr>
                <w:rFonts w:ascii="Century Gothic" w:eastAsia="微軟正黑體" w:hAnsi="Century Gothic" w:hint="eastAsia"/>
                <w:sz w:val="22"/>
              </w:rPr>
              <w:tab/>
            </w:r>
            <w:r w:rsidRPr="00762BF6">
              <w:rPr>
                <w:rFonts w:ascii="Century Gothic" w:eastAsia="微軟正黑體" w:hAnsi="Century Gothic" w:hint="eastAsia"/>
                <w:sz w:val="22"/>
              </w:rPr>
              <w:t>信用卡消費分期付款之金額及利息</w:t>
            </w:r>
            <w:r w:rsidRPr="00762BF6">
              <w:rPr>
                <w:rFonts w:ascii="Century Gothic" w:eastAsia="微軟正黑體" w:hAnsi="Century Gothic" w:hint="eastAsia"/>
                <w:sz w:val="22"/>
              </w:rPr>
              <w:t>/</w:t>
            </w:r>
            <w:r w:rsidRPr="00762BF6">
              <w:rPr>
                <w:rFonts w:ascii="Century Gothic" w:eastAsia="微軟正黑體" w:hAnsi="Century Gothic" w:hint="eastAsia"/>
                <w:sz w:val="22"/>
              </w:rPr>
              <w:t>其他衍生費用無法適用　貴行現金回饋及依「紅利享樂回饋計劃」活動辦法累積紅利點數。</w:t>
            </w:r>
          </w:p>
          <w:p w14:paraId="2E04CB09"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八、</w:t>
            </w:r>
            <w:r w:rsidRPr="00762BF6">
              <w:rPr>
                <w:rFonts w:ascii="Century Gothic" w:eastAsia="微軟正黑體" w:hAnsi="Century Gothic" w:hint="eastAsia"/>
                <w:sz w:val="22"/>
              </w:rPr>
              <w:tab/>
            </w:r>
            <w:r w:rsidRPr="00762BF6">
              <w:rPr>
                <w:rFonts w:ascii="Century Gothic" w:eastAsia="微軟正黑體" w:hAnsi="Century Gothic" w:hint="eastAsia"/>
                <w:sz w:val="22"/>
              </w:rPr>
              <w:t>信用卡消費分期付款係由　貴行一次墊付</w:t>
            </w:r>
            <w:proofErr w:type="gramStart"/>
            <w:r w:rsidRPr="00762BF6">
              <w:rPr>
                <w:rFonts w:ascii="Century Gothic" w:eastAsia="微軟正黑體" w:hAnsi="Century Gothic" w:hint="eastAsia"/>
                <w:sz w:val="22"/>
              </w:rPr>
              <w:t>消費款予特約</w:t>
            </w:r>
            <w:proofErr w:type="gramEnd"/>
            <w:r w:rsidRPr="00762BF6">
              <w:rPr>
                <w:rFonts w:ascii="Century Gothic" w:eastAsia="微軟正黑體" w:hAnsi="Century Gothic" w:hint="eastAsia"/>
                <w:sz w:val="22"/>
              </w:rPr>
              <w:t>商店，並由持卡人分期繳付消費帳款予　貴行。　貴行並未介入商品之交付或商品瑕疵等買賣之實體關係，相關商品退貨或服務取消之退款事宜，持卡人應先</w:t>
            </w:r>
            <w:proofErr w:type="gramStart"/>
            <w:r w:rsidRPr="00762BF6">
              <w:rPr>
                <w:rFonts w:ascii="Century Gothic" w:eastAsia="微軟正黑體" w:hAnsi="Century Gothic" w:hint="eastAsia"/>
                <w:sz w:val="22"/>
              </w:rPr>
              <w:t>洽</w:t>
            </w:r>
            <w:proofErr w:type="gramEnd"/>
            <w:r w:rsidRPr="00762BF6">
              <w:rPr>
                <w:rFonts w:ascii="Century Gothic" w:eastAsia="微軟正黑體" w:hAnsi="Century Gothic" w:hint="eastAsia"/>
                <w:sz w:val="22"/>
              </w:rPr>
              <w:t>特約商店尋求解決，如無法解決，得要求　貴行就該筆交易以『帳款疑義之處理程序』辦理，不得因此拒付信用卡款項。</w:t>
            </w:r>
          </w:p>
          <w:p w14:paraId="08EDE4ED" w14:textId="77777777" w:rsidR="00762BF6" w:rsidRPr="00762BF6" w:rsidRDefault="00762BF6" w:rsidP="00762BF6">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九、</w:t>
            </w:r>
            <w:r w:rsidRPr="00762BF6">
              <w:rPr>
                <w:rFonts w:ascii="Century Gothic" w:eastAsia="微軟正黑體" w:hAnsi="Century Gothic" w:hint="eastAsia"/>
                <w:sz w:val="22"/>
              </w:rPr>
              <w:tab/>
            </w:r>
            <w:r w:rsidRPr="00762BF6">
              <w:rPr>
                <w:rFonts w:ascii="Century Gothic" w:eastAsia="微軟正黑體" w:hAnsi="Century Gothic" w:hint="eastAsia"/>
                <w:sz w:val="22"/>
              </w:rPr>
              <w:t>本申請書有效期間自立約人簽署本申請書之日起一年有效，有效期間屆滿之前，經　貴行審核同意續約、且　貴行未接獲立約人通知終止本申請書，得自動續約一年，其後亦同。爾後如信用卡消費分期付款條件變更事項</w:t>
            </w:r>
            <w:proofErr w:type="gramStart"/>
            <w:r w:rsidRPr="00762BF6">
              <w:rPr>
                <w:rFonts w:ascii="Century Gothic" w:eastAsia="微軟正黑體" w:hAnsi="Century Gothic" w:hint="eastAsia"/>
                <w:sz w:val="22"/>
              </w:rPr>
              <w:t>不</w:t>
            </w:r>
            <w:proofErr w:type="gramEnd"/>
            <w:r w:rsidRPr="00762BF6">
              <w:rPr>
                <w:rFonts w:ascii="Century Gothic" w:eastAsia="微軟正黑體" w:hAnsi="Century Gothic" w:hint="eastAsia"/>
                <w:sz w:val="22"/>
              </w:rPr>
              <w:t>劣於本條款所揭露者，則同意　貴行另行通知後適用。各產品注意事項詳見　貴行網站</w:t>
            </w:r>
            <w:r w:rsidRPr="00762BF6">
              <w:rPr>
                <w:rFonts w:ascii="Century Gothic" w:eastAsia="微軟正黑體" w:hAnsi="Century Gothic" w:hint="eastAsia"/>
                <w:sz w:val="22"/>
              </w:rPr>
              <w:t>https://bank.sinopac.com</w:t>
            </w:r>
            <w:r w:rsidRPr="00762BF6">
              <w:rPr>
                <w:rFonts w:ascii="Century Gothic" w:eastAsia="微軟正黑體" w:hAnsi="Century Gothic" w:hint="eastAsia"/>
                <w:sz w:val="22"/>
              </w:rPr>
              <w:t>。如持卡人欲終止本申請書之約定，得隨時以電話告知　貴行。</w:t>
            </w:r>
          </w:p>
          <w:p w14:paraId="6A7BEAB0" w14:textId="2974049B" w:rsidR="00762BF6" w:rsidRPr="00E84C5E" w:rsidRDefault="00762BF6" w:rsidP="00E84C5E">
            <w:pPr>
              <w:spacing w:line="0" w:lineRule="atLeast"/>
              <w:ind w:left="480"/>
              <w:rPr>
                <w:rFonts w:ascii="Century Gothic" w:eastAsia="微軟正黑體" w:hAnsi="Century Gothic"/>
                <w:sz w:val="22"/>
              </w:rPr>
            </w:pPr>
            <w:r w:rsidRPr="00762BF6">
              <w:rPr>
                <w:rFonts w:ascii="Century Gothic" w:eastAsia="微軟正黑體" w:hAnsi="Century Gothic" w:hint="eastAsia"/>
                <w:sz w:val="22"/>
              </w:rPr>
              <w:t>十、</w:t>
            </w:r>
            <w:r w:rsidRPr="00762BF6">
              <w:rPr>
                <w:rFonts w:ascii="Century Gothic" w:eastAsia="微軟正黑體" w:hAnsi="Century Gothic" w:hint="eastAsia"/>
                <w:sz w:val="22"/>
              </w:rPr>
              <w:tab/>
            </w:r>
            <w:r w:rsidRPr="00762BF6">
              <w:rPr>
                <w:rFonts w:ascii="Century Gothic" w:eastAsia="微軟正黑體" w:hAnsi="Century Gothic" w:hint="eastAsia"/>
                <w:sz w:val="22"/>
              </w:rPr>
              <w:t>永豐商業銀行保留最終核准信用卡消費分期付款與否，以及核准金額、期數及適用分期利率之權利。</w:t>
            </w:r>
          </w:p>
        </w:tc>
      </w:tr>
      <w:tr w:rsidR="003559DC" w14:paraId="708BE51C" w14:textId="77777777" w:rsidTr="00017897">
        <w:tblPrEx>
          <w:tblCellMar>
            <w:left w:w="28" w:type="dxa"/>
            <w:right w:w="28" w:type="dxa"/>
          </w:tblCellMar>
        </w:tblPrEx>
        <w:trPr>
          <w:trHeight w:val="227"/>
        </w:trPr>
        <w:tc>
          <w:tcPr>
            <w:tcW w:w="2710" w:type="dxa"/>
            <w:vMerge/>
          </w:tcPr>
          <w:p w14:paraId="6A3FE621" w14:textId="77777777" w:rsidR="003559DC" w:rsidRPr="00E84C5E" w:rsidRDefault="003559DC" w:rsidP="003559DC">
            <w:pPr>
              <w:spacing w:line="0" w:lineRule="atLeast"/>
              <w:jc w:val="center"/>
              <w:rPr>
                <w:rFonts w:ascii="Century Gothic" w:eastAsia="微軟正黑體" w:hAnsi="Century Gothic"/>
                <w:b/>
                <w:bCs/>
                <w:noProof/>
                <w:sz w:val="22"/>
              </w:rPr>
            </w:pPr>
          </w:p>
        </w:tc>
        <w:tc>
          <w:tcPr>
            <w:tcW w:w="1134" w:type="dxa"/>
          </w:tcPr>
          <w:p w14:paraId="306C5EC6" w14:textId="269267E3"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同意</w:t>
            </w:r>
          </w:p>
        </w:tc>
        <w:tc>
          <w:tcPr>
            <w:tcW w:w="6357" w:type="dxa"/>
          </w:tcPr>
          <w:p w14:paraId="59A83F7D" w14:textId="37DF5706" w:rsidR="003559DC" w:rsidRDefault="003559DC" w:rsidP="003559DC">
            <w:pPr>
              <w:pStyle w:val="af5"/>
              <w:numPr>
                <w:ilvl w:val="0"/>
                <w:numId w:val="184"/>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顯示文字：</w:t>
            </w:r>
            <w:ins w:id="112" w:author="謝昀蓁-數位支付部-永豐銀行" w:date="2022-03-30T13:32:00Z">
              <w:r w:rsidR="00BE660D" w:rsidRPr="006F54B2">
                <w:rPr>
                  <w:rFonts w:ascii="Century Gothic" w:eastAsia="微軟正黑體" w:hAnsi="Century Gothic" w:hint="eastAsia"/>
                  <w:sz w:val="22"/>
                </w:rPr>
                <w:t>本人已詳閱永豐商業銀行</w:t>
              </w:r>
              <w:r w:rsidR="00BE660D" w:rsidRPr="000D6EA2">
                <w:rPr>
                  <w:rFonts w:ascii="Century Gothic" w:eastAsia="微軟正黑體" w:hAnsi="Century Gothic" w:hint="eastAsia"/>
                  <w:sz w:val="22"/>
                </w:rPr>
                <w:t>信用卡消費分期付款功能申請書</w:t>
              </w:r>
              <w:r w:rsidR="00BE660D" w:rsidRPr="006F54B2">
                <w:rPr>
                  <w:rFonts w:ascii="Century Gothic" w:eastAsia="微軟正黑體" w:hAnsi="Century Gothic" w:hint="eastAsia"/>
                  <w:sz w:val="22"/>
                </w:rPr>
                <w:t>並充分了解且同</w:t>
              </w:r>
              <w:r w:rsidR="00BE660D">
                <w:rPr>
                  <w:rFonts w:ascii="Century Gothic" w:eastAsia="微軟正黑體" w:hAnsi="Century Gothic" w:hint="eastAsia"/>
                  <w:sz w:val="22"/>
                </w:rPr>
                <w:t>意</w:t>
              </w:r>
              <w:r w:rsidR="00BE660D" w:rsidRPr="006F54B2">
                <w:rPr>
                  <w:rFonts w:ascii="Century Gothic" w:eastAsia="微軟正黑體" w:hAnsi="Century Gothic" w:hint="eastAsia"/>
                  <w:sz w:val="22"/>
                </w:rPr>
                <w:t>遵守全部內容。</w:t>
              </w:r>
            </w:ins>
            <w:del w:id="113" w:author="謝昀蓁-數位支付部-永豐銀行" w:date="2022-03-30T13:32:00Z">
              <w:r w:rsidRPr="00A90D2C" w:rsidDel="00BE660D">
                <w:rPr>
                  <w:rFonts w:ascii="Century Gothic" w:eastAsia="微軟正黑體" w:hAnsi="Century Gothic" w:hint="eastAsia"/>
                  <w:sz w:val="22"/>
                </w:rPr>
                <w:delText>本人已詳閱永豐商業銀行信用卡</w:delText>
              </w:r>
              <w:r w:rsidDel="00BE660D">
                <w:rPr>
                  <w:rFonts w:ascii="Century Gothic" w:eastAsia="微軟正黑體" w:hAnsi="Century Gothic" w:hint="eastAsia"/>
                  <w:sz w:val="22"/>
                </w:rPr>
                <w:delText>帳單分期總約</w:delText>
              </w:r>
              <w:r w:rsidRPr="00A90D2C" w:rsidDel="00BE660D">
                <w:rPr>
                  <w:rFonts w:ascii="Century Gothic" w:eastAsia="微軟正黑體" w:hAnsi="Century Gothic" w:hint="eastAsia"/>
                  <w:sz w:val="22"/>
                </w:rPr>
                <w:delText>並充分了解且同遵守全部內容。</w:delText>
              </w:r>
            </w:del>
          </w:p>
          <w:p w14:paraId="35B1DE02" w14:textId="77777777" w:rsidR="003559DC" w:rsidRDefault="003559DC" w:rsidP="00E84C5E">
            <w:pPr>
              <w:pStyle w:val="af5"/>
              <w:numPr>
                <w:ilvl w:val="0"/>
                <w:numId w:val="192"/>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lastRenderedPageBreak/>
              <w:t>勾選</w:t>
            </w:r>
            <w:r w:rsidRPr="00A90D2C">
              <w:rPr>
                <w:rFonts w:ascii="Century Gothic" w:eastAsia="微軟正黑體" w:hAnsi="Century Gothic"/>
                <w:sz w:val="22"/>
              </w:rPr>
              <w:t>(</w:t>
            </w:r>
            <w:proofErr w:type="spellStart"/>
            <w:r w:rsidRPr="00A90D2C">
              <w:rPr>
                <w:rFonts w:ascii="Century Gothic" w:eastAsia="微軟正黑體" w:hAnsi="Century Gothic"/>
                <w:sz w:val="22"/>
              </w:rPr>
              <w:t>btn</w:t>
            </w:r>
            <w:proofErr w:type="spellEnd"/>
            <w:r w:rsidRPr="00A90D2C">
              <w:rPr>
                <w:rFonts w:ascii="Century Gothic" w:eastAsia="微軟正黑體" w:hAnsi="Century Gothic"/>
                <w:sz w:val="22"/>
              </w:rPr>
              <w:t>)</w:t>
            </w:r>
            <w:r w:rsidRPr="00A90D2C">
              <w:rPr>
                <w:rFonts w:ascii="Century Gothic" w:eastAsia="微軟正黑體" w:hAnsi="Century Gothic" w:hint="eastAsia"/>
                <w:sz w:val="22"/>
              </w:rPr>
              <w:t>：點</w:t>
            </w:r>
            <w:proofErr w:type="gramStart"/>
            <w:r w:rsidRPr="00A90D2C">
              <w:rPr>
                <w:rFonts w:ascii="Century Gothic" w:eastAsia="微軟正黑體" w:hAnsi="Century Gothic" w:hint="eastAsia"/>
                <w:sz w:val="22"/>
              </w:rPr>
              <w:t>擊即勾</w:t>
            </w:r>
            <w:proofErr w:type="gramEnd"/>
            <w:r w:rsidRPr="00A90D2C">
              <w:rPr>
                <w:rFonts w:ascii="Century Gothic" w:eastAsia="微軟正黑體" w:hAnsi="Century Gothic" w:hint="eastAsia"/>
                <w:sz w:val="22"/>
              </w:rPr>
              <w:t>選同意</w:t>
            </w:r>
          </w:p>
          <w:p w14:paraId="487CA327" w14:textId="1C216FAA" w:rsidR="002572AD" w:rsidRDefault="00BE660D" w:rsidP="00E84C5E">
            <w:pPr>
              <w:pStyle w:val="af5"/>
              <w:numPr>
                <w:ilvl w:val="0"/>
                <w:numId w:val="192"/>
              </w:numPr>
              <w:spacing w:line="0" w:lineRule="atLeast"/>
              <w:ind w:leftChars="0"/>
              <w:rPr>
                <w:rFonts w:ascii="Century Gothic" w:eastAsia="微軟正黑體" w:hAnsi="Century Gothic"/>
                <w:sz w:val="22"/>
              </w:rPr>
            </w:pPr>
            <w:ins w:id="114" w:author="謝昀蓁-數位支付部-永豐銀行" w:date="2022-03-30T13:32:00Z">
              <w:r>
                <w:rPr>
                  <w:rFonts w:ascii="Century Gothic" w:eastAsia="微軟正黑體" w:hAnsi="Century Gothic" w:hint="eastAsia"/>
                  <w:sz w:val="22"/>
                </w:rPr>
                <w:t>記</w:t>
              </w:r>
            </w:ins>
            <w:del w:id="115" w:author="謝昀蓁-數位支付部-永豐銀行" w:date="2022-03-30T13:32:00Z">
              <w:r w:rsidR="002572AD" w:rsidDel="00BE660D">
                <w:rPr>
                  <w:rFonts w:ascii="Century Gothic" w:eastAsia="微軟正黑體" w:hAnsi="Century Gothic" w:hint="eastAsia"/>
                  <w:sz w:val="22"/>
                </w:rPr>
                <w:delText>紀</w:delText>
              </w:r>
            </w:del>
            <w:proofErr w:type="gramStart"/>
            <w:r w:rsidR="002572AD">
              <w:rPr>
                <w:rFonts w:ascii="Century Gothic" w:eastAsia="微軟正黑體" w:hAnsi="Century Gothic" w:hint="eastAsia"/>
                <w:sz w:val="22"/>
              </w:rPr>
              <w:t>錄勾選</w:t>
            </w:r>
            <w:proofErr w:type="gramEnd"/>
            <w:r w:rsidR="002572AD">
              <w:rPr>
                <w:rFonts w:ascii="Century Gothic" w:eastAsia="微軟正黑體" w:hAnsi="Century Gothic" w:hint="eastAsia"/>
                <w:sz w:val="22"/>
              </w:rPr>
              <w:t>時間</w:t>
            </w:r>
            <w:proofErr w:type="gramStart"/>
            <w:r w:rsidR="002572AD">
              <w:rPr>
                <w:rFonts w:ascii="Century Gothic" w:eastAsia="微軟正黑體" w:hAnsi="Century Gothic" w:hint="eastAsia"/>
                <w:sz w:val="22"/>
              </w:rPr>
              <w:t>及版號</w:t>
            </w:r>
            <w:proofErr w:type="gramEnd"/>
          </w:p>
        </w:tc>
      </w:tr>
      <w:tr w:rsidR="003559DC" w14:paraId="6D87EEC9" w14:textId="77777777" w:rsidTr="00017897">
        <w:tblPrEx>
          <w:tblCellMar>
            <w:left w:w="28" w:type="dxa"/>
            <w:right w:w="28" w:type="dxa"/>
          </w:tblCellMar>
        </w:tblPrEx>
        <w:trPr>
          <w:trHeight w:val="227"/>
        </w:trPr>
        <w:tc>
          <w:tcPr>
            <w:tcW w:w="2710" w:type="dxa"/>
            <w:vMerge/>
          </w:tcPr>
          <w:p w14:paraId="226E6C13" w14:textId="77777777" w:rsidR="003559DC" w:rsidRPr="00E84C5E" w:rsidRDefault="003559DC" w:rsidP="003559DC">
            <w:pPr>
              <w:spacing w:line="0" w:lineRule="atLeast"/>
              <w:jc w:val="center"/>
              <w:rPr>
                <w:rFonts w:ascii="Century Gothic" w:eastAsia="微軟正黑體" w:hAnsi="Century Gothic"/>
                <w:b/>
                <w:bCs/>
                <w:noProof/>
                <w:sz w:val="22"/>
              </w:rPr>
            </w:pPr>
          </w:p>
        </w:tc>
        <w:tc>
          <w:tcPr>
            <w:tcW w:w="1134" w:type="dxa"/>
          </w:tcPr>
          <w:p w14:paraId="0134ECDF" w14:textId="2309B333"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前往申請</w:t>
            </w:r>
            <w:r>
              <w:rPr>
                <w:rFonts w:ascii="Century Gothic" w:eastAsia="微軟正黑體" w:hAnsi="Century Gothic" w:hint="eastAsia"/>
                <w:sz w:val="22"/>
              </w:rPr>
              <w:t>(</w:t>
            </w:r>
            <w:r>
              <w:rPr>
                <w:rFonts w:ascii="Century Gothic" w:eastAsia="微軟正黑體" w:hAnsi="Century Gothic"/>
                <w:sz w:val="22"/>
              </w:rPr>
              <w:t>btn1)</w:t>
            </w:r>
          </w:p>
        </w:tc>
        <w:tc>
          <w:tcPr>
            <w:tcW w:w="6357" w:type="dxa"/>
          </w:tcPr>
          <w:p w14:paraId="72F88F8F" w14:textId="77777777" w:rsidR="003559DC" w:rsidRPr="00A90D2C" w:rsidRDefault="003559DC" w:rsidP="003559DC">
            <w:pPr>
              <w:pStyle w:val="af5"/>
              <w:numPr>
                <w:ilvl w:val="0"/>
                <w:numId w:val="185"/>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檢核：</w:t>
            </w:r>
            <w:proofErr w:type="gramStart"/>
            <w:r w:rsidRPr="00A90D2C">
              <w:rPr>
                <w:rFonts w:ascii="Century Gothic" w:eastAsia="微軟正黑體" w:hAnsi="Century Gothic" w:hint="eastAsia"/>
                <w:sz w:val="22"/>
              </w:rPr>
              <w:t>需勾選</w:t>
            </w:r>
            <w:proofErr w:type="gramEnd"/>
            <w:r w:rsidRPr="00A90D2C">
              <w:rPr>
                <w:rFonts w:ascii="Century Gothic" w:eastAsia="微軟正黑體" w:hAnsi="Century Gothic" w:hint="eastAsia"/>
                <w:sz w:val="22"/>
              </w:rPr>
              <w:t>同意，</w:t>
            </w:r>
            <w:proofErr w:type="gramStart"/>
            <w:r w:rsidRPr="00A90D2C">
              <w:rPr>
                <w:rFonts w:ascii="Century Gothic" w:eastAsia="微軟正黑體" w:hAnsi="Century Gothic" w:hint="eastAsia"/>
                <w:sz w:val="22"/>
              </w:rPr>
              <w:t>未勾選</w:t>
            </w:r>
            <w:proofErr w:type="gramEnd"/>
            <w:r w:rsidRPr="00A90D2C">
              <w:rPr>
                <w:rFonts w:ascii="Century Gothic" w:eastAsia="微軟正黑體" w:hAnsi="Century Gothic" w:hint="eastAsia"/>
                <w:sz w:val="22"/>
              </w:rPr>
              <w:t>按鍵反灰</w:t>
            </w:r>
          </w:p>
          <w:p w14:paraId="666FE3ED" w14:textId="5D5CB819" w:rsidR="003559DC" w:rsidRDefault="003559DC" w:rsidP="00E84C5E">
            <w:pPr>
              <w:pStyle w:val="af5"/>
              <w:numPr>
                <w:ilvl w:val="0"/>
                <w:numId w:val="185"/>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點擊：前往「</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sidRPr="00F75043">
              <w:rPr>
                <w:rFonts w:ascii="Century Gothic" w:eastAsia="微軟正黑體" w:hAnsi="Century Gothic" w:hint="eastAsia"/>
                <w:sz w:val="22"/>
              </w:rPr>
              <w:t>Step</w:t>
            </w:r>
            <w:r>
              <w:rPr>
                <w:rFonts w:ascii="Century Gothic" w:eastAsia="微軟正黑體" w:hAnsi="Century Gothic"/>
                <w:sz w:val="22"/>
              </w:rPr>
              <w:t>2</w:t>
            </w:r>
            <w:r>
              <w:rPr>
                <w:rFonts w:ascii="Century Gothic" w:eastAsia="微軟正黑體" w:hAnsi="Century Gothic" w:hint="eastAsia"/>
                <w:sz w:val="22"/>
              </w:rPr>
              <w:t>」</w:t>
            </w:r>
          </w:p>
        </w:tc>
      </w:tr>
      <w:tr w:rsidR="003559DC" w14:paraId="60519732" w14:textId="77777777" w:rsidTr="00017897">
        <w:tblPrEx>
          <w:tblCellMar>
            <w:left w:w="28" w:type="dxa"/>
            <w:right w:w="28" w:type="dxa"/>
          </w:tblCellMar>
        </w:tblPrEx>
        <w:trPr>
          <w:trHeight w:val="227"/>
        </w:trPr>
        <w:tc>
          <w:tcPr>
            <w:tcW w:w="2710" w:type="dxa"/>
            <w:vMerge/>
          </w:tcPr>
          <w:p w14:paraId="3043E3F7" w14:textId="77777777" w:rsidR="003559DC" w:rsidRPr="00E84C5E" w:rsidRDefault="003559DC" w:rsidP="003559DC">
            <w:pPr>
              <w:spacing w:line="0" w:lineRule="atLeast"/>
              <w:jc w:val="center"/>
              <w:rPr>
                <w:rFonts w:ascii="Century Gothic" w:eastAsia="微軟正黑體" w:hAnsi="Century Gothic"/>
                <w:b/>
                <w:bCs/>
                <w:noProof/>
                <w:sz w:val="22"/>
              </w:rPr>
            </w:pPr>
          </w:p>
        </w:tc>
        <w:tc>
          <w:tcPr>
            <w:tcW w:w="1134" w:type="dxa"/>
          </w:tcPr>
          <w:p w14:paraId="378D395F" w14:textId="517EA85F" w:rsidR="003559DC" w:rsidRDefault="003559DC" w:rsidP="003559DC">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r>
              <w:rPr>
                <w:rFonts w:ascii="Century Gothic" w:eastAsia="微軟正黑體" w:hAnsi="Century Gothic"/>
                <w:sz w:val="22"/>
              </w:rPr>
              <w:t>btn2</w:t>
            </w:r>
            <w:r>
              <w:rPr>
                <w:rFonts w:ascii="Century Gothic" w:eastAsia="微軟正黑體" w:hAnsi="Century Gothic" w:hint="eastAsia"/>
                <w:sz w:val="22"/>
              </w:rPr>
              <w:t>)</w:t>
            </w:r>
          </w:p>
        </w:tc>
        <w:tc>
          <w:tcPr>
            <w:tcW w:w="6357" w:type="dxa"/>
          </w:tcPr>
          <w:p w14:paraId="3FDEC5A8" w14:textId="44F25A42" w:rsidR="003559DC" w:rsidRDefault="003559DC" w:rsidP="00E84C5E">
            <w:pPr>
              <w:pStyle w:val="af5"/>
              <w:numPr>
                <w:ilvl w:val="0"/>
                <w:numId w:val="191"/>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Pr>
                <w:rFonts w:ascii="Century Gothic" w:eastAsia="微軟正黑體" w:hAnsi="Century Gothic" w:hint="eastAsia"/>
                <w:sz w:val="22"/>
              </w:rPr>
              <w:t>返回</w:t>
            </w:r>
            <w:r w:rsidRPr="00F070E0">
              <w:rPr>
                <w:rFonts w:ascii="Century Gothic" w:eastAsia="微軟正黑體" w:hAnsi="Century Gothic" w:hint="eastAsia"/>
                <w:sz w:val="22"/>
                <w:highlight w:val="green"/>
              </w:rPr>
              <w:t>交易紀錄</w:t>
            </w:r>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信用卡帳</w:t>
            </w:r>
            <w:proofErr w:type="gramStart"/>
            <w:r w:rsidRPr="00F070E0">
              <w:rPr>
                <w:rFonts w:ascii="Century Gothic" w:eastAsia="微軟正黑體" w:hAnsi="Century Gothic" w:hint="eastAsia"/>
                <w:sz w:val="22"/>
                <w:highlight w:val="green"/>
              </w:rPr>
              <w:t>務</w:t>
            </w:r>
            <w:proofErr w:type="gramEnd"/>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當期</w:t>
            </w:r>
            <w:proofErr w:type="gramStart"/>
            <w:r w:rsidRPr="00F070E0">
              <w:rPr>
                <w:rFonts w:ascii="Century Gothic" w:eastAsia="微軟正黑體" w:hAnsi="Century Gothic" w:hint="eastAsia"/>
                <w:sz w:val="22"/>
                <w:highlight w:val="green"/>
              </w:rPr>
              <w:t>帳單</w:t>
            </w:r>
            <w:proofErr w:type="gramEnd"/>
          </w:p>
        </w:tc>
      </w:tr>
      <w:tr w:rsidR="004F75DD" w14:paraId="5AA7D582" w14:textId="77777777" w:rsidTr="00017897">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543197" w14:textId="43DCB9A6" w:rsidR="004F75DD" w:rsidRPr="00D70B52" w:rsidRDefault="00A35225" w:rsidP="00017897">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sidR="004F75DD">
              <w:rPr>
                <w:rFonts w:ascii="Century Gothic" w:eastAsia="微軟正黑體" w:hAnsi="Century Gothic" w:hint="eastAsia"/>
                <w:sz w:val="22"/>
              </w:rPr>
              <w:t>S</w:t>
            </w:r>
            <w:r w:rsidR="004F75DD">
              <w:rPr>
                <w:rFonts w:ascii="Century Gothic" w:eastAsia="微軟正黑體" w:hAnsi="Century Gothic"/>
                <w:sz w:val="22"/>
              </w:rPr>
              <w:t>tep</w:t>
            </w:r>
            <w:r w:rsidR="003559DC">
              <w:rPr>
                <w:rFonts w:ascii="Century Gothic" w:eastAsia="微軟正黑體" w:hAnsi="Century Gothic"/>
                <w:sz w:val="22"/>
              </w:rPr>
              <w:t>2</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F2B00" w14:textId="77777777" w:rsidR="004F75DD" w:rsidRDefault="004F75DD"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15ADE" w14:textId="77777777" w:rsidR="004F75DD" w:rsidRDefault="004F75DD"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070E0" w14:paraId="417C18AF" w14:textId="77777777" w:rsidTr="00C1573E">
        <w:trPr>
          <w:trHeight w:val="227"/>
        </w:trPr>
        <w:tc>
          <w:tcPr>
            <w:tcW w:w="2710" w:type="dxa"/>
            <w:vMerge w:val="restart"/>
            <w:tcBorders>
              <w:top w:val="single" w:sz="4" w:space="0" w:color="auto"/>
              <w:left w:val="single" w:sz="4" w:space="0" w:color="auto"/>
              <w:right w:val="single" w:sz="4" w:space="0" w:color="auto"/>
            </w:tcBorders>
          </w:tcPr>
          <w:p w14:paraId="73B6B46A" w14:textId="05CAFA3D" w:rsidR="00F070E0" w:rsidRDefault="00762BF6" w:rsidP="00017897">
            <w:pPr>
              <w:spacing w:line="0" w:lineRule="atLeast"/>
              <w:jc w:val="center"/>
              <w:rPr>
                <w:noProof/>
              </w:rPr>
            </w:pPr>
            <w:r>
              <w:rPr>
                <w:noProof/>
              </w:rPr>
              <w:drawing>
                <wp:inline distT="0" distB="0" distL="0" distR="0" wp14:anchorId="6D7FBEB3" wp14:editId="59C5520A">
                  <wp:extent cx="1327166" cy="3291840"/>
                  <wp:effectExtent l="0" t="0" r="6350" b="381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5032" cy="3311351"/>
                          </a:xfrm>
                          <a:prstGeom prst="rect">
                            <a:avLst/>
                          </a:prstGeom>
                        </pic:spPr>
                      </pic:pic>
                    </a:graphicData>
                  </a:graphic>
                </wp:inline>
              </w:drawing>
            </w:r>
            <w:r w:rsidR="00F070E0">
              <w:t xml:space="preserve"> </w:t>
            </w:r>
          </w:p>
        </w:tc>
        <w:tc>
          <w:tcPr>
            <w:tcW w:w="1134" w:type="dxa"/>
            <w:tcBorders>
              <w:top w:val="single" w:sz="4" w:space="0" w:color="auto"/>
              <w:left w:val="single" w:sz="4" w:space="0" w:color="auto"/>
              <w:bottom w:val="single" w:sz="4" w:space="0" w:color="auto"/>
              <w:right w:val="single" w:sz="4" w:space="0" w:color="auto"/>
            </w:tcBorders>
          </w:tcPr>
          <w:p w14:paraId="43343EB1" w14:textId="3E9E52F0" w:rsidR="00F070E0" w:rsidRDefault="00F070E0" w:rsidP="00017897">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資訊</w:t>
            </w:r>
          </w:p>
        </w:tc>
        <w:tc>
          <w:tcPr>
            <w:tcW w:w="6357" w:type="dxa"/>
            <w:tcBorders>
              <w:top w:val="single" w:sz="4" w:space="0" w:color="auto"/>
              <w:left w:val="single" w:sz="4" w:space="0" w:color="auto"/>
              <w:bottom w:val="single" w:sz="4" w:space="0" w:color="auto"/>
              <w:right w:val="single" w:sz="4" w:space="0" w:color="auto"/>
            </w:tcBorders>
          </w:tcPr>
          <w:p w14:paraId="6A702D78" w14:textId="77777777" w:rsidR="00F070E0" w:rsidRPr="00017897" w:rsidRDefault="00F070E0" w:rsidP="00017897">
            <w:pPr>
              <w:pStyle w:val="af5"/>
              <w:numPr>
                <w:ilvl w:val="0"/>
                <w:numId w:val="78"/>
              </w:numPr>
              <w:spacing w:line="0" w:lineRule="atLeast"/>
              <w:ind w:leftChars="0"/>
              <w:rPr>
                <w:rFonts w:ascii="Century Gothic" w:eastAsia="微軟正黑體" w:hAnsi="Century Gothic"/>
                <w:sz w:val="22"/>
              </w:rPr>
            </w:pPr>
            <w:r w:rsidRPr="00017897">
              <w:rPr>
                <w:rFonts w:ascii="Century Gothic" w:eastAsia="微軟正黑體" w:hAnsi="Century Gothic" w:hint="eastAsia"/>
                <w:sz w:val="22"/>
              </w:rPr>
              <w:t>顯示：</w:t>
            </w:r>
          </w:p>
          <w:p w14:paraId="6C8D4775" w14:textId="08B3BFB8" w:rsidR="00F070E0" w:rsidRDefault="00F070E0" w:rsidP="00017897">
            <w:pPr>
              <w:pStyle w:val="af5"/>
              <w:numPr>
                <w:ilvl w:val="0"/>
                <w:numId w:val="79"/>
              </w:numPr>
              <w:spacing w:line="0" w:lineRule="atLeast"/>
              <w:ind w:leftChars="0"/>
              <w:rPr>
                <w:rFonts w:ascii="Century Gothic" w:eastAsia="微軟正黑體" w:hAnsi="Century Gothic"/>
                <w:sz w:val="22"/>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截止日</w:t>
            </w:r>
          </w:p>
          <w:p w14:paraId="02FB3ECE" w14:textId="35EAB879" w:rsidR="00F070E0" w:rsidRDefault="00F070E0" w:rsidP="00017897">
            <w:pPr>
              <w:pStyle w:val="af5"/>
              <w:numPr>
                <w:ilvl w:val="0"/>
                <w:numId w:val="79"/>
              </w:numPr>
              <w:spacing w:line="0" w:lineRule="atLeast"/>
              <w:ind w:leftChars="0"/>
              <w:rPr>
                <w:rFonts w:ascii="Century Gothic" w:eastAsia="微軟正黑體" w:hAnsi="Century Gothic"/>
                <w:sz w:val="22"/>
              </w:rPr>
            </w:pPr>
            <w:r>
              <w:rPr>
                <w:rFonts w:ascii="Century Gothic" w:eastAsia="微軟正黑體" w:hAnsi="Century Gothic" w:hint="eastAsia"/>
                <w:sz w:val="22"/>
              </w:rPr>
              <w:t>繳款截止日</w:t>
            </w:r>
          </w:p>
          <w:p w14:paraId="40F526A9" w14:textId="77B355AD" w:rsidR="00F070E0" w:rsidRDefault="00F070E0" w:rsidP="00017897">
            <w:pPr>
              <w:pStyle w:val="af5"/>
              <w:numPr>
                <w:ilvl w:val="0"/>
                <w:numId w:val="79"/>
              </w:numPr>
              <w:spacing w:line="0" w:lineRule="atLeast"/>
              <w:ind w:leftChars="0"/>
              <w:rPr>
                <w:rFonts w:ascii="Century Gothic" w:eastAsia="微軟正黑體" w:hAnsi="Century Gothic"/>
                <w:sz w:val="22"/>
              </w:rPr>
            </w:pPr>
            <w:r>
              <w:rPr>
                <w:rFonts w:ascii="Century Gothic" w:eastAsia="微軟正黑體" w:hAnsi="Century Gothic" w:hint="eastAsia"/>
                <w:sz w:val="22"/>
              </w:rPr>
              <w:t>當期</w:t>
            </w:r>
            <w:proofErr w:type="gramStart"/>
            <w:r>
              <w:rPr>
                <w:rFonts w:ascii="Century Gothic" w:eastAsia="微軟正黑體" w:hAnsi="Century Gothic" w:hint="eastAsia"/>
                <w:sz w:val="22"/>
              </w:rPr>
              <w:t>應繳總金額</w:t>
            </w:r>
            <w:proofErr w:type="gramEnd"/>
          </w:p>
          <w:p w14:paraId="7767DE48" w14:textId="5AE0A8AA" w:rsidR="00F070E0" w:rsidRDefault="00F070E0" w:rsidP="00017897">
            <w:pPr>
              <w:pStyle w:val="af5"/>
              <w:numPr>
                <w:ilvl w:val="0"/>
                <w:numId w:val="79"/>
              </w:numPr>
              <w:spacing w:line="0" w:lineRule="atLeast"/>
              <w:ind w:leftChars="0"/>
              <w:rPr>
                <w:rFonts w:ascii="Century Gothic" w:eastAsia="微軟正黑體" w:hAnsi="Century Gothic"/>
                <w:sz w:val="22"/>
              </w:rPr>
            </w:pPr>
            <w:r>
              <w:rPr>
                <w:rFonts w:ascii="Century Gothic" w:eastAsia="微軟正黑體" w:hAnsi="Century Gothic"/>
                <w:sz w:val="22"/>
              </w:rPr>
              <w:t>當期最低</w:t>
            </w:r>
            <w:proofErr w:type="gramStart"/>
            <w:r>
              <w:rPr>
                <w:rFonts w:ascii="Century Gothic" w:eastAsia="微軟正黑體" w:hAnsi="Century Gothic"/>
                <w:sz w:val="22"/>
              </w:rPr>
              <w:t>應繳總金額</w:t>
            </w:r>
            <w:proofErr w:type="gramEnd"/>
          </w:p>
          <w:p w14:paraId="207EF4A5" w14:textId="4C022D41" w:rsidR="00F070E0" w:rsidRPr="00017897" w:rsidRDefault="00F070E0" w:rsidP="00017897">
            <w:pPr>
              <w:pStyle w:val="af5"/>
              <w:numPr>
                <w:ilvl w:val="0"/>
                <w:numId w:val="79"/>
              </w:numPr>
              <w:spacing w:line="0" w:lineRule="atLeast"/>
              <w:ind w:leftChars="0"/>
              <w:rPr>
                <w:rFonts w:ascii="Century Gothic" w:eastAsia="微軟正黑體" w:hAnsi="Century Gothic"/>
                <w:sz w:val="22"/>
              </w:rPr>
            </w:pPr>
            <w:r w:rsidRPr="00017897">
              <w:rPr>
                <w:rFonts w:ascii="Century Gothic" w:eastAsia="微軟正黑體" w:hAnsi="Century Gothic" w:hint="eastAsia"/>
                <w:sz w:val="22"/>
              </w:rPr>
              <w:t>可分期金額</w:t>
            </w:r>
          </w:p>
        </w:tc>
      </w:tr>
      <w:tr w:rsidR="00F070E0" w14:paraId="0A7C02FE" w14:textId="77777777" w:rsidTr="00C1573E">
        <w:trPr>
          <w:trHeight w:val="556"/>
        </w:trPr>
        <w:tc>
          <w:tcPr>
            <w:tcW w:w="2710" w:type="dxa"/>
            <w:vMerge/>
            <w:tcBorders>
              <w:left w:val="single" w:sz="4" w:space="0" w:color="auto"/>
              <w:right w:val="single" w:sz="4" w:space="0" w:color="auto"/>
            </w:tcBorders>
          </w:tcPr>
          <w:p w14:paraId="50CBDAFF" w14:textId="77777777" w:rsidR="00F070E0" w:rsidDel="004A0E5B" w:rsidRDefault="00F070E0" w:rsidP="00017897">
            <w:pPr>
              <w:spacing w:line="0" w:lineRule="atLeast"/>
              <w:jc w:val="center"/>
              <w:rPr>
                <w:noProof/>
              </w:rPr>
            </w:pPr>
          </w:p>
        </w:tc>
        <w:tc>
          <w:tcPr>
            <w:tcW w:w="1134" w:type="dxa"/>
            <w:tcBorders>
              <w:top w:val="single" w:sz="4" w:space="0" w:color="auto"/>
              <w:left w:val="single" w:sz="4" w:space="0" w:color="auto"/>
              <w:bottom w:val="single" w:sz="4" w:space="0" w:color="auto"/>
              <w:right w:val="single" w:sz="4" w:space="0" w:color="auto"/>
            </w:tcBorders>
          </w:tcPr>
          <w:p w14:paraId="379D5848" w14:textId="2CC28B6F" w:rsidR="00F070E0" w:rsidRPr="00017897" w:rsidRDefault="00F070E0" w:rsidP="00017897">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期數試算</w:t>
            </w:r>
            <w:proofErr w:type="gramEnd"/>
          </w:p>
        </w:tc>
        <w:tc>
          <w:tcPr>
            <w:tcW w:w="6357" w:type="dxa"/>
            <w:tcBorders>
              <w:top w:val="single" w:sz="4" w:space="0" w:color="auto"/>
              <w:left w:val="single" w:sz="4" w:space="0" w:color="auto"/>
              <w:bottom w:val="single" w:sz="4" w:space="0" w:color="auto"/>
              <w:right w:val="single" w:sz="4" w:space="0" w:color="auto"/>
            </w:tcBorders>
          </w:tcPr>
          <w:p w14:paraId="4E5E99A3" w14:textId="03F13303" w:rsidR="00F070E0" w:rsidRDefault="00F070E0" w:rsidP="00017897">
            <w:pPr>
              <w:pStyle w:val="af5"/>
              <w:numPr>
                <w:ilvl w:val="0"/>
                <w:numId w:val="80"/>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顯示：表格式</w:t>
            </w:r>
          </w:p>
          <w:p w14:paraId="58EE265E" w14:textId="0C28B0FA" w:rsidR="00F070E0" w:rsidRDefault="00F070E0" w:rsidP="00531BCA">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期數</w:t>
            </w:r>
          </w:p>
          <w:p w14:paraId="101A2936" w14:textId="620075A5" w:rsidR="00F070E0" w:rsidRDefault="00F070E0" w:rsidP="00531BCA">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各期數年利率</w:t>
            </w:r>
          </w:p>
          <w:p w14:paraId="46AE177A" w14:textId="6715A317" w:rsidR="00F070E0" w:rsidRDefault="00F070E0" w:rsidP="00531BCA">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手續費</w:t>
            </w:r>
          </w:p>
          <w:p w14:paraId="6F722ED8" w14:textId="7A3EC122" w:rsidR="00F070E0" w:rsidRPr="00F070E0" w:rsidRDefault="00F070E0" w:rsidP="00531BCA">
            <w:pPr>
              <w:pStyle w:val="af5"/>
              <w:numPr>
                <w:ilvl w:val="0"/>
                <w:numId w:val="177"/>
              </w:numPr>
              <w:spacing w:line="0" w:lineRule="atLeast"/>
              <w:ind w:leftChars="0"/>
              <w:rPr>
                <w:rFonts w:ascii="Century Gothic" w:eastAsia="微軟正黑體" w:hAnsi="Century Gothic"/>
                <w:sz w:val="22"/>
              </w:rPr>
            </w:pPr>
            <w:r>
              <w:rPr>
                <w:rFonts w:ascii="Century Gothic" w:eastAsia="微軟正黑體" w:hAnsi="Century Gothic" w:hint="eastAsia"/>
                <w:sz w:val="22"/>
              </w:rPr>
              <w:t>試算</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：點擊前往</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w:t>
            </w:r>
            <w:r w:rsidR="003559DC">
              <w:rPr>
                <w:rFonts w:ascii="Century Gothic" w:eastAsia="微軟正黑體" w:hAnsi="Century Gothic"/>
                <w:sz w:val="22"/>
              </w:rPr>
              <w:t>3</w:t>
            </w:r>
          </w:p>
        </w:tc>
      </w:tr>
      <w:tr w:rsidR="00F070E0" w14:paraId="7F0C2469" w14:textId="77777777" w:rsidTr="00C1573E">
        <w:trPr>
          <w:trHeight w:val="556"/>
        </w:trPr>
        <w:tc>
          <w:tcPr>
            <w:tcW w:w="2710" w:type="dxa"/>
            <w:vMerge/>
            <w:tcBorders>
              <w:left w:val="single" w:sz="4" w:space="0" w:color="auto"/>
              <w:bottom w:val="single" w:sz="4" w:space="0" w:color="auto"/>
              <w:right w:val="single" w:sz="4" w:space="0" w:color="auto"/>
            </w:tcBorders>
          </w:tcPr>
          <w:p w14:paraId="79DFE7F4" w14:textId="77777777" w:rsidR="00F070E0" w:rsidDel="004A0E5B" w:rsidRDefault="00F070E0" w:rsidP="00F070E0">
            <w:pPr>
              <w:spacing w:line="0" w:lineRule="atLeast"/>
              <w:jc w:val="center"/>
              <w:rPr>
                <w:noProof/>
              </w:rPr>
            </w:pPr>
          </w:p>
        </w:tc>
        <w:tc>
          <w:tcPr>
            <w:tcW w:w="1134" w:type="dxa"/>
            <w:tcBorders>
              <w:top w:val="single" w:sz="4" w:space="0" w:color="auto"/>
              <w:left w:val="single" w:sz="4" w:space="0" w:color="auto"/>
              <w:bottom w:val="single" w:sz="4" w:space="0" w:color="auto"/>
              <w:right w:val="single" w:sz="4" w:space="0" w:color="auto"/>
            </w:tcBorders>
          </w:tcPr>
          <w:p w14:paraId="1DD2703B" w14:textId="4676F689" w:rsidR="00F070E0" w:rsidRDefault="00F070E0" w:rsidP="00F070E0">
            <w:pPr>
              <w:spacing w:line="0" w:lineRule="atLeast"/>
              <w:rPr>
                <w:rFonts w:ascii="Century Gothic" w:eastAsia="微軟正黑體" w:hAnsi="Century Gothic"/>
                <w:sz w:val="22"/>
              </w:rPr>
            </w:pPr>
            <w:r>
              <w:rPr>
                <w:rFonts w:ascii="Century Gothic" w:eastAsia="微軟正黑體" w:hAnsi="Century Gothic" w:hint="eastAsia"/>
                <w:sz w:val="22"/>
              </w:rPr>
              <w:t>返回</w:t>
            </w:r>
            <w:r>
              <w:rPr>
                <w:rFonts w:ascii="Century Gothic" w:eastAsia="微軟正黑體" w:hAnsi="Century Gothic" w:hint="eastAsia"/>
                <w:sz w:val="22"/>
              </w:rPr>
              <w:t xml:space="preserve"> (</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57" w:type="dxa"/>
            <w:tcBorders>
              <w:top w:val="single" w:sz="4" w:space="0" w:color="auto"/>
              <w:left w:val="single" w:sz="4" w:space="0" w:color="auto"/>
              <w:bottom w:val="single" w:sz="4" w:space="0" w:color="auto"/>
              <w:right w:val="single" w:sz="4" w:space="0" w:color="auto"/>
            </w:tcBorders>
          </w:tcPr>
          <w:p w14:paraId="48847B5A" w14:textId="77777777" w:rsidR="00F070E0" w:rsidRDefault="00F070E0" w:rsidP="00531BCA">
            <w:pPr>
              <w:pStyle w:val="af5"/>
              <w:numPr>
                <w:ilvl w:val="0"/>
                <w:numId w:val="178"/>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Pr>
                <w:rFonts w:ascii="Century Gothic" w:eastAsia="微軟正黑體" w:hAnsi="Century Gothic" w:hint="eastAsia"/>
                <w:sz w:val="22"/>
              </w:rPr>
              <w:t>返回</w:t>
            </w:r>
            <w:r w:rsidRPr="00F070E0">
              <w:rPr>
                <w:rFonts w:ascii="Century Gothic" w:eastAsia="微軟正黑體" w:hAnsi="Century Gothic" w:hint="eastAsia"/>
                <w:sz w:val="22"/>
                <w:highlight w:val="green"/>
              </w:rPr>
              <w:t>交易紀錄</w:t>
            </w:r>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信用卡帳</w:t>
            </w:r>
            <w:proofErr w:type="gramStart"/>
            <w:r w:rsidRPr="00F070E0">
              <w:rPr>
                <w:rFonts w:ascii="Century Gothic" w:eastAsia="微軟正黑體" w:hAnsi="Century Gothic" w:hint="eastAsia"/>
                <w:sz w:val="22"/>
                <w:highlight w:val="green"/>
              </w:rPr>
              <w:t>務</w:t>
            </w:r>
            <w:proofErr w:type="gramEnd"/>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當期</w:t>
            </w:r>
            <w:proofErr w:type="gramStart"/>
            <w:r w:rsidRPr="00F070E0">
              <w:rPr>
                <w:rFonts w:ascii="Century Gothic" w:eastAsia="微軟正黑體" w:hAnsi="Century Gothic" w:hint="eastAsia"/>
                <w:sz w:val="22"/>
                <w:highlight w:val="green"/>
              </w:rPr>
              <w:t>帳單</w:t>
            </w:r>
            <w:proofErr w:type="gramEnd"/>
            <w:r>
              <w:rPr>
                <w:rFonts w:ascii="Century Gothic" w:eastAsia="微軟正黑體" w:hAnsi="Century Gothic" w:hint="eastAsia"/>
                <w:sz w:val="22"/>
              </w:rPr>
              <w:t xml:space="preserve"> </w:t>
            </w:r>
          </w:p>
          <w:p w14:paraId="5DEBA5BA" w14:textId="77777777" w:rsidR="00F070E0" w:rsidRDefault="00F070E0" w:rsidP="00F070E0">
            <w:pPr>
              <w:pStyle w:val="af5"/>
              <w:spacing w:line="0" w:lineRule="atLeast"/>
              <w:ind w:leftChars="0"/>
              <w:rPr>
                <w:rFonts w:ascii="Century Gothic" w:eastAsia="微軟正黑體" w:hAnsi="Century Gothic"/>
                <w:sz w:val="22"/>
              </w:rPr>
            </w:pPr>
          </w:p>
          <w:p w14:paraId="59F6447E" w14:textId="77777777" w:rsidR="00F070E0" w:rsidRDefault="00F070E0" w:rsidP="00F070E0">
            <w:pPr>
              <w:pStyle w:val="af5"/>
              <w:spacing w:line="0" w:lineRule="atLeast"/>
              <w:ind w:leftChars="0"/>
              <w:rPr>
                <w:rFonts w:ascii="Century Gothic" w:eastAsia="微軟正黑體" w:hAnsi="Century Gothic"/>
                <w:sz w:val="22"/>
              </w:rPr>
            </w:pPr>
          </w:p>
          <w:p w14:paraId="2D285330" w14:textId="6566703E" w:rsidR="00F070E0" w:rsidRPr="00BE660D" w:rsidRDefault="00F070E0" w:rsidP="00BE660D">
            <w:pPr>
              <w:spacing w:line="0" w:lineRule="atLeast"/>
              <w:rPr>
                <w:rFonts w:ascii="Century Gothic" w:eastAsia="微軟正黑體" w:hAnsi="Century Gothic"/>
                <w:sz w:val="22"/>
              </w:rPr>
            </w:pPr>
          </w:p>
        </w:tc>
      </w:tr>
      <w:tr w:rsidR="00616ADC" w14:paraId="201AC5B3" w14:textId="77777777" w:rsidTr="00017897">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E0F94B" w14:textId="54842A6D" w:rsidR="00616ADC" w:rsidRPr="00D70B52" w:rsidRDefault="00616ADC" w:rsidP="00017897">
            <w:pPr>
              <w:spacing w:line="0" w:lineRule="atLeast"/>
              <w:jc w:val="center"/>
              <w:rPr>
                <w:rFonts w:ascii="Century Gothic" w:eastAsia="微軟正黑體" w:hAnsi="Century Gothic"/>
                <w:sz w:val="22"/>
              </w:rPr>
            </w:pPr>
            <w:bookmarkStart w:id="116" w:name="_Hlk95828546"/>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w:t>
            </w:r>
            <w:r w:rsidR="003559DC">
              <w:rPr>
                <w:rFonts w:ascii="Century Gothic" w:eastAsia="微軟正黑體" w:hAnsi="Century Gothic"/>
                <w:sz w:val="22"/>
              </w:rPr>
              <w:t>3</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8B165" w14:textId="77777777" w:rsidR="00616ADC" w:rsidRDefault="00616ADC"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4A7943" w14:textId="77777777" w:rsidR="00616ADC" w:rsidRDefault="00616ADC"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070E0" w:rsidRPr="00616ADC" w14:paraId="2A96A07A" w14:textId="77777777" w:rsidTr="00C1573E">
        <w:trPr>
          <w:trHeight w:val="227"/>
        </w:trPr>
        <w:tc>
          <w:tcPr>
            <w:tcW w:w="2710" w:type="dxa"/>
            <w:vMerge w:val="restart"/>
            <w:tcBorders>
              <w:top w:val="single" w:sz="4" w:space="0" w:color="auto"/>
              <w:left w:val="single" w:sz="4" w:space="0" w:color="auto"/>
              <w:right w:val="single" w:sz="4" w:space="0" w:color="auto"/>
            </w:tcBorders>
          </w:tcPr>
          <w:p w14:paraId="3E1F2D02" w14:textId="6D5C7D93" w:rsidR="00F070E0" w:rsidRDefault="00F070E0" w:rsidP="00017897">
            <w:pPr>
              <w:spacing w:line="0" w:lineRule="atLeast"/>
              <w:jc w:val="center"/>
              <w:rPr>
                <w:noProof/>
              </w:rPr>
            </w:pPr>
            <w:r>
              <w:t xml:space="preserve"> </w:t>
            </w:r>
            <w:r w:rsidR="00762BF6">
              <w:rPr>
                <w:noProof/>
              </w:rPr>
              <w:drawing>
                <wp:inline distT="0" distB="0" distL="0" distR="0" wp14:anchorId="160E04A6" wp14:editId="5100881F">
                  <wp:extent cx="1497733" cy="3007477"/>
                  <wp:effectExtent l="0" t="0" r="7620" b="254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6854" cy="3045873"/>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14:paraId="4D0E7C6B" w14:textId="48A39151" w:rsidR="00F070E0" w:rsidRDefault="00F070E0" w:rsidP="00017897">
            <w:pPr>
              <w:spacing w:line="0" w:lineRule="atLeast"/>
              <w:rPr>
                <w:rFonts w:ascii="Century Gothic" w:eastAsia="微軟正黑體" w:hAnsi="Century Gothic"/>
                <w:sz w:val="22"/>
              </w:rPr>
            </w:pPr>
            <w:r>
              <w:rPr>
                <w:rFonts w:ascii="Century Gothic" w:eastAsia="微軟正黑體" w:hAnsi="Century Gothic" w:hint="eastAsia"/>
                <w:sz w:val="22"/>
              </w:rPr>
              <w:t>試算結果</w:t>
            </w:r>
          </w:p>
        </w:tc>
        <w:tc>
          <w:tcPr>
            <w:tcW w:w="6357" w:type="dxa"/>
            <w:tcBorders>
              <w:top w:val="single" w:sz="4" w:space="0" w:color="auto"/>
              <w:left w:val="single" w:sz="4" w:space="0" w:color="auto"/>
              <w:bottom w:val="single" w:sz="4" w:space="0" w:color="auto"/>
              <w:right w:val="single" w:sz="4" w:space="0" w:color="auto"/>
            </w:tcBorders>
          </w:tcPr>
          <w:p w14:paraId="0E8C723E" w14:textId="104A5269" w:rsidR="00F070E0" w:rsidRDefault="00F070E0" w:rsidP="00531BCA">
            <w:pPr>
              <w:pStyle w:val="af5"/>
              <w:numPr>
                <w:ilvl w:val="0"/>
                <w:numId w:val="168"/>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來源：依</w:t>
            </w:r>
            <w:r>
              <w:rPr>
                <w:rFonts w:ascii="Century Gothic" w:eastAsia="微軟正黑體" w:hAnsi="Century Gothic"/>
                <w:sz w:val="22"/>
              </w:rPr>
              <w:t>Step</w:t>
            </w:r>
            <w:r w:rsidR="003559DC">
              <w:rPr>
                <w:rFonts w:ascii="Century Gothic" w:eastAsia="微軟正黑體" w:hAnsi="Century Gothic"/>
                <w:sz w:val="22"/>
              </w:rPr>
              <w:t>2</w:t>
            </w:r>
            <w:r>
              <w:rPr>
                <w:rFonts w:ascii="Century Gothic" w:eastAsia="微軟正黑體" w:hAnsi="Century Gothic" w:hint="eastAsia"/>
                <w:sz w:val="22"/>
              </w:rPr>
              <w:t>所點選之期數顯示試算結果</w:t>
            </w:r>
          </w:p>
          <w:p w14:paraId="75066350" w14:textId="6189F72D" w:rsidR="00F070E0" w:rsidRDefault="00F070E0" w:rsidP="00531BCA">
            <w:pPr>
              <w:pStyle w:val="af5"/>
              <w:numPr>
                <w:ilvl w:val="0"/>
                <w:numId w:val="168"/>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04DC72CF" w14:textId="50AB51C9" w:rsidR="00F070E0" w:rsidRDefault="00F070E0" w:rsidP="00531BCA">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分期本金</w:t>
            </w:r>
          </w:p>
          <w:p w14:paraId="576D640F" w14:textId="04529FBB" w:rsidR="00F070E0" w:rsidRDefault="00F070E0" w:rsidP="00531BCA">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選擇期數</w:t>
            </w:r>
          </w:p>
          <w:p w14:paraId="70C672BE" w14:textId="44629095" w:rsidR="00F070E0" w:rsidRDefault="00F070E0" w:rsidP="00531BCA">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手續費</w:t>
            </w:r>
          </w:p>
          <w:p w14:paraId="14518C5B" w14:textId="44E3C3B0" w:rsidR="00F070E0" w:rsidRDefault="00F070E0" w:rsidP="00531BCA">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總費用年百分率</w:t>
            </w:r>
          </w:p>
          <w:p w14:paraId="2944D0CF" w14:textId="0BAD1215" w:rsidR="00F070E0" w:rsidRDefault="00F070E0" w:rsidP="00531BCA">
            <w:pPr>
              <w:pStyle w:val="af5"/>
              <w:numPr>
                <w:ilvl w:val="0"/>
                <w:numId w:val="179"/>
              </w:numPr>
              <w:spacing w:line="0" w:lineRule="atLeast"/>
              <w:ind w:leftChars="0"/>
              <w:rPr>
                <w:rFonts w:ascii="Century Gothic" w:eastAsia="微軟正黑體" w:hAnsi="Century Gothic"/>
                <w:sz w:val="22"/>
              </w:rPr>
            </w:pPr>
            <w:r>
              <w:rPr>
                <w:rFonts w:ascii="Century Gothic" w:eastAsia="微軟正黑體" w:hAnsi="Century Gothic" w:hint="eastAsia"/>
                <w:sz w:val="22"/>
              </w:rPr>
              <w:t>利息計算表格</w:t>
            </w:r>
          </w:p>
          <w:p w14:paraId="099B62F6" w14:textId="6FC522B3" w:rsidR="00F070E0" w:rsidRDefault="00F070E0" w:rsidP="00531BCA">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期數</w:t>
            </w:r>
          </w:p>
          <w:p w14:paraId="78D1250F" w14:textId="2F9D721E" w:rsidR="00F070E0" w:rsidRDefault="00F070E0" w:rsidP="00531BCA">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本金</w:t>
            </w:r>
          </w:p>
          <w:p w14:paraId="462FACC9" w14:textId="40034C91" w:rsidR="00F070E0" w:rsidRDefault="00F070E0" w:rsidP="00531BCA">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利息</w:t>
            </w:r>
          </w:p>
          <w:p w14:paraId="1913E075" w14:textId="7BFEB9E1" w:rsidR="00F070E0" w:rsidRPr="00F070E0" w:rsidRDefault="00F070E0" w:rsidP="00531BCA">
            <w:pPr>
              <w:pStyle w:val="af5"/>
              <w:numPr>
                <w:ilvl w:val="0"/>
                <w:numId w:val="180"/>
              </w:numPr>
              <w:spacing w:line="0" w:lineRule="atLeast"/>
              <w:ind w:leftChars="0"/>
              <w:rPr>
                <w:rFonts w:ascii="Century Gothic" w:eastAsia="微軟正黑體" w:hAnsi="Century Gothic"/>
                <w:sz w:val="22"/>
              </w:rPr>
            </w:pPr>
            <w:r>
              <w:rPr>
                <w:rFonts w:ascii="Century Gothic" w:eastAsia="微軟正黑體" w:hAnsi="Century Gothic" w:hint="eastAsia"/>
                <w:sz w:val="22"/>
              </w:rPr>
              <w:t>每月應付本息</w:t>
            </w:r>
          </w:p>
        </w:tc>
      </w:tr>
      <w:tr w:rsidR="00F070E0" w:rsidRPr="00616ADC" w14:paraId="69B32BE6" w14:textId="77777777" w:rsidTr="00C1573E">
        <w:trPr>
          <w:trHeight w:val="227"/>
        </w:trPr>
        <w:tc>
          <w:tcPr>
            <w:tcW w:w="2710" w:type="dxa"/>
            <w:vMerge/>
            <w:tcBorders>
              <w:left w:val="single" w:sz="4" w:space="0" w:color="auto"/>
              <w:right w:val="single" w:sz="4" w:space="0" w:color="auto"/>
            </w:tcBorders>
          </w:tcPr>
          <w:p w14:paraId="1496262D" w14:textId="77777777" w:rsidR="00F070E0" w:rsidRDefault="00F070E0" w:rsidP="00017897">
            <w:pPr>
              <w:spacing w:line="0" w:lineRule="atLeast"/>
              <w:jc w:val="center"/>
            </w:pPr>
          </w:p>
        </w:tc>
        <w:tc>
          <w:tcPr>
            <w:tcW w:w="1134" w:type="dxa"/>
            <w:tcBorders>
              <w:top w:val="single" w:sz="4" w:space="0" w:color="auto"/>
              <w:left w:val="single" w:sz="4" w:space="0" w:color="auto"/>
              <w:bottom w:val="single" w:sz="4" w:space="0" w:color="auto"/>
              <w:right w:val="single" w:sz="4" w:space="0" w:color="auto"/>
            </w:tcBorders>
          </w:tcPr>
          <w:p w14:paraId="5F433C26" w14:textId="443AFB39" w:rsidR="00F070E0" w:rsidRPr="00A35225" w:rsidRDefault="00F070E0" w:rsidP="00017897">
            <w:pPr>
              <w:spacing w:line="0" w:lineRule="atLeast"/>
              <w:rPr>
                <w:rFonts w:ascii="Century Gothic" w:eastAsia="微軟正黑體" w:hAnsi="Century Gothic"/>
                <w:sz w:val="22"/>
              </w:rPr>
            </w:pPr>
            <w:r>
              <w:rPr>
                <w:rFonts w:ascii="Century Gothic" w:eastAsia="微軟正黑體" w:hAnsi="Century Gothic"/>
                <w:sz w:val="22"/>
              </w:rPr>
              <w:t>我要申請</w:t>
            </w: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57" w:type="dxa"/>
            <w:tcBorders>
              <w:top w:val="single" w:sz="4" w:space="0" w:color="auto"/>
              <w:left w:val="single" w:sz="4" w:space="0" w:color="auto"/>
              <w:bottom w:val="single" w:sz="4" w:space="0" w:color="auto"/>
              <w:right w:val="single" w:sz="4" w:space="0" w:color="auto"/>
            </w:tcBorders>
          </w:tcPr>
          <w:p w14:paraId="316779AA" w14:textId="0E48501A" w:rsidR="00F070E0" w:rsidRDefault="00F070E0" w:rsidP="00531BCA">
            <w:pPr>
              <w:pStyle w:val="af5"/>
              <w:numPr>
                <w:ilvl w:val="0"/>
                <w:numId w:val="169"/>
              </w:numPr>
              <w:spacing w:line="0" w:lineRule="atLeast"/>
              <w:ind w:leftChars="0"/>
              <w:rPr>
                <w:rFonts w:ascii="Century Gothic" w:eastAsia="微軟正黑體" w:hAnsi="Century Gothic"/>
                <w:sz w:val="22"/>
              </w:rPr>
            </w:pPr>
            <w:r>
              <w:rPr>
                <w:rFonts w:ascii="Century Gothic" w:eastAsia="微軟正黑體" w:hAnsi="Century Gothic"/>
                <w:sz w:val="22"/>
              </w:rPr>
              <w:t>點擊</w:t>
            </w: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w:t>
            </w:r>
            <w:r>
              <w:rPr>
                <w:rFonts w:ascii="Century Gothic" w:eastAsia="微軟正黑體" w:hAnsi="Century Gothic"/>
                <w:sz w:val="22"/>
              </w:rPr>
              <w:t>前往</w:t>
            </w:r>
            <w:proofErr w:type="gramStart"/>
            <w:r>
              <w:rPr>
                <w:rFonts w:ascii="Century Gothic" w:eastAsia="微軟正黑體" w:hAnsi="Century Gothic"/>
                <w:sz w:val="22"/>
              </w:rPr>
              <w:t>帳單</w:t>
            </w:r>
            <w:proofErr w:type="gramEnd"/>
            <w:r>
              <w:rPr>
                <w:rFonts w:ascii="Century Gothic" w:eastAsia="微軟正黑體" w:hAnsi="Century Gothic"/>
                <w:sz w:val="22"/>
              </w:rPr>
              <w:t>分期</w:t>
            </w:r>
            <w:r>
              <w:rPr>
                <w:rFonts w:ascii="Century Gothic" w:eastAsia="微軟正黑體" w:hAnsi="Century Gothic"/>
                <w:sz w:val="22"/>
              </w:rPr>
              <w:t>Step</w:t>
            </w:r>
            <w:r w:rsidR="003559DC">
              <w:rPr>
                <w:rFonts w:ascii="Century Gothic" w:eastAsia="微軟正黑體" w:hAnsi="Century Gothic"/>
                <w:sz w:val="22"/>
              </w:rPr>
              <w:t>4</w:t>
            </w:r>
          </w:p>
        </w:tc>
      </w:tr>
      <w:tr w:rsidR="00F070E0" w:rsidRPr="00616ADC" w14:paraId="17D1F905" w14:textId="77777777" w:rsidTr="00C1573E">
        <w:trPr>
          <w:trHeight w:val="227"/>
        </w:trPr>
        <w:tc>
          <w:tcPr>
            <w:tcW w:w="2710" w:type="dxa"/>
            <w:vMerge/>
            <w:tcBorders>
              <w:left w:val="single" w:sz="4" w:space="0" w:color="auto"/>
              <w:bottom w:val="single" w:sz="4" w:space="0" w:color="auto"/>
              <w:right w:val="single" w:sz="4" w:space="0" w:color="auto"/>
            </w:tcBorders>
          </w:tcPr>
          <w:p w14:paraId="1F1087F3" w14:textId="77777777" w:rsidR="00F070E0" w:rsidRDefault="00F070E0" w:rsidP="00017897">
            <w:pPr>
              <w:spacing w:line="0" w:lineRule="atLeast"/>
              <w:jc w:val="center"/>
            </w:pPr>
          </w:p>
        </w:tc>
        <w:tc>
          <w:tcPr>
            <w:tcW w:w="1134" w:type="dxa"/>
            <w:tcBorders>
              <w:top w:val="single" w:sz="4" w:space="0" w:color="auto"/>
              <w:left w:val="single" w:sz="4" w:space="0" w:color="auto"/>
              <w:bottom w:val="single" w:sz="4" w:space="0" w:color="auto"/>
              <w:right w:val="single" w:sz="4" w:space="0" w:color="auto"/>
            </w:tcBorders>
          </w:tcPr>
          <w:p w14:paraId="583C472C" w14:textId="13375460" w:rsidR="00F070E0" w:rsidRDefault="00F070E0" w:rsidP="00017897">
            <w:pPr>
              <w:spacing w:line="0" w:lineRule="atLeast"/>
              <w:rPr>
                <w:rFonts w:ascii="Century Gothic" w:eastAsia="微軟正黑體" w:hAnsi="Century Gothic"/>
                <w:sz w:val="22"/>
              </w:rPr>
            </w:pPr>
            <w:r>
              <w:rPr>
                <w:rFonts w:ascii="Century Gothic" w:eastAsia="微軟正黑體" w:hAnsi="Century Gothic" w:hint="eastAsia"/>
                <w:sz w:val="22"/>
              </w:rPr>
              <w:t>重新選擇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357" w:type="dxa"/>
            <w:tcBorders>
              <w:top w:val="single" w:sz="4" w:space="0" w:color="auto"/>
              <w:left w:val="single" w:sz="4" w:space="0" w:color="auto"/>
              <w:bottom w:val="single" w:sz="4" w:space="0" w:color="auto"/>
              <w:right w:val="single" w:sz="4" w:space="0" w:color="auto"/>
            </w:tcBorders>
          </w:tcPr>
          <w:p w14:paraId="1B835148" w14:textId="0735B3A4" w:rsidR="00F070E0" w:rsidRDefault="00F070E0" w:rsidP="00531BCA">
            <w:pPr>
              <w:pStyle w:val="af5"/>
              <w:numPr>
                <w:ilvl w:val="0"/>
                <w:numId w:val="181"/>
              </w:numPr>
              <w:spacing w:line="0" w:lineRule="atLeast"/>
              <w:ind w:leftChars="0"/>
              <w:rPr>
                <w:rFonts w:ascii="Century Gothic" w:eastAsia="微軟正黑體" w:hAnsi="Century Gothic"/>
                <w:sz w:val="22"/>
              </w:rPr>
            </w:pPr>
            <w:r>
              <w:rPr>
                <w:rFonts w:ascii="Century Gothic" w:eastAsia="微軟正黑體" w:hAnsi="Century Gothic"/>
                <w:sz w:val="22"/>
              </w:rPr>
              <w:t>點擊</w:t>
            </w: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：返回</w:t>
            </w:r>
            <w:proofErr w:type="gramStart"/>
            <w:r>
              <w:rPr>
                <w:rFonts w:ascii="Century Gothic" w:eastAsia="微軟正黑體" w:hAnsi="Century Gothic"/>
                <w:sz w:val="22"/>
              </w:rPr>
              <w:t>帳單</w:t>
            </w:r>
            <w:proofErr w:type="gramEnd"/>
            <w:r>
              <w:rPr>
                <w:rFonts w:ascii="Century Gothic" w:eastAsia="微軟正黑體" w:hAnsi="Century Gothic"/>
                <w:sz w:val="22"/>
              </w:rPr>
              <w:t>分期</w:t>
            </w:r>
            <w:r>
              <w:rPr>
                <w:rFonts w:ascii="Century Gothic" w:eastAsia="微軟正黑體" w:hAnsi="Century Gothic"/>
                <w:sz w:val="22"/>
              </w:rPr>
              <w:t>Step</w:t>
            </w:r>
            <w:r w:rsidR="003559DC">
              <w:rPr>
                <w:rFonts w:ascii="Century Gothic" w:eastAsia="微軟正黑體" w:hAnsi="Century Gothic"/>
                <w:sz w:val="22"/>
              </w:rPr>
              <w:t>2</w:t>
            </w:r>
          </w:p>
        </w:tc>
      </w:tr>
      <w:bookmarkEnd w:id="116"/>
      <w:tr w:rsidR="00AF76F0" w14:paraId="02D7A539" w14:textId="77777777" w:rsidTr="00017897">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414095" w14:textId="01727924" w:rsidR="00AF76F0" w:rsidRPr="00D70B52" w:rsidRDefault="00AF76F0" w:rsidP="00017897">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lastRenderedPageBreak/>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w:t>
            </w:r>
            <w:r w:rsidR="003559DC">
              <w:rPr>
                <w:rFonts w:ascii="Century Gothic" w:eastAsia="微軟正黑體" w:hAnsi="Century Gothic"/>
                <w:sz w:val="22"/>
              </w:rPr>
              <w:t>4</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78D11" w14:textId="77777777" w:rsidR="00AF76F0" w:rsidRDefault="00AF76F0"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CB7F18" w14:textId="77777777" w:rsidR="00AF76F0" w:rsidRDefault="00AF76F0"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F070E0" w14:paraId="415BA5D0" w14:textId="77777777" w:rsidTr="00017897">
        <w:trPr>
          <w:trHeight w:val="80"/>
        </w:trPr>
        <w:tc>
          <w:tcPr>
            <w:tcW w:w="2710" w:type="dxa"/>
            <w:vMerge w:val="restart"/>
            <w:tcBorders>
              <w:top w:val="single" w:sz="4" w:space="0" w:color="auto"/>
              <w:left w:val="single" w:sz="4" w:space="0" w:color="auto"/>
              <w:right w:val="single" w:sz="4" w:space="0" w:color="auto"/>
            </w:tcBorders>
            <w:shd w:val="clear" w:color="auto" w:fill="FFFFFF" w:themeFill="background1"/>
          </w:tcPr>
          <w:p w14:paraId="79839291" w14:textId="1F9E071D" w:rsidR="00F070E0" w:rsidRDefault="00762BF6" w:rsidP="00F070E0">
            <w:pPr>
              <w:spacing w:line="0" w:lineRule="atLeast"/>
              <w:jc w:val="center"/>
              <w:rPr>
                <w:rFonts w:ascii="Century Gothic" w:eastAsia="微軟正黑體" w:hAnsi="Century Gothic"/>
                <w:sz w:val="22"/>
              </w:rPr>
            </w:pPr>
            <w:r>
              <w:rPr>
                <w:noProof/>
              </w:rPr>
              <w:t xml:space="preserve"> </w:t>
            </w:r>
            <w:r>
              <w:rPr>
                <w:noProof/>
              </w:rPr>
              <w:drawing>
                <wp:inline distT="0" distB="0" distL="0" distR="0" wp14:anchorId="56BE9377" wp14:editId="682C1CF6">
                  <wp:extent cx="1583690" cy="28067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3690" cy="280670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79AC99A" w14:textId="0863A8B8" w:rsidR="00F070E0" w:rsidRDefault="00F070E0" w:rsidP="00F070E0">
            <w:pPr>
              <w:spacing w:line="0" w:lineRule="atLeast"/>
              <w:rPr>
                <w:rFonts w:ascii="Century Gothic" w:eastAsia="微軟正黑體" w:hAnsi="Century Gothic"/>
                <w:sz w:val="22"/>
              </w:rPr>
            </w:pPr>
            <w:r>
              <w:rPr>
                <w:rFonts w:ascii="Century Gothic" w:eastAsia="微軟正黑體" w:hAnsi="Century Gothic" w:hint="eastAsia"/>
                <w:sz w:val="22"/>
              </w:rPr>
              <w:t>標題</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1834EC58" w14:textId="11844DC0" w:rsidR="00F070E0" w:rsidRPr="00F070E0" w:rsidRDefault="00F070E0" w:rsidP="00531BCA">
            <w:pPr>
              <w:pStyle w:val="af5"/>
              <w:numPr>
                <w:ilvl w:val="0"/>
                <w:numId w:val="18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顯示：信用卡</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sidRPr="004A45A7">
              <w:rPr>
                <w:rFonts w:ascii="Century Gothic" w:eastAsia="微軟正黑體" w:hAnsi="Century Gothic" w:hint="eastAsia"/>
                <w:sz w:val="22"/>
              </w:rPr>
              <w:t>注意事項</w:t>
            </w:r>
          </w:p>
        </w:tc>
      </w:tr>
      <w:tr w:rsidR="00F070E0" w14:paraId="270B497C" w14:textId="77777777" w:rsidTr="00017897">
        <w:trPr>
          <w:trHeight w:val="80"/>
        </w:trPr>
        <w:tc>
          <w:tcPr>
            <w:tcW w:w="2710" w:type="dxa"/>
            <w:vMerge/>
            <w:tcBorders>
              <w:left w:val="single" w:sz="4" w:space="0" w:color="auto"/>
              <w:right w:val="single" w:sz="4" w:space="0" w:color="auto"/>
            </w:tcBorders>
            <w:shd w:val="clear" w:color="auto" w:fill="FFFFFF" w:themeFill="background1"/>
          </w:tcPr>
          <w:p w14:paraId="620A3D4B" w14:textId="77777777" w:rsidR="00F070E0" w:rsidRDefault="00F070E0" w:rsidP="00F070E0">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DDE4E3F" w14:textId="4315153B" w:rsidR="00F070E0" w:rsidRDefault="00F070E0" w:rsidP="00F070E0">
            <w:pPr>
              <w:spacing w:line="0" w:lineRule="atLeast"/>
              <w:rPr>
                <w:rFonts w:ascii="Century Gothic" w:eastAsia="微軟正黑體" w:hAnsi="Century Gothic"/>
                <w:sz w:val="22"/>
              </w:rPr>
            </w:pPr>
            <w:r>
              <w:rPr>
                <w:rFonts w:ascii="Century Gothic" w:eastAsia="微軟正黑體" w:hAnsi="Century Gothic" w:hint="eastAsia"/>
                <w:sz w:val="22"/>
              </w:rPr>
              <w:t>注意事項</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117DF6E8" w14:textId="77777777" w:rsidR="00F070E0" w:rsidRDefault="00F070E0" w:rsidP="00BE660D">
            <w:pPr>
              <w:pStyle w:val="af5"/>
              <w:numPr>
                <w:ilvl w:val="0"/>
                <w:numId w:val="201"/>
              </w:numPr>
              <w:spacing w:line="0" w:lineRule="atLeast"/>
              <w:ind w:leftChars="0"/>
              <w:rPr>
                <w:rFonts w:ascii="Century Gothic" w:eastAsia="微軟正黑體" w:hAnsi="Century Gothic"/>
                <w:sz w:val="22"/>
              </w:rPr>
            </w:pPr>
            <w:r>
              <w:rPr>
                <w:rFonts w:ascii="Century Gothic" w:eastAsia="微軟正黑體" w:hAnsi="Century Gothic" w:hint="eastAsia"/>
                <w:sz w:val="22"/>
              </w:rPr>
              <w:t>樣式：滑動式窗格</w:t>
            </w:r>
          </w:p>
          <w:p w14:paraId="415879C3" w14:textId="348CEACD" w:rsidR="00762BF6" w:rsidRPr="00BE660D" w:rsidRDefault="00F070E0" w:rsidP="00BE660D">
            <w:pPr>
              <w:pStyle w:val="af5"/>
              <w:numPr>
                <w:ilvl w:val="0"/>
                <w:numId w:val="201"/>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顯示內容：</w:t>
            </w:r>
          </w:p>
          <w:p w14:paraId="18D708AC"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1.</w:t>
            </w:r>
            <w:r w:rsidRPr="00762BF6">
              <w:rPr>
                <w:rFonts w:ascii="Century Gothic" w:eastAsia="微軟正黑體" w:hAnsi="Century Gothic" w:hint="eastAsia"/>
                <w:sz w:val="22"/>
              </w:rPr>
              <w:tab/>
            </w:r>
            <w:r w:rsidRPr="00762BF6">
              <w:rPr>
                <w:rFonts w:ascii="Century Gothic" w:eastAsia="微軟正黑體" w:hAnsi="Century Gothic" w:hint="eastAsia"/>
                <w:sz w:val="22"/>
              </w:rPr>
              <w:t>當期信用卡</w:t>
            </w:r>
            <w:proofErr w:type="gramStart"/>
            <w:r w:rsidRPr="00762BF6">
              <w:rPr>
                <w:rFonts w:ascii="Century Gothic" w:eastAsia="微軟正黑體" w:hAnsi="Century Gothic" w:hint="eastAsia"/>
                <w:sz w:val="22"/>
              </w:rPr>
              <w:t>帳單應繳總金額</w:t>
            </w:r>
            <w:proofErr w:type="gramEnd"/>
            <w:r w:rsidRPr="00762BF6">
              <w:rPr>
                <w:rFonts w:ascii="Century Gothic" w:eastAsia="微軟正黑體" w:hAnsi="Century Gothic" w:hint="eastAsia"/>
                <w:sz w:val="22"/>
              </w:rPr>
              <w:t>扣除最低應繳金額後即「</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分期」之申請金額，申請金額需達</w:t>
            </w:r>
            <w:r w:rsidRPr="00762BF6">
              <w:rPr>
                <w:rFonts w:ascii="Century Gothic" w:eastAsia="微軟正黑體" w:hAnsi="Century Gothic" w:hint="eastAsia"/>
                <w:sz w:val="22"/>
              </w:rPr>
              <w:t>NT$5,000</w:t>
            </w:r>
            <w:r w:rsidRPr="00762BF6">
              <w:rPr>
                <w:rFonts w:ascii="Century Gothic" w:eastAsia="微軟正黑體" w:hAnsi="Century Gothic" w:hint="eastAsia"/>
                <w:sz w:val="22"/>
              </w:rPr>
              <w:t>且當期</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仍需繳足最低應繳金額。</w:t>
            </w:r>
          </w:p>
          <w:p w14:paraId="0C747A64"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2.</w:t>
            </w:r>
            <w:r w:rsidRPr="00762BF6">
              <w:rPr>
                <w:rFonts w:ascii="Century Gothic" w:eastAsia="微軟正黑體" w:hAnsi="Century Gothic" w:hint="eastAsia"/>
                <w:sz w:val="22"/>
              </w:rPr>
              <w:tab/>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分期」分期付款之還款方式以申請金額依申請人選擇的分期</w:t>
            </w:r>
            <w:proofErr w:type="gramStart"/>
            <w:r w:rsidRPr="00762BF6">
              <w:rPr>
                <w:rFonts w:ascii="Century Gothic" w:eastAsia="微軟正黑體" w:hAnsi="Century Gothic" w:hint="eastAsia"/>
                <w:sz w:val="22"/>
              </w:rPr>
              <w:t>期數按</w:t>
            </w:r>
            <w:proofErr w:type="gramEnd"/>
            <w:r w:rsidRPr="00762BF6">
              <w:rPr>
                <w:rFonts w:ascii="Century Gothic" w:eastAsia="微軟正黑體" w:hAnsi="Century Gothic" w:hint="eastAsia"/>
                <w:sz w:val="22"/>
              </w:rPr>
              <w:t>每一月為一期平均攤還，未能整除之金額併入首期繳納；首期分期本金、利息之</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日為持卡人申請分期付款活動之次一期。</w:t>
            </w:r>
          </w:p>
          <w:p w14:paraId="6B8801E0"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3.</w:t>
            </w:r>
            <w:r w:rsidRPr="00762BF6">
              <w:rPr>
                <w:rFonts w:ascii="Century Gothic" w:eastAsia="微軟正黑體" w:hAnsi="Century Gothic" w:hint="eastAsia"/>
                <w:sz w:val="22"/>
              </w:rPr>
              <w:tab/>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分期」專案可申辦期數及分期年利率</w:t>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即總費用</w:t>
            </w:r>
            <w:proofErr w:type="gramEnd"/>
            <w:r w:rsidRPr="00762BF6">
              <w:rPr>
                <w:rFonts w:ascii="Century Gothic" w:eastAsia="微軟正黑體" w:hAnsi="Century Gothic" w:hint="eastAsia"/>
                <w:sz w:val="22"/>
              </w:rPr>
              <w:t>年百分率</w:t>
            </w:r>
            <w:r w:rsidRPr="00762BF6">
              <w:rPr>
                <w:rFonts w:ascii="Century Gothic" w:eastAsia="微軟正黑體" w:hAnsi="Century Gothic" w:hint="eastAsia"/>
                <w:sz w:val="22"/>
              </w:rPr>
              <w:t>)</w:t>
            </w:r>
            <w:r w:rsidRPr="00762BF6">
              <w:rPr>
                <w:rFonts w:ascii="Century Gothic" w:eastAsia="微軟正黑體" w:hAnsi="Century Gothic" w:hint="eastAsia"/>
                <w:sz w:val="22"/>
              </w:rPr>
              <w:t>列示如下表：</w:t>
            </w:r>
          </w:p>
          <w:p w14:paraId="5BBCED61" w14:textId="21FD3083"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sz w:val="22"/>
              </w:rPr>
              <w:t xml:space="preserve"> </w:t>
            </w:r>
            <w:ins w:id="117" w:author="謝昀蓁-數位支付部-永豐銀行" w:date="2022-03-30T13:43:00Z">
              <w:r w:rsidR="00B0607D">
                <w:rPr>
                  <w:rFonts w:ascii="微軟正黑體" w:eastAsia="微軟正黑體" w:hAnsi="微軟正黑體"/>
                  <w:noProof/>
                  <w:color w:val="000000"/>
                  <w:sz w:val="21"/>
                  <w:szCs w:val="21"/>
                </w:rPr>
                <w:drawing>
                  <wp:inline distT="0" distB="0" distL="0" distR="0" wp14:anchorId="660670CD" wp14:editId="76E09D3D">
                    <wp:extent cx="3314700" cy="27813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314700" cy="2781300"/>
                            </a:xfrm>
                            <a:prstGeom prst="rect">
                              <a:avLst/>
                            </a:prstGeom>
                            <a:noFill/>
                            <a:ln>
                              <a:noFill/>
                            </a:ln>
                          </pic:spPr>
                        </pic:pic>
                      </a:graphicData>
                    </a:graphic>
                  </wp:inline>
                </w:drawing>
              </w:r>
            </w:ins>
          </w:p>
          <w:p w14:paraId="79EB7794"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4.</w:t>
            </w:r>
            <w:r w:rsidRPr="00762BF6">
              <w:rPr>
                <w:rFonts w:ascii="Century Gothic" w:eastAsia="微軟正黑體" w:hAnsi="Century Gothic" w:hint="eastAsia"/>
                <w:sz w:val="22"/>
              </w:rPr>
              <w:tab/>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分期」每期分期付款應付本金、利息、總費用金額及其他因該筆分期交易衍生之相關</w:t>
            </w:r>
            <w:proofErr w:type="gramStart"/>
            <w:r w:rsidRPr="00762BF6">
              <w:rPr>
                <w:rFonts w:ascii="Century Gothic" w:eastAsia="微軟正黑體" w:hAnsi="Century Gothic" w:hint="eastAsia"/>
                <w:sz w:val="22"/>
              </w:rPr>
              <w:t>費用均應計</w:t>
            </w:r>
            <w:proofErr w:type="gramEnd"/>
            <w:r w:rsidRPr="00762BF6">
              <w:rPr>
                <w:rFonts w:ascii="Century Gothic" w:eastAsia="微軟正黑體" w:hAnsi="Century Gothic" w:hint="eastAsia"/>
                <w:sz w:val="22"/>
              </w:rPr>
              <w:t>入當期信用卡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最低應繳款項，不得使用循環信用；若持卡人未於當期信用卡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繳款截止日前繳足當期信用卡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最低應繳金額，則仍依本行信用卡契約計算違約金。未清償之餘額將佔用持卡人信用卡帳戶的信用額度，且一經申辦完成後，不得變更申請金額及償還期數，完全清償前亦不得更改</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週期。持卡人按月繳付信用卡帳款，如有溢繳情形時，</w:t>
            </w:r>
            <w:proofErr w:type="gramStart"/>
            <w:r w:rsidRPr="00762BF6">
              <w:rPr>
                <w:rFonts w:ascii="Century Gothic" w:eastAsia="微軟正黑體" w:hAnsi="Century Gothic" w:hint="eastAsia"/>
                <w:sz w:val="22"/>
              </w:rPr>
              <w:t>該溢繳</w:t>
            </w:r>
            <w:proofErr w:type="gramEnd"/>
            <w:r w:rsidRPr="00762BF6">
              <w:rPr>
                <w:rFonts w:ascii="Century Gothic" w:eastAsia="微軟正黑體" w:hAnsi="Century Gothic" w:hint="eastAsia"/>
                <w:sz w:val="22"/>
              </w:rPr>
              <w:t>之金額將列入下期信用卡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抵付下期信用卡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之應繳款項，不會提前清償信用卡消費分期付款之金額。</w:t>
            </w:r>
          </w:p>
          <w:p w14:paraId="595764B2"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5.</w:t>
            </w:r>
            <w:r w:rsidRPr="00762BF6">
              <w:rPr>
                <w:rFonts w:ascii="Century Gothic" w:eastAsia="微軟正黑體" w:hAnsi="Century Gothic" w:hint="eastAsia"/>
                <w:sz w:val="22"/>
              </w:rPr>
              <w:tab/>
            </w:r>
            <w:r w:rsidRPr="00762BF6">
              <w:rPr>
                <w:rFonts w:ascii="Century Gothic" w:eastAsia="微軟正黑體" w:hAnsi="Century Gothic" w:hint="eastAsia"/>
                <w:sz w:val="22"/>
              </w:rPr>
              <w:t>持卡人申請各分期產品後，當期信用卡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如有逾期</w:t>
            </w:r>
            <w:r w:rsidRPr="00762BF6">
              <w:rPr>
                <w:rFonts w:ascii="Century Gothic" w:eastAsia="微軟正黑體" w:hAnsi="Century Gothic" w:hint="eastAsia"/>
                <w:sz w:val="22"/>
              </w:rPr>
              <w:lastRenderedPageBreak/>
              <w:t>或未繳足最低應繳款項而未能清償每期應付本金時，就該帳款之餘額將列為持卡人次期信用卡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之前期未繳金額，並依本行信用卡契約之約定，以持卡人各期應付本金</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日當時所適用之循環信用利率計收遲延期間之利息。若持卡人於分期還款期間內，有停卡、逾期繳款或其他違反信用卡契約之情事，則所有</w:t>
            </w:r>
            <w:proofErr w:type="gramStart"/>
            <w:r w:rsidRPr="00762BF6">
              <w:rPr>
                <w:rFonts w:ascii="Century Gothic" w:eastAsia="微軟正黑體" w:hAnsi="Century Gothic" w:hint="eastAsia"/>
                <w:sz w:val="22"/>
              </w:rPr>
              <w:t>未償</w:t>
            </w:r>
            <w:proofErr w:type="gramEnd"/>
            <w:r w:rsidRPr="00762BF6">
              <w:rPr>
                <w:rFonts w:ascii="Century Gothic" w:eastAsia="微軟正黑體" w:hAnsi="Century Gothic" w:hint="eastAsia"/>
                <w:sz w:val="22"/>
              </w:rPr>
              <w:t>還之分期金額將視為全部到期，全部列入下期信用卡</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之應繳金額，本行並得依第</w:t>
            </w:r>
            <w:r w:rsidRPr="00762BF6">
              <w:rPr>
                <w:rFonts w:ascii="Century Gothic" w:eastAsia="微軟正黑體" w:hAnsi="Century Gothic" w:hint="eastAsia"/>
                <w:sz w:val="22"/>
              </w:rPr>
              <w:t>6</w:t>
            </w:r>
            <w:r w:rsidRPr="00762BF6">
              <w:rPr>
                <w:rFonts w:ascii="Century Gothic" w:eastAsia="微軟正黑體" w:hAnsi="Century Gothic" w:hint="eastAsia"/>
                <w:sz w:val="22"/>
              </w:rPr>
              <w:t>條約定收取提前清償違約金。</w:t>
            </w:r>
          </w:p>
          <w:p w14:paraId="08BEEB4A"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6.</w:t>
            </w:r>
            <w:r w:rsidRPr="00762BF6">
              <w:rPr>
                <w:rFonts w:ascii="Century Gothic" w:eastAsia="微軟正黑體" w:hAnsi="Century Gothic" w:hint="eastAsia"/>
                <w:sz w:val="22"/>
              </w:rPr>
              <w:tab/>
            </w:r>
            <w:r w:rsidRPr="00762BF6">
              <w:rPr>
                <w:rFonts w:ascii="Century Gothic" w:eastAsia="微軟正黑體" w:hAnsi="Century Gothic" w:hint="eastAsia"/>
                <w:sz w:val="22"/>
              </w:rPr>
              <w:t>辦理「</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後，本行將輔以簡訊方式再次告知持卡人期數、利率、總費用金額、總費用年百分率等重要資訊，且持卡人可於申請日翌日起算七日內致電本行信用卡服務專線取消，無需負擔任何費用或違約金。指定時間之後持卡人亦得隨時申請提前結清信用卡消費分期付款剩餘款項，除已收取之分期利息</w:t>
            </w:r>
            <w:r w:rsidRPr="00762BF6">
              <w:rPr>
                <w:rFonts w:ascii="Century Gothic" w:eastAsia="微軟正黑體" w:hAnsi="Century Gothic" w:hint="eastAsia"/>
                <w:sz w:val="22"/>
              </w:rPr>
              <w:t>/</w:t>
            </w:r>
            <w:r w:rsidRPr="00762BF6">
              <w:rPr>
                <w:rFonts w:ascii="Century Gothic" w:eastAsia="微軟正黑體" w:hAnsi="Century Gothic" w:hint="eastAsia"/>
                <w:sz w:val="22"/>
              </w:rPr>
              <w:t>總費用金額</w:t>
            </w:r>
            <w:r w:rsidRPr="00762BF6">
              <w:rPr>
                <w:rFonts w:ascii="Century Gothic" w:eastAsia="微軟正黑體" w:hAnsi="Century Gothic" w:hint="eastAsia"/>
                <w:sz w:val="22"/>
              </w:rPr>
              <w:t>/</w:t>
            </w:r>
            <w:r w:rsidRPr="00762BF6">
              <w:rPr>
                <w:rFonts w:ascii="Century Gothic" w:eastAsia="微軟正黑體" w:hAnsi="Century Gothic" w:hint="eastAsia"/>
                <w:sz w:val="22"/>
              </w:rPr>
              <w:t>其他衍生費用不予退還外，未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之剩餘利息將不再計收，惟須支付提前清償違約金。每筆提前清償違約金以剩餘尚未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期數×</w:t>
            </w:r>
            <w:r w:rsidRPr="00762BF6">
              <w:rPr>
                <w:rFonts w:ascii="Century Gothic" w:eastAsia="微軟正黑體" w:hAnsi="Century Gothic" w:hint="eastAsia"/>
                <w:sz w:val="22"/>
              </w:rPr>
              <w:t>NT$30</w:t>
            </w:r>
            <w:r w:rsidRPr="00762BF6">
              <w:rPr>
                <w:rFonts w:ascii="Century Gothic" w:eastAsia="微軟正黑體" w:hAnsi="Century Gothic" w:hint="eastAsia"/>
                <w:sz w:val="22"/>
              </w:rPr>
              <w:t>計收，例如持卡人申請提前清償時尚餘未</w:t>
            </w:r>
            <w:proofErr w:type="gramStart"/>
            <w:r w:rsidRPr="00762BF6">
              <w:rPr>
                <w:rFonts w:ascii="Century Gothic" w:eastAsia="微軟正黑體" w:hAnsi="Century Gothic" w:hint="eastAsia"/>
                <w:sz w:val="22"/>
              </w:rPr>
              <w:t>入帳</w:t>
            </w:r>
            <w:proofErr w:type="gramEnd"/>
            <w:r w:rsidRPr="00762BF6">
              <w:rPr>
                <w:rFonts w:ascii="Century Gothic" w:eastAsia="微軟正黑體" w:hAnsi="Century Gothic" w:hint="eastAsia"/>
                <w:sz w:val="22"/>
              </w:rPr>
              <w:t>期數為</w:t>
            </w:r>
            <w:r w:rsidRPr="00762BF6">
              <w:rPr>
                <w:rFonts w:ascii="Century Gothic" w:eastAsia="微軟正黑體" w:hAnsi="Century Gothic" w:hint="eastAsia"/>
                <w:sz w:val="22"/>
              </w:rPr>
              <w:t>6</w:t>
            </w:r>
            <w:r w:rsidRPr="00762BF6">
              <w:rPr>
                <w:rFonts w:ascii="Century Gothic" w:eastAsia="微軟正黑體" w:hAnsi="Century Gothic" w:hint="eastAsia"/>
                <w:sz w:val="22"/>
              </w:rPr>
              <w:t>期，則需支付</w:t>
            </w:r>
            <w:r w:rsidRPr="00762BF6">
              <w:rPr>
                <w:rFonts w:ascii="Century Gothic" w:eastAsia="微軟正黑體" w:hAnsi="Century Gothic" w:hint="eastAsia"/>
                <w:sz w:val="22"/>
              </w:rPr>
              <w:t>NT$180</w:t>
            </w:r>
            <w:r w:rsidRPr="00762BF6">
              <w:rPr>
                <w:rFonts w:ascii="Century Gothic" w:eastAsia="微軟正黑體" w:hAnsi="Century Gothic" w:hint="eastAsia"/>
                <w:sz w:val="22"/>
              </w:rPr>
              <w:t>提前清償違約金；</w:t>
            </w:r>
            <w:proofErr w:type="gramStart"/>
            <w:r w:rsidRPr="00762BF6">
              <w:rPr>
                <w:rFonts w:ascii="Century Gothic" w:eastAsia="微軟正黑體" w:hAnsi="Century Gothic" w:hint="eastAsia"/>
                <w:sz w:val="22"/>
              </w:rPr>
              <w:t>倘餘</w:t>
            </w:r>
            <w:r w:rsidRPr="00762BF6">
              <w:rPr>
                <w:rFonts w:ascii="Century Gothic" w:eastAsia="微軟正黑體" w:hAnsi="Century Gothic" w:hint="eastAsia"/>
                <w:sz w:val="22"/>
              </w:rPr>
              <w:t>3</w:t>
            </w:r>
            <w:r w:rsidRPr="00762BF6">
              <w:rPr>
                <w:rFonts w:ascii="Century Gothic" w:eastAsia="微軟正黑體" w:hAnsi="Century Gothic" w:hint="eastAsia"/>
                <w:sz w:val="22"/>
              </w:rPr>
              <w:t>期</w:t>
            </w:r>
            <w:proofErr w:type="gramEnd"/>
            <w:r w:rsidRPr="00762BF6">
              <w:rPr>
                <w:rFonts w:ascii="Century Gothic" w:eastAsia="微軟正黑體" w:hAnsi="Century Gothic" w:hint="eastAsia"/>
                <w:sz w:val="22"/>
              </w:rPr>
              <w:t>，則需支付提前清償違約金</w:t>
            </w:r>
            <w:r w:rsidRPr="00762BF6">
              <w:rPr>
                <w:rFonts w:ascii="Century Gothic" w:eastAsia="微軟正黑體" w:hAnsi="Century Gothic" w:hint="eastAsia"/>
                <w:sz w:val="22"/>
              </w:rPr>
              <w:t>NT$90</w:t>
            </w:r>
            <w:r w:rsidRPr="00762BF6">
              <w:rPr>
                <w:rFonts w:ascii="Century Gothic" w:eastAsia="微軟正黑體" w:hAnsi="Century Gothic" w:hint="eastAsia"/>
                <w:sz w:val="22"/>
              </w:rPr>
              <w:t>；依此類推，逐期遞減。</w:t>
            </w:r>
          </w:p>
          <w:p w14:paraId="1F553B92"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7.</w:t>
            </w:r>
            <w:r w:rsidRPr="00762BF6">
              <w:rPr>
                <w:rFonts w:ascii="Century Gothic" w:eastAsia="微軟正黑體" w:hAnsi="Century Gothic" w:hint="eastAsia"/>
                <w:sz w:val="22"/>
              </w:rPr>
              <w:tab/>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分期」之金額及利息</w:t>
            </w:r>
            <w:r w:rsidRPr="00762BF6">
              <w:rPr>
                <w:rFonts w:ascii="Century Gothic" w:eastAsia="微軟正黑體" w:hAnsi="Century Gothic" w:hint="eastAsia"/>
                <w:sz w:val="22"/>
              </w:rPr>
              <w:t>/</w:t>
            </w:r>
            <w:r w:rsidRPr="00762BF6">
              <w:rPr>
                <w:rFonts w:ascii="Century Gothic" w:eastAsia="微軟正黑體" w:hAnsi="Century Gothic" w:hint="eastAsia"/>
                <w:sz w:val="22"/>
              </w:rPr>
              <w:t>總費用金額</w:t>
            </w:r>
            <w:r w:rsidRPr="00762BF6">
              <w:rPr>
                <w:rFonts w:ascii="Century Gothic" w:eastAsia="微軟正黑體" w:hAnsi="Century Gothic" w:hint="eastAsia"/>
                <w:sz w:val="22"/>
              </w:rPr>
              <w:t>/</w:t>
            </w:r>
            <w:r w:rsidRPr="00762BF6">
              <w:rPr>
                <w:rFonts w:ascii="Century Gothic" w:eastAsia="微軟正黑體" w:hAnsi="Century Gothic" w:hint="eastAsia"/>
                <w:sz w:val="22"/>
              </w:rPr>
              <w:t>其他衍生費用無法適用本行現金回饋及依「紅利享樂回饋計劃」活動辦法累積紅利點數。</w:t>
            </w:r>
          </w:p>
          <w:p w14:paraId="23DB00AB" w14:textId="77777777" w:rsidR="00762BF6" w:rsidRPr="00762BF6" w:rsidRDefault="00762BF6" w:rsidP="00762BF6">
            <w:pPr>
              <w:pStyle w:val="af5"/>
              <w:spacing w:line="0" w:lineRule="atLeast"/>
              <w:rPr>
                <w:rFonts w:ascii="Century Gothic" w:eastAsia="微軟正黑體" w:hAnsi="Century Gothic"/>
                <w:sz w:val="22"/>
              </w:rPr>
            </w:pPr>
            <w:r w:rsidRPr="00762BF6">
              <w:rPr>
                <w:rFonts w:ascii="Century Gothic" w:eastAsia="微軟正黑體" w:hAnsi="Century Gothic" w:hint="eastAsia"/>
                <w:sz w:val="22"/>
              </w:rPr>
              <w:t>8.</w:t>
            </w:r>
            <w:r w:rsidRPr="00762BF6">
              <w:rPr>
                <w:rFonts w:ascii="Century Gothic" w:eastAsia="微軟正黑體" w:hAnsi="Century Gothic" w:hint="eastAsia"/>
                <w:sz w:val="22"/>
              </w:rPr>
              <w:tab/>
            </w:r>
            <w:r w:rsidRPr="00762BF6">
              <w:rPr>
                <w:rFonts w:ascii="Century Gothic" w:eastAsia="微軟正黑體" w:hAnsi="Century Gothic" w:hint="eastAsia"/>
                <w:sz w:val="22"/>
              </w:rPr>
              <w:t>「</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分期」係由本行一次墊付</w:t>
            </w:r>
            <w:proofErr w:type="gramStart"/>
            <w:r w:rsidRPr="00762BF6">
              <w:rPr>
                <w:rFonts w:ascii="Century Gothic" w:eastAsia="微軟正黑體" w:hAnsi="Century Gothic" w:hint="eastAsia"/>
                <w:sz w:val="22"/>
              </w:rPr>
              <w:t>消費款予特約</w:t>
            </w:r>
            <w:proofErr w:type="gramEnd"/>
            <w:r w:rsidRPr="00762BF6">
              <w:rPr>
                <w:rFonts w:ascii="Century Gothic" w:eastAsia="微軟正黑體" w:hAnsi="Century Gothic" w:hint="eastAsia"/>
                <w:sz w:val="22"/>
              </w:rPr>
              <w:t>商店，並由持卡人分期繳付消費帳款予本行。本行並未介入商品之交付或商品瑕疵等買賣之實體關係，相關商品退貨或服務取消之退款事宜，持卡人應先</w:t>
            </w:r>
            <w:proofErr w:type="gramStart"/>
            <w:r w:rsidRPr="00762BF6">
              <w:rPr>
                <w:rFonts w:ascii="Century Gothic" w:eastAsia="微軟正黑體" w:hAnsi="Century Gothic" w:hint="eastAsia"/>
                <w:sz w:val="22"/>
              </w:rPr>
              <w:t>洽</w:t>
            </w:r>
            <w:proofErr w:type="gramEnd"/>
            <w:r w:rsidRPr="00762BF6">
              <w:rPr>
                <w:rFonts w:ascii="Century Gothic" w:eastAsia="微軟正黑體" w:hAnsi="Century Gothic" w:hint="eastAsia"/>
                <w:sz w:val="22"/>
              </w:rPr>
              <w:t>特約商店尋求解決，如無法解決，得要求本行就該筆交易以『帳款疑義之處理程序』辦理，不得因此拒付信用卡款項。</w:t>
            </w:r>
          </w:p>
          <w:p w14:paraId="146CA539" w14:textId="23B5758B" w:rsidR="00762BF6" w:rsidRPr="00E84C5E" w:rsidRDefault="00762BF6">
            <w:pPr>
              <w:pStyle w:val="af5"/>
              <w:spacing w:line="0" w:lineRule="atLeast"/>
              <w:ind w:leftChars="0"/>
              <w:rPr>
                <w:rFonts w:ascii="Century Gothic" w:eastAsia="微軟正黑體" w:hAnsi="Century Gothic"/>
                <w:sz w:val="22"/>
              </w:rPr>
            </w:pPr>
            <w:r w:rsidRPr="00762BF6">
              <w:rPr>
                <w:rFonts w:ascii="Century Gothic" w:eastAsia="微軟正黑體" w:hAnsi="Century Gothic" w:hint="eastAsia"/>
                <w:sz w:val="22"/>
              </w:rPr>
              <w:t>9.</w:t>
            </w:r>
            <w:r w:rsidRPr="00762BF6">
              <w:rPr>
                <w:rFonts w:ascii="Century Gothic" w:eastAsia="微軟正黑體" w:hAnsi="Century Gothic" w:hint="eastAsia"/>
                <w:sz w:val="22"/>
              </w:rPr>
              <w:tab/>
            </w:r>
            <w:r w:rsidRPr="00762BF6">
              <w:rPr>
                <w:rFonts w:ascii="Century Gothic" w:eastAsia="微軟正黑體" w:hAnsi="Century Gothic" w:hint="eastAsia"/>
                <w:sz w:val="22"/>
              </w:rPr>
              <w:t>永豐商業銀行保留最終核准「</w:t>
            </w:r>
            <w:proofErr w:type="gramStart"/>
            <w:r w:rsidRPr="00762BF6">
              <w:rPr>
                <w:rFonts w:ascii="Century Gothic" w:eastAsia="微軟正黑體" w:hAnsi="Century Gothic" w:hint="eastAsia"/>
                <w:sz w:val="22"/>
              </w:rPr>
              <w:t>帳單</w:t>
            </w:r>
            <w:proofErr w:type="gramEnd"/>
            <w:r w:rsidRPr="00762BF6">
              <w:rPr>
                <w:rFonts w:ascii="Century Gothic" w:eastAsia="微軟正黑體" w:hAnsi="Century Gothic" w:hint="eastAsia"/>
                <w:sz w:val="22"/>
              </w:rPr>
              <w:t>分期」與否，以及核准金額、期數及適用分期利率</w:t>
            </w:r>
            <w:r w:rsidRPr="00762BF6">
              <w:rPr>
                <w:rFonts w:ascii="Century Gothic" w:eastAsia="微軟正黑體" w:hAnsi="Century Gothic" w:hint="eastAsia"/>
                <w:sz w:val="22"/>
              </w:rPr>
              <w:t>/</w:t>
            </w:r>
            <w:r w:rsidRPr="00762BF6">
              <w:rPr>
                <w:rFonts w:ascii="Century Gothic" w:eastAsia="微軟正黑體" w:hAnsi="Century Gothic" w:hint="eastAsia"/>
                <w:sz w:val="22"/>
              </w:rPr>
              <w:t>總費用金額之權利。</w:t>
            </w:r>
          </w:p>
        </w:tc>
      </w:tr>
      <w:tr w:rsidR="00F070E0" w14:paraId="247D5628" w14:textId="77777777" w:rsidTr="00C1573E">
        <w:trPr>
          <w:trHeight w:val="80"/>
        </w:trPr>
        <w:tc>
          <w:tcPr>
            <w:tcW w:w="2710" w:type="dxa"/>
            <w:vMerge/>
            <w:tcBorders>
              <w:left w:val="single" w:sz="4" w:space="0" w:color="auto"/>
              <w:right w:val="single" w:sz="4" w:space="0" w:color="auto"/>
            </w:tcBorders>
            <w:shd w:val="clear" w:color="auto" w:fill="FFFFFF" w:themeFill="background1"/>
          </w:tcPr>
          <w:p w14:paraId="1837C252" w14:textId="77777777" w:rsidR="00F070E0" w:rsidRDefault="00F070E0" w:rsidP="00F070E0">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E26728C" w14:textId="1650E7F2" w:rsidR="00F070E0" w:rsidRDefault="00F070E0" w:rsidP="00F070E0">
            <w:pPr>
              <w:spacing w:line="0" w:lineRule="atLeast"/>
              <w:rPr>
                <w:rFonts w:ascii="Century Gothic" w:eastAsia="微軟正黑體" w:hAnsi="Century Gothic"/>
                <w:sz w:val="22"/>
              </w:rPr>
            </w:pPr>
            <w:r>
              <w:rPr>
                <w:rFonts w:ascii="Century Gothic" w:eastAsia="微軟正黑體" w:hAnsi="Century Gothic" w:hint="eastAsia"/>
                <w:sz w:val="22"/>
              </w:rPr>
              <w:t>同意</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5ACADA8C" w14:textId="288301F9" w:rsidR="00F070E0" w:rsidRDefault="00F070E0" w:rsidP="00BE660D">
            <w:pPr>
              <w:pStyle w:val="af5"/>
              <w:numPr>
                <w:ilvl w:val="0"/>
                <w:numId w:val="20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顯示文字：</w:t>
            </w:r>
            <w:ins w:id="118" w:author="謝昀蓁-數位支付部-永豐銀行" w:date="2022-03-30T13:32:00Z">
              <w:r w:rsidR="00BE660D" w:rsidRPr="006F54B2">
                <w:rPr>
                  <w:rFonts w:ascii="Century Gothic" w:eastAsia="微軟正黑體" w:hAnsi="Century Gothic" w:hint="eastAsia"/>
                  <w:sz w:val="22"/>
                </w:rPr>
                <w:t>本人已詳閱永豐商業銀行信用卡</w:t>
              </w:r>
              <w:proofErr w:type="gramStart"/>
              <w:r w:rsidR="00BE660D" w:rsidRPr="006F54B2">
                <w:rPr>
                  <w:rFonts w:ascii="Century Gothic" w:eastAsia="微軟正黑體" w:hAnsi="Century Gothic" w:hint="eastAsia"/>
                  <w:sz w:val="22"/>
                </w:rPr>
                <w:t>帳單</w:t>
              </w:r>
              <w:proofErr w:type="gramEnd"/>
              <w:r w:rsidR="00BE660D" w:rsidRPr="006F54B2">
                <w:rPr>
                  <w:rFonts w:ascii="Century Gothic" w:eastAsia="微軟正黑體" w:hAnsi="Century Gothic" w:hint="eastAsia"/>
                  <w:sz w:val="22"/>
                </w:rPr>
                <w:t>分期注意事項並充分了解且同</w:t>
              </w:r>
              <w:r w:rsidR="00BE660D">
                <w:rPr>
                  <w:rFonts w:ascii="Century Gothic" w:eastAsia="微軟正黑體" w:hAnsi="Century Gothic" w:hint="eastAsia"/>
                  <w:sz w:val="22"/>
                </w:rPr>
                <w:t>意</w:t>
              </w:r>
              <w:r w:rsidR="00BE660D" w:rsidRPr="006F54B2">
                <w:rPr>
                  <w:rFonts w:ascii="Century Gothic" w:eastAsia="微軟正黑體" w:hAnsi="Century Gothic" w:hint="eastAsia"/>
                  <w:sz w:val="22"/>
                </w:rPr>
                <w:t>遵守全部內容。</w:t>
              </w:r>
            </w:ins>
            <w:del w:id="119" w:author="謝昀蓁-數位支付部-永豐銀行" w:date="2022-03-30T13:32:00Z">
              <w:r w:rsidRPr="00A90D2C" w:rsidDel="00BE660D">
                <w:rPr>
                  <w:rFonts w:ascii="Century Gothic" w:eastAsia="微軟正黑體" w:hAnsi="Century Gothic" w:hint="eastAsia"/>
                  <w:sz w:val="22"/>
                </w:rPr>
                <w:delText>本人已詳閱永豐商業銀行信用卡</w:delText>
              </w:r>
              <w:r w:rsidDel="00BE660D">
                <w:rPr>
                  <w:rFonts w:ascii="Century Gothic" w:eastAsia="微軟正黑體" w:hAnsi="Century Gothic" w:hint="eastAsia"/>
                  <w:sz w:val="22"/>
                </w:rPr>
                <w:delText>帳單分期</w:delText>
              </w:r>
              <w:r w:rsidRPr="00A90D2C" w:rsidDel="00BE660D">
                <w:rPr>
                  <w:rFonts w:ascii="Century Gothic" w:eastAsia="微軟正黑體" w:hAnsi="Century Gothic" w:hint="eastAsia"/>
                  <w:sz w:val="22"/>
                </w:rPr>
                <w:delText>注意事項並充分了解且同遵守全部內容。</w:delText>
              </w:r>
            </w:del>
          </w:p>
          <w:p w14:paraId="7906D206" w14:textId="77777777" w:rsidR="00F070E0" w:rsidRDefault="00F070E0" w:rsidP="00BE660D">
            <w:pPr>
              <w:pStyle w:val="af5"/>
              <w:numPr>
                <w:ilvl w:val="0"/>
                <w:numId w:val="202"/>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勾選</w:t>
            </w:r>
            <w:r w:rsidRPr="00A90D2C">
              <w:rPr>
                <w:rFonts w:ascii="Century Gothic" w:eastAsia="微軟正黑體" w:hAnsi="Century Gothic"/>
                <w:sz w:val="22"/>
              </w:rPr>
              <w:t>(</w:t>
            </w:r>
            <w:proofErr w:type="spellStart"/>
            <w:r w:rsidRPr="00A90D2C">
              <w:rPr>
                <w:rFonts w:ascii="Century Gothic" w:eastAsia="微軟正黑體" w:hAnsi="Century Gothic"/>
                <w:sz w:val="22"/>
              </w:rPr>
              <w:t>btn</w:t>
            </w:r>
            <w:proofErr w:type="spellEnd"/>
            <w:r w:rsidRPr="00A90D2C">
              <w:rPr>
                <w:rFonts w:ascii="Century Gothic" w:eastAsia="微軟正黑體" w:hAnsi="Century Gothic"/>
                <w:sz w:val="22"/>
              </w:rPr>
              <w:t>)</w:t>
            </w:r>
            <w:r w:rsidRPr="00A90D2C">
              <w:rPr>
                <w:rFonts w:ascii="Century Gothic" w:eastAsia="微軟正黑體" w:hAnsi="Century Gothic" w:hint="eastAsia"/>
                <w:sz w:val="22"/>
              </w:rPr>
              <w:t>：點</w:t>
            </w:r>
            <w:proofErr w:type="gramStart"/>
            <w:r w:rsidRPr="00A90D2C">
              <w:rPr>
                <w:rFonts w:ascii="Century Gothic" w:eastAsia="微軟正黑體" w:hAnsi="Century Gothic" w:hint="eastAsia"/>
                <w:sz w:val="22"/>
              </w:rPr>
              <w:t>擊即勾</w:t>
            </w:r>
            <w:proofErr w:type="gramEnd"/>
            <w:r w:rsidRPr="00A90D2C">
              <w:rPr>
                <w:rFonts w:ascii="Century Gothic" w:eastAsia="微軟正黑體" w:hAnsi="Century Gothic" w:hint="eastAsia"/>
                <w:sz w:val="22"/>
              </w:rPr>
              <w:t>選同意</w:t>
            </w:r>
          </w:p>
          <w:p w14:paraId="14052587" w14:textId="4BF6DF28" w:rsidR="002572AD" w:rsidRPr="00AF76F0" w:rsidRDefault="00BE660D" w:rsidP="00BE660D">
            <w:pPr>
              <w:pStyle w:val="af5"/>
              <w:numPr>
                <w:ilvl w:val="0"/>
                <w:numId w:val="202"/>
              </w:numPr>
              <w:spacing w:line="0" w:lineRule="atLeast"/>
              <w:ind w:leftChars="0"/>
              <w:rPr>
                <w:rFonts w:ascii="Century Gothic" w:eastAsia="微軟正黑體" w:hAnsi="Century Gothic"/>
                <w:sz w:val="22"/>
              </w:rPr>
            </w:pPr>
            <w:ins w:id="120" w:author="謝昀蓁-數位支付部-永豐銀行" w:date="2022-03-30T13:33:00Z">
              <w:r>
                <w:rPr>
                  <w:rFonts w:ascii="Century Gothic" w:eastAsia="微軟正黑體" w:hAnsi="Century Gothic" w:hint="eastAsia"/>
                  <w:sz w:val="22"/>
                </w:rPr>
                <w:t>記</w:t>
              </w:r>
            </w:ins>
            <w:del w:id="121" w:author="謝昀蓁-數位支付部-永豐銀行" w:date="2022-03-30T13:32:00Z">
              <w:r w:rsidR="002572AD" w:rsidDel="00BE660D">
                <w:rPr>
                  <w:rFonts w:ascii="Century Gothic" w:eastAsia="微軟正黑體" w:hAnsi="Century Gothic" w:hint="eastAsia"/>
                  <w:sz w:val="22"/>
                </w:rPr>
                <w:delText>紀</w:delText>
              </w:r>
            </w:del>
            <w:proofErr w:type="gramStart"/>
            <w:r w:rsidR="002572AD">
              <w:rPr>
                <w:rFonts w:ascii="Century Gothic" w:eastAsia="微軟正黑體" w:hAnsi="Century Gothic" w:hint="eastAsia"/>
                <w:sz w:val="22"/>
              </w:rPr>
              <w:t>錄勾選</w:t>
            </w:r>
            <w:proofErr w:type="gramEnd"/>
            <w:r w:rsidR="002572AD">
              <w:rPr>
                <w:rFonts w:ascii="Century Gothic" w:eastAsia="微軟正黑體" w:hAnsi="Century Gothic" w:hint="eastAsia"/>
                <w:sz w:val="22"/>
              </w:rPr>
              <w:t>時間</w:t>
            </w:r>
            <w:proofErr w:type="gramStart"/>
            <w:r w:rsidR="002572AD">
              <w:rPr>
                <w:rFonts w:ascii="Century Gothic" w:eastAsia="微軟正黑體" w:hAnsi="Century Gothic" w:hint="eastAsia"/>
                <w:sz w:val="22"/>
              </w:rPr>
              <w:t>及版號</w:t>
            </w:r>
            <w:proofErr w:type="gramEnd"/>
          </w:p>
        </w:tc>
      </w:tr>
      <w:tr w:rsidR="00F070E0" w14:paraId="4C651571" w14:textId="77777777" w:rsidTr="00C1573E">
        <w:trPr>
          <w:trHeight w:val="80"/>
        </w:trPr>
        <w:tc>
          <w:tcPr>
            <w:tcW w:w="2710" w:type="dxa"/>
            <w:vMerge/>
            <w:tcBorders>
              <w:left w:val="single" w:sz="4" w:space="0" w:color="auto"/>
              <w:right w:val="single" w:sz="4" w:space="0" w:color="auto"/>
            </w:tcBorders>
            <w:shd w:val="clear" w:color="auto" w:fill="FFFFFF" w:themeFill="background1"/>
          </w:tcPr>
          <w:p w14:paraId="70A99C60" w14:textId="77777777" w:rsidR="00F070E0" w:rsidRDefault="00F070E0" w:rsidP="00F070E0">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5E1057D" w14:textId="32D25CA4" w:rsidR="00F070E0" w:rsidRDefault="00F070E0" w:rsidP="00F070E0">
            <w:pPr>
              <w:spacing w:line="0" w:lineRule="atLeast"/>
              <w:rPr>
                <w:rFonts w:ascii="Century Gothic" w:eastAsia="微軟正黑體" w:hAnsi="Century Gothic"/>
                <w:sz w:val="22"/>
              </w:rPr>
            </w:pPr>
            <w:r>
              <w:rPr>
                <w:rFonts w:ascii="Century Gothic" w:eastAsia="微軟正黑體" w:hAnsi="Century Gothic" w:hint="eastAsia"/>
                <w:sz w:val="22"/>
              </w:rPr>
              <w:t>下一步</w:t>
            </w:r>
            <w:r>
              <w:rPr>
                <w:rFonts w:ascii="Century Gothic" w:eastAsia="微軟正黑體" w:hAnsi="Century Gothic" w:hint="eastAsia"/>
                <w:sz w:val="22"/>
              </w:rPr>
              <w:t>(</w:t>
            </w:r>
            <w:r>
              <w:rPr>
                <w:rFonts w:ascii="Century Gothic" w:eastAsia="微軟正黑體" w:hAnsi="Century Gothic"/>
                <w:sz w:val="22"/>
              </w:rPr>
              <w:t>btn1)</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4B38DCB7" w14:textId="77777777" w:rsidR="00F070E0" w:rsidRPr="00A90D2C" w:rsidRDefault="00F070E0" w:rsidP="00E84C5E">
            <w:pPr>
              <w:pStyle w:val="af5"/>
              <w:numPr>
                <w:ilvl w:val="0"/>
                <w:numId w:val="191"/>
              </w:numPr>
              <w:spacing w:line="0" w:lineRule="atLeast"/>
              <w:ind w:leftChars="0"/>
              <w:rPr>
                <w:rFonts w:ascii="Century Gothic" w:eastAsia="微軟正黑體" w:hAnsi="Century Gothic"/>
                <w:sz w:val="22"/>
              </w:rPr>
            </w:pPr>
            <w:r w:rsidRPr="00A90D2C">
              <w:rPr>
                <w:rFonts w:ascii="Century Gothic" w:eastAsia="微軟正黑體" w:hAnsi="Century Gothic" w:hint="eastAsia"/>
                <w:sz w:val="22"/>
              </w:rPr>
              <w:t>檢核：</w:t>
            </w:r>
            <w:proofErr w:type="gramStart"/>
            <w:r w:rsidRPr="00A90D2C">
              <w:rPr>
                <w:rFonts w:ascii="Century Gothic" w:eastAsia="微軟正黑體" w:hAnsi="Century Gothic" w:hint="eastAsia"/>
                <w:sz w:val="22"/>
              </w:rPr>
              <w:t>需勾選</w:t>
            </w:r>
            <w:proofErr w:type="gramEnd"/>
            <w:r w:rsidRPr="00A90D2C">
              <w:rPr>
                <w:rFonts w:ascii="Century Gothic" w:eastAsia="微軟正黑體" w:hAnsi="Century Gothic" w:hint="eastAsia"/>
                <w:sz w:val="22"/>
              </w:rPr>
              <w:t>同意，</w:t>
            </w:r>
            <w:proofErr w:type="gramStart"/>
            <w:r w:rsidRPr="00A90D2C">
              <w:rPr>
                <w:rFonts w:ascii="Century Gothic" w:eastAsia="微軟正黑體" w:hAnsi="Century Gothic" w:hint="eastAsia"/>
                <w:sz w:val="22"/>
              </w:rPr>
              <w:t>未勾選</w:t>
            </w:r>
            <w:proofErr w:type="gramEnd"/>
            <w:r w:rsidRPr="00A90D2C">
              <w:rPr>
                <w:rFonts w:ascii="Century Gothic" w:eastAsia="微軟正黑體" w:hAnsi="Century Gothic" w:hint="eastAsia"/>
                <w:sz w:val="22"/>
              </w:rPr>
              <w:t>按鍵反灰</w:t>
            </w:r>
          </w:p>
          <w:p w14:paraId="149C5492" w14:textId="5882C7FE" w:rsidR="00F070E0" w:rsidRDefault="00F070E0" w:rsidP="00BE660D">
            <w:pPr>
              <w:pStyle w:val="af5"/>
              <w:numPr>
                <w:ilvl w:val="0"/>
                <w:numId w:val="202"/>
              </w:numPr>
              <w:spacing w:line="0" w:lineRule="atLeast"/>
              <w:ind w:leftChars="0"/>
              <w:rPr>
                <w:rFonts w:ascii="Century Gothic" w:eastAsia="微軟正黑體" w:hAnsi="Century Gothic"/>
                <w:sz w:val="22"/>
              </w:rPr>
            </w:pPr>
            <w:r>
              <w:rPr>
                <w:rFonts w:ascii="Century Gothic" w:eastAsia="微軟正黑體" w:hAnsi="Century Gothic" w:hint="eastAsia"/>
                <w:sz w:val="22"/>
              </w:rPr>
              <w:lastRenderedPageBreak/>
              <w:t>點擊：前往「</w:t>
            </w: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sidRPr="00F75043">
              <w:rPr>
                <w:rFonts w:ascii="Century Gothic" w:eastAsia="微軟正黑體" w:hAnsi="Century Gothic" w:hint="eastAsia"/>
                <w:sz w:val="22"/>
              </w:rPr>
              <w:t>Step</w:t>
            </w:r>
            <w:r w:rsidR="003559DC">
              <w:rPr>
                <w:rFonts w:ascii="Century Gothic" w:eastAsia="微軟正黑體" w:hAnsi="Century Gothic"/>
                <w:sz w:val="22"/>
              </w:rPr>
              <w:t>5</w:t>
            </w:r>
            <w:r>
              <w:rPr>
                <w:rFonts w:ascii="Century Gothic" w:eastAsia="微軟正黑體" w:hAnsi="Century Gothic" w:hint="eastAsia"/>
                <w:sz w:val="22"/>
              </w:rPr>
              <w:t>」</w:t>
            </w:r>
          </w:p>
        </w:tc>
      </w:tr>
      <w:tr w:rsidR="00F070E0" w14:paraId="31493A63" w14:textId="77777777" w:rsidTr="00017897">
        <w:trPr>
          <w:trHeight w:val="80"/>
        </w:trPr>
        <w:tc>
          <w:tcPr>
            <w:tcW w:w="2710" w:type="dxa"/>
            <w:vMerge/>
            <w:tcBorders>
              <w:left w:val="single" w:sz="4" w:space="0" w:color="auto"/>
              <w:bottom w:val="single" w:sz="4" w:space="0" w:color="auto"/>
              <w:right w:val="single" w:sz="4" w:space="0" w:color="auto"/>
            </w:tcBorders>
            <w:shd w:val="clear" w:color="auto" w:fill="FFFFFF" w:themeFill="background1"/>
          </w:tcPr>
          <w:p w14:paraId="4E77F056" w14:textId="77777777" w:rsidR="00F070E0" w:rsidRDefault="00F070E0" w:rsidP="00F070E0">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A4BE00B" w14:textId="2865BA60" w:rsidR="00F070E0" w:rsidRDefault="00531BCA" w:rsidP="00F070E0">
            <w:pPr>
              <w:spacing w:line="0" w:lineRule="atLeast"/>
              <w:rPr>
                <w:rFonts w:ascii="Century Gothic" w:eastAsia="微軟正黑體" w:hAnsi="Century Gothic"/>
                <w:sz w:val="22"/>
              </w:rPr>
            </w:pPr>
            <w:r>
              <w:rPr>
                <w:rFonts w:ascii="Century Gothic" w:eastAsia="微軟正黑體" w:hAnsi="Century Gothic" w:hint="eastAsia"/>
                <w:sz w:val="22"/>
              </w:rPr>
              <w:t>重新選擇</w:t>
            </w:r>
            <w:r w:rsidR="00F070E0">
              <w:rPr>
                <w:rFonts w:ascii="Century Gothic" w:eastAsia="微軟正黑體" w:hAnsi="Century Gothic" w:hint="eastAsia"/>
                <w:sz w:val="22"/>
              </w:rPr>
              <w:t>(</w:t>
            </w:r>
            <w:r w:rsidR="00F070E0">
              <w:rPr>
                <w:rFonts w:ascii="Century Gothic" w:eastAsia="微軟正黑體" w:hAnsi="Century Gothic"/>
                <w:sz w:val="22"/>
              </w:rPr>
              <w:t>btn2</w:t>
            </w:r>
            <w:r w:rsidR="00F070E0">
              <w:rPr>
                <w:rFonts w:ascii="Century Gothic" w:eastAsia="微軟正黑體" w:hAnsi="Century Gothic" w:hint="eastAsia"/>
                <w:sz w:val="22"/>
              </w:rPr>
              <w:t>)</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7BDEE6CD" w14:textId="2C3F2E25" w:rsidR="00F070E0" w:rsidRDefault="00531BCA" w:rsidP="00531BCA">
            <w:pPr>
              <w:pStyle w:val="af5"/>
              <w:numPr>
                <w:ilvl w:val="0"/>
                <w:numId w:val="186"/>
              </w:numPr>
              <w:spacing w:line="0" w:lineRule="atLeast"/>
              <w:ind w:leftChars="0"/>
              <w:rPr>
                <w:rFonts w:ascii="Century Gothic" w:eastAsia="微軟正黑體" w:hAnsi="Century Gothic"/>
                <w:sz w:val="22"/>
              </w:rPr>
            </w:pPr>
            <w:r>
              <w:rPr>
                <w:rFonts w:ascii="Century Gothic" w:eastAsia="微軟正黑體" w:hAnsi="Century Gothic"/>
                <w:sz w:val="22"/>
              </w:rPr>
              <w:t>點擊</w:t>
            </w:r>
            <w:r>
              <w:rPr>
                <w:rFonts w:ascii="Century Gothic" w:eastAsia="微軟正黑體" w:hAnsi="Century Gothic"/>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r>
              <w:rPr>
                <w:rFonts w:ascii="Century Gothic" w:eastAsia="微軟正黑體" w:hAnsi="Century Gothic" w:hint="eastAsia"/>
                <w:sz w:val="22"/>
              </w:rPr>
              <w:t>：返回</w:t>
            </w:r>
            <w:proofErr w:type="gramStart"/>
            <w:r>
              <w:rPr>
                <w:rFonts w:ascii="Century Gothic" w:eastAsia="微軟正黑體" w:hAnsi="Century Gothic"/>
                <w:sz w:val="22"/>
              </w:rPr>
              <w:t>帳單</w:t>
            </w:r>
            <w:proofErr w:type="gramEnd"/>
            <w:r>
              <w:rPr>
                <w:rFonts w:ascii="Century Gothic" w:eastAsia="微軟正黑體" w:hAnsi="Century Gothic"/>
                <w:sz w:val="22"/>
              </w:rPr>
              <w:t>分期</w:t>
            </w:r>
            <w:r>
              <w:rPr>
                <w:rFonts w:ascii="Century Gothic" w:eastAsia="微軟正黑體" w:hAnsi="Century Gothic"/>
                <w:sz w:val="22"/>
              </w:rPr>
              <w:t>Step</w:t>
            </w:r>
            <w:r w:rsidR="003559DC">
              <w:rPr>
                <w:rFonts w:ascii="Century Gothic" w:eastAsia="微軟正黑體" w:hAnsi="Century Gothic"/>
                <w:sz w:val="22"/>
              </w:rPr>
              <w:t>2</w:t>
            </w:r>
          </w:p>
        </w:tc>
      </w:tr>
      <w:tr w:rsidR="009E51A5" w14:paraId="13EC51F8" w14:textId="77777777" w:rsidTr="00017897">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E2D83" w14:textId="0EDA173D" w:rsidR="009E51A5" w:rsidRPr="00D70B52" w:rsidRDefault="009E51A5" w:rsidP="00017897">
            <w:pPr>
              <w:spacing w:line="0" w:lineRule="atLeast"/>
              <w:jc w:val="center"/>
              <w:rPr>
                <w:rFonts w:ascii="Century Gothic" w:eastAsia="微軟正黑體" w:hAnsi="Century Gothic"/>
                <w:sz w:val="22"/>
              </w:rPr>
            </w:pPr>
            <w:bookmarkStart w:id="122" w:name="_Hlk95829458"/>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w:t>
            </w:r>
            <w:r w:rsidR="003559DC">
              <w:rPr>
                <w:rFonts w:ascii="Century Gothic" w:eastAsia="微軟正黑體" w:hAnsi="Century Gothic"/>
                <w:sz w:val="22"/>
              </w:rPr>
              <w:t>5</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34BF60" w14:textId="77777777" w:rsidR="009E51A5" w:rsidRDefault="009E51A5"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E95F9" w14:textId="77777777" w:rsidR="009E51A5" w:rsidRDefault="009E51A5"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9E51A5" w:rsidRPr="00AF76F0" w14:paraId="582E70B0" w14:textId="77777777" w:rsidTr="00017897">
        <w:trPr>
          <w:trHeight w:val="80"/>
        </w:trPr>
        <w:tc>
          <w:tcPr>
            <w:tcW w:w="2710" w:type="dxa"/>
            <w:vMerge w:val="restart"/>
            <w:tcBorders>
              <w:top w:val="single" w:sz="4" w:space="0" w:color="auto"/>
              <w:left w:val="single" w:sz="4" w:space="0" w:color="auto"/>
              <w:right w:val="single" w:sz="4" w:space="0" w:color="auto"/>
            </w:tcBorders>
            <w:shd w:val="clear" w:color="auto" w:fill="FFFFFF" w:themeFill="background1"/>
          </w:tcPr>
          <w:p w14:paraId="6C1148C5" w14:textId="5FBA31CF" w:rsidR="009E51A5" w:rsidRDefault="00762BF6" w:rsidP="00017897">
            <w:pPr>
              <w:spacing w:line="0" w:lineRule="atLeast"/>
              <w:jc w:val="center"/>
              <w:rPr>
                <w:rFonts w:ascii="Century Gothic" w:eastAsia="微軟正黑體" w:hAnsi="Century Gothic"/>
                <w:sz w:val="22"/>
              </w:rPr>
            </w:pPr>
            <w:r>
              <w:rPr>
                <w:noProof/>
              </w:rPr>
              <w:drawing>
                <wp:inline distT="0" distB="0" distL="0" distR="0" wp14:anchorId="749A2269" wp14:editId="58271094">
                  <wp:extent cx="1583690" cy="367665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3690" cy="367665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E2197D0" w14:textId="77777777" w:rsidR="009E51A5" w:rsidRDefault="009E51A5" w:rsidP="00017897">
            <w:pPr>
              <w:spacing w:line="0" w:lineRule="atLeast"/>
              <w:rPr>
                <w:rFonts w:ascii="Century Gothic" w:eastAsia="微軟正黑體" w:hAnsi="Century Gothic"/>
                <w:sz w:val="22"/>
              </w:rPr>
            </w:pPr>
            <w:r>
              <w:rPr>
                <w:rFonts w:ascii="Century Gothic" w:eastAsia="微軟正黑體" w:hAnsi="Century Gothic"/>
                <w:sz w:val="22"/>
              </w:rPr>
              <w:t>顯示</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8D336" w14:textId="6F3F3C1E" w:rsidR="009E51A5" w:rsidRDefault="009E51A5" w:rsidP="00531BCA">
            <w:pPr>
              <w:pStyle w:val="af5"/>
              <w:numPr>
                <w:ilvl w:val="0"/>
                <w:numId w:val="172"/>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r w:rsidR="00531BCA">
              <w:rPr>
                <w:rFonts w:ascii="Century Gothic" w:eastAsia="微軟正黑體" w:hAnsi="Century Gothic" w:hint="eastAsia"/>
                <w:sz w:val="22"/>
              </w:rPr>
              <w:t>：</w:t>
            </w:r>
          </w:p>
          <w:p w14:paraId="4352A0C6"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申請日期</w:t>
            </w:r>
          </w:p>
          <w:p w14:paraId="53EE92F6"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分期本金</w:t>
            </w:r>
          </w:p>
          <w:p w14:paraId="0288C8B4"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選擇期數</w:t>
            </w:r>
          </w:p>
          <w:p w14:paraId="548852FE"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年利率</w:t>
            </w:r>
          </w:p>
          <w:p w14:paraId="0CE4BD8F"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手續費</w:t>
            </w:r>
          </w:p>
          <w:p w14:paraId="3E48D4EA" w14:textId="77777777" w:rsidR="00531BCA"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首期應繳分期本金</w:t>
            </w:r>
          </w:p>
          <w:p w14:paraId="73F9FB66" w14:textId="3E69E5EE" w:rsidR="009E51A5" w:rsidRPr="00531BCA" w:rsidRDefault="00531BCA" w:rsidP="00531BCA">
            <w:pPr>
              <w:pStyle w:val="af5"/>
              <w:numPr>
                <w:ilvl w:val="0"/>
                <w:numId w:val="187"/>
              </w:numPr>
              <w:spacing w:line="0" w:lineRule="atLeast"/>
              <w:ind w:leftChars="0"/>
              <w:rPr>
                <w:rFonts w:ascii="Century Gothic" w:eastAsia="微軟正黑體" w:hAnsi="Century Gothic"/>
                <w:sz w:val="22"/>
              </w:rPr>
            </w:pPr>
            <w:r w:rsidRPr="00531BCA">
              <w:rPr>
                <w:rFonts w:ascii="Century Gothic" w:eastAsia="微軟正黑體" w:hAnsi="Century Gothic" w:hint="eastAsia"/>
                <w:sz w:val="22"/>
              </w:rPr>
              <w:t>首期應繳利息</w:t>
            </w:r>
          </w:p>
        </w:tc>
      </w:tr>
      <w:tr w:rsidR="009E51A5" w:rsidRPr="00AF76F0" w14:paraId="130AB2B8" w14:textId="77777777" w:rsidTr="00017897">
        <w:trPr>
          <w:trHeight w:val="80"/>
        </w:trPr>
        <w:tc>
          <w:tcPr>
            <w:tcW w:w="2710" w:type="dxa"/>
            <w:vMerge/>
            <w:tcBorders>
              <w:left w:val="single" w:sz="4" w:space="0" w:color="auto"/>
              <w:right w:val="single" w:sz="4" w:space="0" w:color="auto"/>
            </w:tcBorders>
            <w:shd w:val="clear" w:color="auto" w:fill="FFFFFF" w:themeFill="background1"/>
          </w:tcPr>
          <w:p w14:paraId="08A5FADD" w14:textId="77777777" w:rsidR="009E51A5" w:rsidRDefault="009E51A5" w:rsidP="00017897">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95AB7A" w14:textId="4D9C1BB6" w:rsidR="009E51A5" w:rsidRDefault="00531BCA" w:rsidP="00017897">
            <w:pPr>
              <w:spacing w:line="0" w:lineRule="atLeast"/>
              <w:rPr>
                <w:rFonts w:ascii="Century Gothic" w:eastAsia="微軟正黑體" w:hAnsi="Century Gothic"/>
                <w:sz w:val="22"/>
              </w:rPr>
            </w:pPr>
            <w:r>
              <w:rPr>
                <w:rFonts w:ascii="Century Gothic" w:eastAsia="微軟正黑體" w:hAnsi="Century Gothic" w:hint="eastAsia"/>
                <w:sz w:val="22"/>
              </w:rPr>
              <w:t>再次確認</w:t>
            </w:r>
            <w:r w:rsidR="009E51A5">
              <w:rPr>
                <w:rFonts w:ascii="Century Gothic" w:eastAsia="微軟正黑體" w:hAnsi="Century Gothic"/>
                <w:sz w:val="22"/>
              </w:rPr>
              <w:t>(btn</w:t>
            </w:r>
            <w:r>
              <w:rPr>
                <w:rFonts w:ascii="Century Gothic" w:eastAsia="微軟正黑體" w:hAnsi="Century Gothic"/>
                <w:sz w:val="22"/>
              </w:rPr>
              <w:t>1</w:t>
            </w:r>
            <w:r w:rsidR="009E51A5">
              <w:rPr>
                <w:rFonts w:ascii="Century Gothic" w:eastAsia="微軟正黑體" w:hAnsi="Century Gothic"/>
                <w:sz w:val="22"/>
              </w:rPr>
              <w:t>)</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22E05431" w14:textId="0515CA50" w:rsidR="009E51A5" w:rsidRPr="00AF76F0" w:rsidRDefault="009E51A5" w:rsidP="00531BCA">
            <w:pPr>
              <w:pStyle w:val="af5"/>
              <w:numPr>
                <w:ilvl w:val="0"/>
                <w:numId w:val="17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sidR="00531BCA">
              <w:rPr>
                <w:rFonts w:ascii="Century Gothic" w:eastAsia="微軟正黑體" w:hAnsi="Century Gothic" w:hint="eastAsia"/>
                <w:sz w:val="22"/>
              </w:rPr>
              <w:t>：</w:t>
            </w:r>
            <w:r>
              <w:rPr>
                <w:rFonts w:ascii="Century Gothic" w:eastAsia="微軟正黑體" w:hAnsi="Century Gothic"/>
                <w:sz w:val="22"/>
              </w:rPr>
              <w:t>前往</w:t>
            </w:r>
            <w:proofErr w:type="gramStart"/>
            <w:r>
              <w:rPr>
                <w:rFonts w:ascii="Century Gothic" w:eastAsia="微軟正黑體" w:hAnsi="Century Gothic"/>
                <w:sz w:val="22"/>
              </w:rPr>
              <w:t>帳單</w:t>
            </w:r>
            <w:proofErr w:type="gramEnd"/>
            <w:r>
              <w:rPr>
                <w:rFonts w:ascii="Century Gothic" w:eastAsia="微軟正黑體" w:hAnsi="Century Gothic"/>
                <w:sz w:val="22"/>
              </w:rPr>
              <w:t>分期</w:t>
            </w:r>
            <w:r>
              <w:rPr>
                <w:rFonts w:ascii="Century Gothic" w:eastAsia="微軟正黑體" w:hAnsi="Century Gothic"/>
                <w:sz w:val="22"/>
              </w:rPr>
              <w:t>Step</w:t>
            </w:r>
            <w:r w:rsidR="003559DC">
              <w:rPr>
                <w:rFonts w:ascii="Century Gothic" w:eastAsia="微軟正黑體" w:hAnsi="Century Gothic"/>
                <w:sz w:val="22"/>
              </w:rPr>
              <w:t>6</w:t>
            </w:r>
          </w:p>
        </w:tc>
      </w:tr>
      <w:tr w:rsidR="00531BCA" w:rsidRPr="00AF76F0" w14:paraId="6D8E5C7B" w14:textId="77777777" w:rsidTr="00017897">
        <w:trPr>
          <w:trHeight w:val="80"/>
        </w:trPr>
        <w:tc>
          <w:tcPr>
            <w:tcW w:w="2710" w:type="dxa"/>
            <w:vMerge/>
            <w:tcBorders>
              <w:left w:val="single" w:sz="4" w:space="0" w:color="auto"/>
              <w:bottom w:val="single" w:sz="4" w:space="0" w:color="auto"/>
              <w:right w:val="single" w:sz="4" w:space="0" w:color="auto"/>
            </w:tcBorders>
            <w:shd w:val="clear" w:color="auto" w:fill="FFFFFF" w:themeFill="background1"/>
          </w:tcPr>
          <w:p w14:paraId="1C770B4C" w14:textId="77777777" w:rsidR="00531BCA" w:rsidRDefault="00531BCA" w:rsidP="00531BCA">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DF91CE8" w14:textId="6143B83A" w:rsidR="00531BCA" w:rsidRDefault="00531BCA" w:rsidP="00531BCA">
            <w:pPr>
              <w:spacing w:line="0" w:lineRule="atLeast"/>
              <w:rPr>
                <w:rFonts w:ascii="Century Gothic" w:eastAsia="微軟正黑體" w:hAnsi="Century Gothic"/>
                <w:sz w:val="22"/>
              </w:rPr>
            </w:pPr>
            <w:r>
              <w:rPr>
                <w:rFonts w:ascii="Century Gothic" w:eastAsia="微軟正黑體" w:hAnsi="Century Gothic" w:hint="eastAsia"/>
                <w:sz w:val="22"/>
              </w:rPr>
              <w:t>取消申請</w:t>
            </w:r>
            <w:r>
              <w:rPr>
                <w:rFonts w:ascii="Century Gothic" w:eastAsia="微軟正黑體" w:hAnsi="Century Gothic" w:hint="eastAsia"/>
                <w:sz w:val="22"/>
              </w:rPr>
              <w:t>(</w:t>
            </w:r>
            <w:r>
              <w:rPr>
                <w:rFonts w:ascii="Century Gothic" w:eastAsia="微軟正黑體" w:hAnsi="Century Gothic"/>
                <w:sz w:val="22"/>
              </w:rPr>
              <w:t>btn2)</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5F26C632" w14:textId="78A5ABB2" w:rsidR="00531BCA" w:rsidRPr="00531BCA" w:rsidRDefault="00531BCA" w:rsidP="00531BCA">
            <w:pPr>
              <w:pStyle w:val="af5"/>
              <w:numPr>
                <w:ilvl w:val="0"/>
                <w:numId w:val="188"/>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Pr>
                <w:rFonts w:ascii="Century Gothic" w:eastAsia="微軟正黑體" w:hAnsi="Century Gothic" w:hint="eastAsia"/>
                <w:sz w:val="22"/>
              </w:rPr>
              <w:t>返回</w:t>
            </w:r>
            <w:r w:rsidRPr="00F070E0">
              <w:rPr>
                <w:rFonts w:ascii="Century Gothic" w:eastAsia="微軟正黑體" w:hAnsi="Century Gothic" w:hint="eastAsia"/>
                <w:sz w:val="22"/>
                <w:highlight w:val="green"/>
              </w:rPr>
              <w:t>交易紀錄</w:t>
            </w:r>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信用卡帳</w:t>
            </w:r>
            <w:proofErr w:type="gramStart"/>
            <w:r w:rsidRPr="00F070E0">
              <w:rPr>
                <w:rFonts w:ascii="Century Gothic" w:eastAsia="微軟正黑體" w:hAnsi="Century Gothic" w:hint="eastAsia"/>
                <w:sz w:val="22"/>
                <w:highlight w:val="green"/>
              </w:rPr>
              <w:t>務</w:t>
            </w:r>
            <w:proofErr w:type="gramEnd"/>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當期</w:t>
            </w:r>
            <w:proofErr w:type="gramStart"/>
            <w:r w:rsidRPr="00F070E0">
              <w:rPr>
                <w:rFonts w:ascii="Century Gothic" w:eastAsia="微軟正黑體" w:hAnsi="Century Gothic" w:hint="eastAsia"/>
                <w:sz w:val="22"/>
                <w:highlight w:val="green"/>
              </w:rPr>
              <w:t>帳單</w:t>
            </w:r>
            <w:proofErr w:type="gramEnd"/>
            <w:r>
              <w:rPr>
                <w:rFonts w:ascii="Century Gothic" w:eastAsia="微軟正黑體" w:hAnsi="Century Gothic" w:hint="eastAsia"/>
                <w:sz w:val="22"/>
              </w:rPr>
              <w:t xml:space="preserve"> </w:t>
            </w:r>
          </w:p>
        </w:tc>
      </w:tr>
      <w:bookmarkEnd w:id="122"/>
      <w:tr w:rsidR="00A05D23" w14:paraId="1E28472E" w14:textId="77777777" w:rsidTr="00017897">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3A474C" w14:textId="1D188E05" w:rsidR="00A05D23" w:rsidRPr="00D70B52" w:rsidRDefault="00A05D23" w:rsidP="00017897">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帳單</w:t>
            </w:r>
            <w:proofErr w:type="gramEnd"/>
            <w:r>
              <w:rPr>
                <w:rFonts w:ascii="Century Gothic" w:eastAsia="微軟正黑體" w:hAnsi="Century Gothic" w:hint="eastAsia"/>
                <w:sz w:val="22"/>
              </w:rPr>
              <w:t>分期</w:t>
            </w:r>
            <w:r>
              <w:rPr>
                <w:rFonts w:ascii="Century Gothic" w:eastAsia="微軟正黑體" w:hAnsi="Century Gothic" w:hint="eastAsia"/>
                <w:sz w:val="22"/>
              </w:rPr>
              <w:t>S</w:t>
            </w:r>
            <w:r>
              <w:rPr>
                <w:rFonts w:ascii="Century Gothic" w:eastAsia="微軟正黑體" w:hAnsi="Century Gothic"/>
                <w:sz w:val="22"/>
              </w:rPr>
              <w:t>tep</w:t>
            </w:r>
            <w:r w:rsidR="00132BD9">
              <w:rPr>
                <w:rFonts w:ascii="Century Gothic" w:eastAsia="微軟正黑體" w:hAnsi="Century Gothic"/>
                <w:sz w:val="22"/>
              </w:rPr>
              <w:t>6</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DDEA4" w14:textId="77777777" w:rsidR="00A05D23" w:rsidRDefault="00A05D23"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E2FD9E" w14:textId="77777777" w:rsidR="00A05D23" w:rsidRDefault="00A05D23" w:rsidP="00017897">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3559DC" w:rsidRPr="00AF76F0" w14:paraId="77C1B17C" w14:textId="77777777" w:rsidTr="00017897">
        <w:trPr>
          <w:trHeight w:val="80"/>
        </w:trPr>
        <w:tc>
          <w:tcPr>
            <w:tcW w:w="2710" w:type="dxa"/>
            <w:vMerge w:val="restart"/>
            <w:tcBorders>
              <w:top w:val="single" w:sz="4" w:space="0" w:color="auto"/>
              <w:left w:val="single" w:sz="4" w:space="0" w:color="auto"/>
              <w:right w:val="single" w:sz="4" w:space="0" w:color="auto"/>
            </w:tcBorders>
            <w:shd w:val="clear" w:color="auto" w:fill="FFFFFF" w:themeFill="background1"/>
          </w:tcPr>
          <w:p w14:paraId="0A3F6CB5" w14:textId="36F12877" w:rsidR="003559DC" w:rsidRDefault="00762BF6" w:rsidP="00017897">
            <w:pPr>
              <w:spacing w:line="0" w:lineRule="atLeast"/>
              <w:jc w:val="center"/>
              <w:rPr>
                <w:rFonts w:ascii="Century Gothic" w:eastAsia="微軟正黑體" w:hAnsi="Century Gothic"/>
                <w:sz w:val="22"/>
              </w:rPr>
            </w:pPr>
            <w:r>
              <w:rPr>
                <w:noProof/>
              </w:rPr>
              <w:drawing>
                <wp:inline distT="0" distB="0" distL="0" distR="0" wp14:anchorId="211875BA" wp14:editId="42692DAC">
                  <wp:extent cx="1583690" cy="4546600"/>
                  <wp:effectExtent l="0" t="0" r="0" b="635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3690" cy="4546600"/>
                          </a:xfrm>
                          <a:prstGeom prst="rect">
                            <a:avLst/>
                          </a:prstGeom>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E3A09AF" w14:textId="77777777" w:rsidR="003559DC" w:rsidRDefault="003559DC" w:rsidP="00017897">
            <w:pPr>
              <w:spacing w:line="0" w:lineRule="atLeast"/>
              <w:rPr>
                <w:rFonts w:ascii="Century Gothic" w:eastAsia="微軟正黑體" w:hAnsi="Century Gothic"/>
                <w:sz w:val="22"/>
              </w:rPr>
            </w:pPr>
            <w:r>
              <w:rPr>
                <w:rFonts w:ascii="Century Gothic" w:eastAsia="微軟正黑體" w:hAnsi="Century Gothic"/>
                <w:sz w:val="22"/>
              </w:rPr>
              <w:t>顯示</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52CDB1C8" w14:textId="77777777" w:rsidR="003559DC" w:rsidRDefault="003559DC" w:rsidP="00531BCA">
            <w:pPr>
              <w:pStyle w:val="af5"/>
              <w:numPr>
                <w:ilvl w:val="0"/>
                <w:numId w:val="173"/>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6043" w:type="dxa"/>
              <w:tblInd w:w="108" w:type="dxa"/>
              <w:tblLayout w:type="fixed"/>
              <w:tblCellMar>
                <w:left w:w="57" w:type="dxa"/>
                <w:right w:w="57" w:type="dxa"/>
              </w:tblCellMar>
              <w:tblLook w:val="04A0" w:firstRow="1" w:lastRow="0" w:firstColumn="1" w:lastColumn="0" w:noHBand="0" w:noVBand="1"/>
            </w:tblPr>
            <w:tblGrid>
              <w:gridCol w:w="1418"/>
              <w:gridCol w:w="4625"/>
            </w:tblGrid>
            <w:tr w:rsidR="003559DC" w:rsidRPr="00844FA2" w14:paraId="7F6F281F" w14:textId="77777777" w:rsidTr="00C1573E">
              <w:tc>
                <w:tcPr>
                  <w:tcW w:w="1418" w:type="dxa"/>
                  <w:shd w:val="clear" w:color="auto" w:fill="D9D9D9" w:themeFill="background1" w:themeFillShade="D9"/>
                </w:tcPr>
                <w:p w14:paraId="16962C4E" w14:textId="77777777" w:rsidR="003559DC" w:rsidRPr="00844FA2" w:rsidRDefault="003559DC" w:rsidP="00531BCA">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w:t>
                  </w:r>
                </w:p>
              </w:tc>
              <w:tc>
                <w:tcPr>
                  <w:tcW w:w="4625" w:type="dxa"/>
                  <w:shd w:val="clear" w:color="auto" w:fill="D9D9D9" w:themeFill="background1" w:themeFillShade="D9"/>
                </w:tcPr>
                <w:p w14:paraId="1A2E5B3E" w14:textId="42A22693" w:rsidR="003559DC" w:rsidRPr="00844FA2" w:rsidRDefault="003559DC" w:rsidP="00531BCA">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顯示</w:t>
                  </w:r>
                </w:p>
              </w:tc>
            </w:tr>
            <w:tr w:rsidR="003559DC" w:rsidRPr="00844FA2" w14:paraId="7669E600" w14:textId="77777777" w:rsidTr="00C1573E">
              <w:tc>
                <w:tcPr>
                  <w:tcW w:w="1418" w:type="dxa"/>
                </w:tcPr>
                <w:p w14:paraId="66631BDB" w14:textId="194B913C" w:rsidR="003559DC" w:rsidRPr="00844FA2" w:rsidRDefault="003559DC" w:rsidP="00531BCA">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成功</w:t>
                  </w:r>
                </w:p>
              </w:tc>
              <w:tc>
                <w:tcPr>
                  <w:tcW w:w="4625" w:type="dxa"/>
                </w:tcPr>
                <w:p w14:paraId="0BC8778E" w14:textId="02AC4BBB" w:rsidR="003559DC" w:rsidRDefault="003559DC" w:rsidP="00531BCA">
                  <w:pPr>
                    <w:pStyle w:val="af5"/>
                    <w:numPr>
                      <w:ilvl w:val="0"/>
                      <w:numId w:val="189"/>
                    </w:numPr>
                    <w:spacing w:line="0" w:lineRule="atLeast"/>
                    <w:ind w:leftChars="0"/>
                    <w:rPr>
                      <w:rFonts w:ascii="Century Gothic" w:eastAsia="微軟正黑體" w:hAnsi="Century Gothic"/>
                      <w:sz w:val="20"/>
                      <w:szCs w:val="20"/>
                    </w:rPr>
                  </w:pPr>
                  <w:r>
                    <w:rPr>
                      <w:rFonts w:ascii="Century Gothic" w:eastAsia="微軟正黑體" w:hAnsi="Century Gothic" w:hint="eastAsia"/>
                      <w:sz w:val="20"/>
                      <w:szCs w:val="20"/>
                    </w:rPr>
                    <w:t>交易編號</w:t>
                  </w:r>
                </w:p>
                <w:p w14:paraId="58D6ABB5" w14:textId="4AD5EBEB"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申請日期</w:t>
                  </w:r>
                </w:p>
                <w:p w14:paraId="3E861DEA" w14:textId="77777777"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分期本金</w:t>
                  </w:r>
                </w:p>
                <w:p w14:paraId="3A3667B6" w14:textId="77777777"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選擇期數</w:t>
                  </w:r>
                </w:p>
                <w:p w14:paraId="54357274" w14:textId="77777777"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年利率</w:t>
                  </w:r>
                </w:p>
                <w:p w14:paraId="2174B4F8" w14:textId="77777777"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手續費</w:t>
                  </w:r>
                </w:p>
                <w:p w14:paraId="154F45FE" w14:textId="77777777"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首期應繳分期本金</w:t>
                  </w:r>
                </w:p>
                <w:p w14:paraId="03307E4C" w14:textId="1E876261" w:rsidR="003559DC" w:rsidRPr="00531BCA" w:rsidRDefault="003559DC" w:rsidP="00531BCA">
                  <w:pPr>
                    <w:pStyle w:val="af5"/>
                    <w:numPr>
                      <w:ilvl w:val="0"/>
                      <w:numId w:val="189"/>
                    </w:numPr>
                    <w:spacing w:line="0" w:lineRule="atLeast"/>
                    <w:ind w:leftChars="0"/>
                    <w:rPr>
                      <w:rFonts w:ascii="Century Gothic" w:eastAsia="微軟正黑體" w:hAnsi="Century Gothic"/>
                      <w:sz w:val="20"/>
                      <w:szCs w:val="20"/>
                    </w:rPr>
                  </w:pPr>
                  <w:r w:rsidRPr="00531BCA">
                    <w:rPr>
                      <w:rFonts w:ascii="Century Gothic" w:eastAsia="微軟正黑體" w:hAnsi="Century Gothic" w:hint="eastAsia"/>
                      <w:sz w:val="20"/>
                      <w:szCs w:val="20"/>
                    </w:rPr>
                    <w:t>首期應繳利息</w:t>
                  </w:r>
                </w:p>
              </w:tc>
            </w:tr>
            <w:tr w:rsidR="003559DC" w:rsidRPr="00844FA2" w14:paraId="4DC1180E" w14:textId="77777777" w:rsidTr="00C1573E">
              <w:tc>
                <w:tcPr>
                  <w:tcW w:w="1418" w:type="dxa"/>
                </w:tcPr>
                <w:p w14:paraId="57A97747" w14:textId="78F64728" w:rsidR="003559DC" w:rsidRPr="00844FA2" w:rsidRDefault="003559DC" w:rsidP="00531BCA">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失敗</w:t>
                  </w:r>
                </w:p>
              </w:tc>
              <w:tc>
                <w:tcPr>
                  <w:tcW w:w="4625" w:type="dxa"/>
                </w:tcPr>
                <w:p w14:paraId="32BB127D" w14:textId="6C443D47" w:rsidR="003559DC" w:rsidRPr="00531BCA" w:rsidRDefault="003559DC" w:rsidP="00531BCA">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w:t>
                  </w:r>
                  <w:r>
                    <w:rPr>
                      <w:rFonts w:ascii="Century Gothic" w:eastAsia="微軟正黑體" w:hAnsi="Century Gothic" w:hint="eastAsia"/>
                      <w:sz w:val="20"/>
                      <w:szCs w:val="20"/>
                    </w:rPr>
                    <w:t>依後台顯示錯誤訊息</w:t>
                  </w:r>
                  <w:r>
                    <w:rPr>
                      <w:rFonts w:ascii="Century Gothic" w:eastAsia="微軟正黑體" w:hAnsi="Century Gothic" w:hint="eastAsia"/>
                      <w:sz w:val="20"/>
                      <w:szCs w:val="20"/>
                    </w:rPr>
                    <w:t>)</w:t>
                  </w:r>
                </w:p>
              </w:tc>
            </w:tr>
          </w:tbl>
          <w:p w14:paraId="5C710B0C" w14:textId="7D30C39F" w:rsidR="003559DC" w:rsidRPr="00A05D23" w:rsidRDefault="003559DC" w:rsidP="00531BCA">
            <w:pPr>
              <w:pStyle w:val="af5"/>
              <w:spacing w:line="0" w:lineRule="atLeast"/>
              <w:ind w:leftChars="0"/>
              <w:rPr>
                <w:rFonts w:ascii="Century Gothic" w:eastAsia="微軟正黑體" w:hAnsi="Century Gothic"/>
                <w:sz w:val="22"/>
              </w:rPr>
            </w:pPr>
          </w:p>
        </w:tc>
      </w:tr>
      <w:tr w:rsidR="003559DC" w:rsidRPr="00AF76F0" w14:paraId="789842FD" w14:textId="77777777" w:rsidTr="00017897">
        <w:trPr>
          <w:trHeight w:val="80"/>
        </w:trPr>
        <w:tc>
          <w:tcPr>
            <w:tcW w:w="2710" w:type="dxa"/>
            <w:vMerge/>
            <w:tcBorders>
              <w:left w:val="single" w:sz="4" w:space="0" w:color="auto"/>
              <w:right w:val="single" w:sz="4" w:space="0" w:color="auto"/>
            </w:tcBorders>
            <w:shd w:val="clear" w:color="auto" w:fill="FFFFFF" w:themeFill="background1"/>
          </w:tcPr>
          <w:p w14:paraId="5CC2E8FE" w14:textId="77777777" w:rsidR="003559DC" w:rsidRDefault="003559DC" w:rsidP="00017897">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1375C" w14:textId="6EDC58FF" w:rsidR="003559DC" w:rsidRDefault="003559DC" w:rsidP="00017897">
            <w:pPr>
              <w:spacing w:line="0" w:lineRule="atLeast"/>
              <w:rPr>
                <w:rFonts w:ascii="Century Gothic" w:eastAsia="微軟正黑體" w:hAnsi="Century Gothic"/>
                <w:sz w:val="22"/>
              </w:rPr>
            </w:pPr>
            <w:r>
              <w:rPr>
                <w:rFonts w:ascii="Century Gothic" w:eastAsia="微軟正黑體" w:hAnsi="Century Gothic"/>
                <w:sz w:val="22"/>
              </w:rPr>
              <w:t>確定</w:t>
            </w:r>
            <w:r>
              <w:rPr>
                <w:rFonts w:ascii="Century Gothic" w:eastAsia="微軟正黑體" w:hAnsi="Century Gothic"/>
                <w:sz w:val="22"/>
              </w:rPr>
              <w:t>(btn1)</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5E658B27" w14:textId="5CE286F3" w:rsidR="003559DC" w:rsidRPr="00AF76F0" w:rsidRDefault="003559DC" w:rsidP="00531BCA">
            <w:pPr>
              <w:pStyle w:val="af5"/>
              <w:numPr>
                <w:ilvl w:val="0"/>
                <w:numId w:val="174"/>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Pr>
                <w:rFonts w:ascii="Century Gothic" w:eastAsia="微軟正黑體" w:hAnsi="Century Gothic" w:hint="eastAsia"/>
                <w:sz w:val="22"/>
              </w:rPr>
              <w:t>返回</w:t>
            </w:r>
            <w:r w:rsidRPr="00F070E0">
              <w:rPr>
                <w:rFonts w:ascii="Century Gothic" w:eastAsia="微軟正黑體" w:hAnsi="Century Gothic" w:hint="eastAsia"/>
                <w:sz w:val="22"/>
                <w:highlight w:val="green"/>
              </w:rPr>
              <w:t>交易紀錄</w:t>
            </w:r>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信用卡帳</w:t>
            </w:r>
            <w:proofErr w:type="gramStart"/>
            <w:r w:rsidRPr="00F070E0">
              <w:rPr>
                <w:rFonts w:ascii="Century Gothic" w:eastAsia="微軟正黑體" w:hAnsi="Century Gothic" w:hint="eastAsia"/>
                <w:sz w:val="22"/>
                <w:highlight w:val="green"/>
              </w:rPr>
              <w:t>務</w:t>
            </w:r>
            <w:proofErr w:type="gramEnd"/>
            <w:r w:rsidRPr="00F070E0">
              <w:rPr>
                <w:rFonts w:ascii="Century Gothic" w:eastAsia="微軟正黑體" w:hAnsi="Century Gothic" w:hint="eastAsia"/>
                <w:sz w:val="22"/>
                <w:highlight w:val="green"/>
              </w:rPr>
              <w:t>_</w:t>
            </w:r>
            <w:r w:rsidRPr="00F070E0">
              <w:rPr>
                <w:rFonts w:ascii="Century Gothic" w:eastAsia="微軟正黑體" w:hAnsi="Century Gothic" w:hint="eastAsia"/>
                <w:sz w:val="22"/>
                <w:highlight w:val="green"/>
              </w:rPr>
              <w:t>當期</w:t>
            </w:r>
            <w:proofErr w:type="gramStart"/>
            <w:r w:rsidRPr="00F070E0">
              <w:rPr>
                <w:rFonts w:ascii="Century Gothic" w:eastAsia="微軟正黑體" w:hAnsi="Century Gothic" w:hint="eastAsia"/>
                <w:sz w:val="22"/>
                <w:highlight w:val="green"/>
              </w:rPr>
              <w:t>帳單</w:t>
            </w:r>
            <w:proofErr w:type="gramEnd"/>
          </w:p>
        </w:tc>
      </w:tr>
      <w:tr w:rsidR="003559DC" w:rsidRPr="00AF76F0" w14:paraId="4A7A74D0" w14:textId="77777777" w:rsidTr="00017897">
        <w:trPr>
          <w:trHeight w:val="80"/>
        </w:trPr>
        <w:tc>
          <w:tcPr>
            <w:tcW w:w="2710" w:type="dxa"/>
            <w:vMerge/>
            <w:tcBorders>
              <w:left w:val="single" w:sz="4" w:space="0" w:color="auto"/>
              <w:right w:val="single" w:sz="4" w:space="0" w:color="auto"/>
            </w:tcBorders>
            <w:shd w:val="clear" w:color="auto" w:fill="FFFFFF" w:themeFill="background1"/>
          </w:tcPr>
          <w:p w14:paraId="043AC87B" w14:textId="77777777" w:rsidR="003559DC" w:rsidRDefault="003559DC" w:rsidP="00017897">
            <w:pPr>
              <w:spacing w:line="0" w:lineRule="atLeast"/>
              <w:jc w:val="center"/>
              <w:rPr>
                <w:rFonts w:ascii="Century Gothic" w:eastAsia="微軟正黑體" w:hAnsi="Century Gothic"/>
                <w:sz w:val="22"/>
              </w:rPr>
            </w:pP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E29C42A" w14:textId="1139BB8A" w:rsidR="003559DC" w:rsidRDefault="003559DC" w:rsidP="00017897">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r>
              <w:rPr>
                <w:rFonts w:ascii="Century Gothic" w:eastAsia="微軟正黑體" w:hAnsi="Century Gothic"/>
                <w:sz w:val="22"/>
              </w:rPr>
              <w:t>btn2</w:t>
            </w:r>
            <w:r>
              <w:rPr>
                <w:rFonts w:ascii="Century Gothic" w:eastAsia="微軟正黑體" w:hAnsi="Century Gothic" w:hint="eastAsia"/>
                <w:sz w:val="22"/>
              </w:rPr>
              <w:t>)</w:t>
            </w:r>
          </w:p>
        </w:tc>
        <w:tc>
          <w:tcPr>
            <w:tcW w:w="635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2EB" w14:textId="07F7A15E" w:rsidR="003559DC" w:rsidRPr="00C210D4" w:rsidRDefault="003559DC" w:rsidP="00E84C5E">
            <w:pPr>
              <w:pStyle w:val="af5"/>
              <w:numPr>
                <w:ilvl w:val="0"/>
                <w:numId w:val="194"/>
              </w:numPr>
              <w:spacing w:line="0" w:lineRule="atLeast"/>
              <w:ind w:leftChars="0"/>
              <w:rPr>
                <w:rFonts w:ascii="Century Gothic" w:eastAsia="微軟正黑體" w:hAnsi="Century Gothic"/>
                <w:sz w:val="22"/>
              </w:rPr>
            </w:pPr>
            <w:r w:rsidRPr="00C210D4">
              <w:rPr>
                <w:rFonts w:ascii="Century Gothic" w:eastAsia="微軟正黑體" w:hAnsi="Century Gothic" w:hint="eastAsia"/>
                <w:sz w:val="22"/>
              </w:rPr>
              <w:t>點擊：</w:t>
            </w:r>
            <w:r>
              <w:rPr>
                <w:rFonts w:ascii="Century Gothic" w:eastAsia="微軟正黑體" w:hAnsi="Century Gothic" w:hint="eastAsia"/>
                <w:sz w:val="22"/>
              </w:rPr>
              <w:t>開啟</w:t>
            </w:r>
            <w:r>
              <w:rPr>
                <w:rFonts w:ascii="Century Gothic" w:eastAsia="微軟正黑體" w:hAnsi="Century Gothic" w:hint="eastAsia"/>
                <w:sz w:val="22"/>
                <w:highlight w:val="green"/>
              </w:rPr>
              <w:t>客服三選項</w:t>
            </w:r>
          </w:p>
        </w:tc>
      </w:tr>
    </w:tbl>
    <w:p w14:paraId="53F30174" w14:textId="4CE7B392" w:rsidR="00C1573E" w:rsidRDefault="00C1573E" w:rsidP="004F75DD"/>
    <w:p w14:paraId="363290BF" w14:textId="0BB24FBE" w:rsidR="004F75DD" w:rsidRPr="009E51A5" w:rsidRDefault="00C1573E" w:rsidP="00C1573E">
      <w:pPr>
        <w:widowControl/>
      </w:pPr>
      <w:r>
        <w:br w:type="page"/>
      </w:r>
    </w:p>
    <w:p w14:paraId="0D379518" w14:textId="30681B23" w:rsidR="001409F9" w:rsidRPr="00B34013" w:rsidRDefault="001409F9" w:rsidP="001409F9">
      <w:pPr>
        <w:pStyle w:val="2"/>
        <w:numPr>
          <w:ilvl w:val="0"/>
          <w:numId w:val="2"/>
        </w:numPr>
        <w:spacing w:beforeLines="50" w:before="180" w:line="0" w:lineRule="atLeast"/>
        <w:ind w:left="482" w:hanging="482"/>
        <w:rPr>
          <w:rFonts w:ascii="Century Gothic" w:eastAsia="微軟正黑體" w:hAnsi="Century Gothic"/>
          <w:sz w:val="24"/>
          <w:szCs w:val="22"/>
        </w:rPr>
      </w:pPr>
      <w:bookmarkStart w:id="123" w:name="_Toc81575403"/>
      <w:bookmarkStart w:id="124" w:name="_Toc97914218"/>
      <w:r>
        <w:rPr>
          <w:rFonts w:ascii="Century Gothic" w:eastAsia="微軟正黑體" w:hAnsi="Century Gothic" w:hint="eastAsia"/>
          <w:sz w:val="24"/>
          <w:szCs w:val="22"/>
        </w:rPr>
        <w:lastRenderedPageBreak/>
        <w:t>服務流程</w:t>
      </w:r>
      <w:bookmarkEnd w:id="123"/>
      <w:r w:rsidR="00FE6340">
        <w:rPr>
          <w:rFonts w:ascii="Century Gothic" w:eastAsia="微軟正黑體" w:hAnsi="Century Gothic" w:hint="eastAsia"/>
          <w:sz w:val="24"/>
          <w:szCs w:val="22"/>
        </w:rPr>
        <w:t>(</w:t>
      </w:r>
      <w:r w:rsidR="00FE6340">
        <w:rPr>
          <w:rFonts w:ascii="Century Gothic" w:eastAsia="微軟正黑體" w:hAnsi="Century Gothic" w:hint="eastAsia"/>
          <w:sz w:val="24"/>
          <w:szCs w:val="22"/>
        </w:rPr>
        <w:t>未登</w:t>
      </w:r>
      <w:r w:rsidR="00FE6340">
        <w:rPr>
          <w:rFonts w:ascii="Century Gothic" w:eastAsia="微軟正黑體" w:hAnsi="Century Gothic" w:hint="eastAsia"/>
          <w:sz w:val="24"/>
          <w:szCs w:val="22"/>
        </w:rPr>
        <w:t>)_</w:t>
      </w:r>
      <w:r w:rsidR="00FE6340">
        <w:rPr>
          <w:rFonts w:ascii="Century Gothic" w:eastAsia="微軟正黑體" w:hAnsi="Century Gothic" w:hint="eastAsia"/>
          <w:sz w:val="24"/>
          <w:szCs w:val="22"/>
        </w:rPr>
        <w:t>選單入口</w:t>
      </w:r>
      <w:bookmarkEnd w:id="124"/>
    </w:p>
    <w:p w14:paraId="230E50A8" w14:textId="722F1828" w:rsidR="00A31421" w:rsidRDefault="00A31421" w:rsidP="00531BCA">
      <w:pPr>
        <w:pStyle w:val="af5"/>
        <w:numPr>
          <w:ilvl w:val="0"/>
          <w:numId w:val="167"/>
        </w:numPr>
        <w:spacing w:line="0" w:lineRule="atLeast"/>
        <w:ind w:leftChars="0"/>
        <w:outlineLvl w:val="2"/>
        <w:rPr>
          <w:rFonts w:ascii="Century Gothic" w:eastAsia="微軟正黑體" w:hAnsi="Century Gothic"/>
          <w:b/>
          <w:sz w:val="22"/>
        </w:rPr>
      </w:pPr>
      <w:bookmarkStart w:id="125" w:name="_Toc81575406"/>
      <w:bookmarkStart w:id="126" w:name="_Toc97914219"/>
      <w:r>
        <w:rPr>
          <w:rFonts w:ascii="Century Gothic" w:eastAsia="微軟正黑體" w:hAnsi="Century Gothic" w:hint="eastAsia"/>
          <w:b/>
          <w:sz w:val="22"/>
        </w:rPr>
        <w:t>申辦進度</w:t>
      </w:r>
      <w:r>
        <w:rPr>
          <w:rFonts w:ascii="Century Gothic" w:eastAsia="微軟正黑體" w:hAnsi="Century Gothic" w:hint="eastAsia"/>
          <w:b/>
          <w:sz w:val="22"/>
        </w:rPr>
        <w:t>(</w:t>
      </w:r>
      <w:r>
        <w:rPr>
          <w:rFonts w:ascii="Century Gothic" w:eastAsia="微軟正黑體" w:hAnsi="Century Gothic" w:hint="eastAsia"/>
          <w:b/>
          <w:sz w:val="22"/>
        </w:rPr>
        <w:t>未登</w:t>
      </w:r>
      <w:r>
        <w:rPr>
          <w:rFonts w:ascii="Century Gothic" w:eastAsia="微軟正黑體" w:hAnsi="Century Gothic" w:hint="eastAsia"/>
          <w:b/>
          <w:sz w:val="22"/>
        </w:rPr>
        <w:t>)</w:t>
      </w:r>
      <w:bookmarkEnd w:id="125"/>
      <w:bookmarkEnd w:id="126"/>
    </w:p>
    <w:p w14:paraId="77391392" w14:textId="28646B93" w:rsidR="00A31421" w:rsidRDefault="001D0234" w:rsidP="002C2DC7">
      <w:pPr>
        <w:pStyle w:val="af5"/>
        <w:spacing w:line="0" w:lineRule="atLeast"/>
        <w:ind w:leftChars="0" w:left="425"/>
        <w:rPr>
          <w:rFonts w:ascii="Century Gothic" w:eastAsia="微軟正黑體" w:hAnsi="Century Gothic"/>
          <w:sz w:val="22"/>
        </w:rPr>
      </w:pPr>
      <w:r>
        <w:rPr>
          <w:rFonts w:ascii="Century Gothic" w:eastAsia="微軟正黑體" w:hAnsi="Century Gothic" w:hint="eastAsia"/>
          <w:sz w:val="22"/>
        </w:rPr>
        <w:t>未登入</w:t>
      </w:r>
      <w:r>
        <w:rPr>
          <w:rFonts w:ascii="Century Gothic" w:eastAsia="微軟正黑體" w:hAnsi="Century Gothic" w:hint="eastAsia"/>
          <w:sz w:val="22"/>
        </w:rPr>
        <w:t>/</w:t>
      </w:r>
      <w:r>
        <w:rPr>
          <w:rFonts w:ascii="Century Gothic" w:eastAsia="微軟正黑體" w:hAnsi="Century Gothic" w:hint="eastAsia"/>
          <w:sz w:val="22"/>
        </w:rPr>
        <w:t>電支會員</w:t>
      </w:r>
      <w:r>
        <w:rPr>
          <w:rFonts w:ascii="Century Gothic" w:eastAsia="微軟正黑體" w:hAnsi="Century Gothic" w:hint="eastAsia"/>
          <w:sz w:val="22"/>
        </w:rPr>
        <w:t>/</w:t>
      </w:r>
      <w:proofErr w:type="gramStart"/>
      <w:r>
        <w:rPr>
          <w:rFonts w:ascii="Century Gothic" w:eastAsia="微軟正黑體" w:hAnsi="Century Gothic" w:hint="eastAsia"/>
          <w:sz w:val="22"/>
        </w:rPr>
        <w:t>網銀無</w:t>
      </w:r>
      <w:proofErr w:type="gramEnd"/>
      <w:r>
        <w:rPr>
          <w:rFonts w:ascii="Century Gothic" w:eastAsia="微軟正黑體" w:hAnsi="Century Gothic" w:hint="eastAsia"/>
          <w:sz w:val="22"/>
        </w:rPr>
        <w:t>卡會員，於首頁</w:t>
      </w:r>
      <w:r>
        <w:rPr>
          <w:rFonts w:ascii="Century Gothic" w:eastAsia="微軟正黑體" w:hAnsi="Century Gothic" w:hint="eastAsia"/>
          <w:sz w:val="22"/>
        </w:rPr>
        <w:t>/</w:t>
      </w:r>
      <w:r>
        <w:rPr>
          <w:rFonts w:ascii="Century Gothic" w:eastAsia="微軟正黑體" w:hAnsi="Century Gothic" w:hint="eastAsia"/>
          <w:sz w:val="22"/>
        </w:rPr>
        <w:t>更多</w:t>
      </w:r>
      <w:r w:rsidR="00A31421">
        <w:rPr>
          <w:rFonts w:ascii="Century Gothic" w:eastAsia="微軟正黑體" w:hAnsi="Century Gothic" w:hint="eastAsia"/>
          <w:sz w:val="22"/>
        </w:rPr>
        <w:t>點擊「查詢申辦進度」</w:t>
      </w:r>
      <w:r w:rsidR="00A3142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A31421" w14:paraId="5A6B834D" w14:textId="77777777" w:rsidTr="00A31421">
        <w:trPr>
          <w:trHeight w:val="80"/>
        </w:trPr>
        <w:tc>
          <w:tcPr>
            <w:tcW w:w="2710" w:type="dxa"/>
            <w:shd w:val="clear" w:color="auto" w:fill="D9D9D9" w:themeFill="background1" w:themeFillShade="D9"/>
          </w:tcPr>
          <w:p w14:paraId="63B0C05F" w14:textId="1C247649"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r>
              <w:rPr>
                <w:rFonts w:ascii="Century Gothic" w:eastAsia="微軟正黑體" w:hAnsi="Century Gothic" w:hint="eastAsia"/>
                <w:sz w:val="22"/>
              </w:rPr>
              <w:t>S</w:t>
            </w:r>
            <w:r>
              <w:rPr>
                <w:rFonts w:ascii="Century Gothic" w:eastAsia="微軟正黑體" w:hAnsi="Century Gothic"/>
                <w:sz w:val="22"/>
              </w:rPr>
              <w:t>tep1</w:t>
            </w:r>
          </w:p>
        </w:tc>
        <w:tc>
          <w:tcPr>
            <w:tcW w:w="1254" w:type="dxa"/>
            <w:shd w:val="clear" w:color="auto" w:fill="D9D9D9" w:themeFill="background1" w:themeFillShade="D9"/>
          </w:tcPr>
          <w:p w14:paraId="0ED0F1ED"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00DDDCC8" w14:textId="77777777" w:rsidR="00A31421" w:rsidRDefault="00A31421" w:rsidP="00A3142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A31421" w14:paraId="795C0B83" w14:textId="77777777" w:rsidTr="00A31421">
        <w:tblPrEx>
          <w:tblCellMar>
            <w:left w:w="28" w:type="dxa"/>
            <w:right w:w="28" w:type="dxa"/>
          </w:tblCellMar>
        </w:tblPrEx>
        <w:trPr>
          <w:trHeight w:val="227"/>
        </w:trPr>
        <w:tc>
          <w:tcPr>
            <w:tcW w:w="2710" w:type="dxa"/>
            <w:vMerge w:val="restart"/>
          </w:tcPr>
          <w:p w14:paraId="699905FA" w14:textId="7A0539DA" w:rsidR="00A31421" w:rsidRDefault="00A31421" w:rsidP="00A31421">
            <w:pPr>
              <w:spacing w:line="0" w:lineRule="atLeast"/>
              <w:jc w:val="center"/>
              <w:rPr>
                <w:noProof/>
              </w:rPr>
            </w:pPr>
            <w:r>
              <w:rPr>
                <w:noProof/>
              </w:rPr>
              <w:drawing>
                <wp:inline distT="0" distB="0" distL="0" distR="0" wp14:anchorId="358955AF" wp14:editId="51FE3EC3">
                  <wp:extent cx="1583690" cy="2899458"/>
                  <wp:effectExtent l="0" t="0" r="0" b="0"/>
                  <wp:docPr id="144" name="圖片 5">
                    <a:extLst xmlns:a="http://schemas.openxmlformats.org/drawingml/2006/main">
                      <a:ext uri="{FF2B5EF4-FFF2-40B4-BE49-F238E27FC236}">
                        <a16:creationId xmlns:a16="http://schemas.microsoft.com/office/drawing/2014/main" id="{B4216F6D-DCF3-40AA-975C-7201801C1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4216F6D-DCF3-40AA-975C-7201801C1B78}"/>
                              </a:ext>
                            </a:extLst>
                          </pic:cNvPr>
                          <pic:cNvPicPr>
                            <a:picLocks noChangeAspect="1"/>
                          </pic:cNvPicPr>
                        </pic:nvPicPr>
                        <pic:blipFill rotWithShape="1">
                          <a:blip r:embed="rId47" cstate="print">
                            <a:extLst>
                              <a:ext uri="{28A0092B-C50C-407E-A947-70E740481C1C}">
                                <a14:useLocalDpi xmlns:a14="http://schemas.microsoft.com/office/drawing/2010/main" val="0"/>
                              </a:ext>
                            </a:extLst>
                          </a:blip>
                          <a:srcRect b="11965"/>
                          <a:stretch/>
                        </pic:blipFill>
                        <pic:spPr bwMode="auto">
                          <a:xfrm>
                            <a:off x="0" y="0"/>
                            <a:ext cx="1584000" cy="2900026"/>
                          </a:xfrm>
                          <a:prstGeom prst="rect">
                            <a:avLst/>
                          </a:prstGeom>
                          <a:ln>
                            <a:noFill/>
                          </a:ln>
                          <a:extLst>
                            <a:ext uri="{53640926-AAD7-44D8-BBD7-CCE9431645EC}">
                              <a14:shadowObscured xmlns:a14="http://schemas.microsoft.com/office/drawing/2010/main"/>
                            </a:ext>
                          </a:extLst>
                        </pic:spPr>
                      </pic:pic>
                    </a:graphicData>
                  </a:graphic>
                </wp:inline>
              </w:drawing>
            </w:r>
          </w:p>
        </w:tc>
        <w:tc>
          <w:tcPr>
            <w:tcW w:w="1254" w:type="dxa"/>
          </w:tcPr>
          <w:p w14:paraId="5C87C01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2E87276E" w14:textId="5EE11D20"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tcPr>
          <w:p w14:paraId="67FF856B" w14:textId="77777777" w:rsidR="00A31421" w:rsidRDefault="00A31421" w:rsidP="00E84C5E">
            <w:pPr>
              <w:pStyle w:val="af5"/>
              <w:numPr>
                <w:ilvl w:val="0"/>
                <w:numId w:val="191"/>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50AE567A" w14:textId="77777777" w:rsidR="00A31421" w:rsidRDefault="00A31421" w:rsidP="00E84C5E">
            <w:pPr>
              <w:pStyle w:val="af5"/>
              <w:numPr>
                <w:ilvl w:val="0"/>
                <w:numId w:val="191"/>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370C9926" w14:textId="4B3862C8" w:rsidR="00A31421" w:rsidRPr="001409F9" w:rsidRDefault="00A31421" w:rsidP="00E84C5E">
            <w:pPr>
              <w:pStyle w:val="af5"/>
              <w:numPr>
                <w:ilvl w:val="0"/>
                <w:numId w:val="191"/>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A31421" w14:paraId="341FA625" w14:textId="77777777" w:rsidTr="00A31421">
        <w:tblPrEx>
          <w:tblCellMar>
            <w:left w:w="28" w:type="dxa"/>
            <w:right w:w="28" w:type="dxa"/>
          </w:tblCellMar>
        </w:tblPrEx>
        <w:trPr>
          <w:trHeight w:val="227"/>
        </w:trPr>
        <w:tc>
          <w:tcPr>
            <w:tcW w:w="2710" w:type="dxa"/>
            <w:vMerge/>
          </w:tcPr>
          <w:p w14:paraId="5B329015"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30696DA5" w14:textId="234DCC3E"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出生年月日</w:t>
            </w: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11A8C117" w14:textId="77777777" w:rsidR="00A31421" w:rsidRDefault="00A31421" w:rsidP="000C3000">
            <w:pPr>
              <w:pStyle w:val="af5"/>
              <w:numPr>
                <w:ilvl w:val="0"/>
                <w:numId w:val="37"/>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請輸入您的出生年月日</w:t>
            </w:r>
          </w:p>
          <w:p w14:paraId="12043CD7" w14:textId="77777777" w:rsidR="00A31421" w:rsidRDefault="00A31421" w:rsidP="000C3000">
            <w:pPr>
              <w:pStyle w:val="af5"/>
              <w:numPr>
                <w:ilvl w:val="0"/>
                <w:numId w:val="37"/>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8</w:t>
            </w:r>
            <w:r>
              <w:rPr>
                <w:rFonts w:ascii="Century Gothic" w:eastAsia="微軟正黑體" w:hAnsi="Century Gothic" w:hint="eastAsia"/>
                <w:sz w:val="22"/>
              </w:rPr>
              <w:t>碼數字，</w:t>
            </w:r>
            <w:r>
              <w:rPr>
                <w:rFonts w:ascii="Century Gothic" w:eastAsia="微軟正黑體" w:hAnsi="Century Gothic" w:hint="eastAsia"/>
                <w:sz w:val="22"/>
              </w:rPr>
              <w:t>4</w:t>
            </w:r>
            <w:r>
              <w:rPr>
                <w:rFonts w:ascii="Century Gothic" w:eastAsia="微軟正黑體" w:hAnsi="Century Gothic"/>
                <w:sz w:val="22"/>
              </w:rPr>
              <w:t>/2/2</w:t>
            </w:r>
            <w:r>
              <w:rPr>
                <w:rFonts w:ascii="Century Gothic" w:eastAsia="微軟正黑體" w:hAnsi="Century Gothic" w:hint="eastAsia"/>
                <w:sz w:val="22"/>
              </w:rPr>
              <w:t>自動鍵入斜線，不得複製貼上</w:t>
            </w:r>
          </w:p>
          <w:p w14:paraId="57A01A59" w14:textId="479EC166" w:rsidR="00A31421" w:rsidRDefault="00A31421" w:rsidP="000C3000">
            <w:pPr>
              <w:pStyle w:val="af5"/>
              <w:numPr>
                <w:ilvl w:val="0"/>
                <w:numId w:val="37"/>
              </w:numPr>
              <w:spacing w:line="0" w:lineRule="atLeast"/>
              <w:ind w:leftChars="0"/>
              <w:rPr>
                <w:rFonts w:ascii="Century Gothic" w:eastAsia="微軟正黑體" w:hAnsi="Century Gothic"/>
                <w:sz w:val="22"/>
              </w:rPr>
            </w:pPr>
            <w:r>
              <w:rPr>
                <w:rFonts w:ascii="Century Gothic" w:eastAsia="微軟正黑體" w:hAnsi="Century Gothic" w:hint="eastAsia"/>
                <w:sz w:val="22"/>
              </w:rPr>
              <w:t>格式檢核：須符合生日格式</w:t>
            </w:r>
          </w:p>
        </w:tc>
      </w:tr>
      <w:tr w:rsidR="00A31421" w14:paraId="2D5C9108" w14:textId="77777777" w:rsidTr="00A31421">
        <w:tblPrEx>
          <w:tblCellMar>
            <w:left w:w="28" w:type="dxa"/>
            <w:right w:w="28" w:type="dxa"/>
          </w:tblCellMar>
        </w:tblPrEx>
        <w:trPr>
          <w:trHeight w:val="227"/>
        </w:trPr>
        <w:tc>
          <w:tcPr>
            <w:tcW w:w="2710" w:type="dxa"/>
            <w:vMerge/>
          </w:tcPr>
          <w:p w14:paraId="7DC14993"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7B307BD1"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0E0B0507"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57CC9A02" w14:textId="77777777" w:rsidR="00A31421" w:rsidRDefault="00A31421" w:rsidP="000C3000">
            <w:pPr>
              <w:pStyle w:val="af5"/>
              <w:numPr>
                <w:ilvl w:val="0"/>
                <w:numId w:val="38"/>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5F3D2EF8" w14:textId="77777777" w:rsidR="00A31421" w:rsidRDefault="00A31421" w:rsidP="000C3000">
            <w:pPr>
              <w:pStyle w:val="af5"/>
              <w:numPr>
                <w:ilvl w:val="0"/>
                <w:numId w:val="38"/>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493FBDAE" w14:textId="77777777" w:rsidR="00A31421" w:rsidRPr="00A31065" w:rsidRDefault="00A31421" w:rsidP="000C3000">
            <w:pPr>
              <w:pStyle w:val="af5"/>
              <w:numPr>
                <w:ilvl w:val="0"/>
                <w:numId w:val="38"/>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點擊可重新</w:t>
            </w:r>
            <w:proofErr w:type="gramEnd"/>
            <w:r>
              <w:rPr>
                <w:rFonts w:ascii="Century Gothic" w:eastAsia="微軟正黑體" w:hAnsi="Century Gothic" w:hint="eastAsia"/>
                <w:sz w:val="22"/>
              </w:rPr>
              <w:t>產出驗證碼</w:t>
            </w:r>
          </w:p>
        </w:tc>
      </w:tr>
      <w:tr w:rsidR="00A31421" w14:paraId="2DA10BFA" w14:textId="77777777" w:rsidTr="00A31421">
        <w:tblPrEx>
          <w:tblCellMar>
            <w:left w:w="28" w:type="dxa"/>
            <w:right w:w="28" w:type="dxa"/>
          </w:tblCellMar>
        </w:tblPrEx>
        <w:trPr>
          <w:trHeight w:val="227"/>
        </w:trPr>
        <w:tc>
          <w:tcPr>
            <w:tcW w:w="2710" w:type="dxa"/>
            <w:vMerge/>
          </w:tcPr>
          <w:p w14:paraId="5334AB0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26933F69" w14:textId="38E9B09A"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確定</w:t>
            </w:r>
            <w:r w:rsidR="00D53618">
              <w:rPr>
                <w:rFonts w:ascii="Century Gothic" w:eastAsia="微軟正黑體" w:hAnsi="Century Gothic" w:hint="eastAsia"/>
                <w:sz w:val="22"/>
              </w:rPr>
              <w:t>查詢</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79F45444" w14:textId="4EF4662E" w:rsidR="00A31421" w:rsidRDefault="00A31421" w:rsidP="000C3000">
            <w:pPr>
              <w:pStyle w:val="af5"/>
              <w:numPr>
                <w:ilvl w:val="0"/>
                <w:numId w:val="3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00D53618">
              <w:rPr>
                <w:rFonts w:ascii="Century Gothic" w:eastAsia="微軟正黑體" w:hAnsi="Century Gothic"/>
                <w:sz w:val="22"/>
              </w:rPr>
              <w:t xml:space="preserve"> </w:t>
            </w:r>
          </w:p>
          <w:p w14:paraId="2D51AC97" w14:textId="77777777" w:rsidR="00A31421" w:rsidRDefault="00A31421" w:rsidP="000C3000">
            <w:pPr>
              <w:pStyle w:val="af5"/>
              <w:numPr>
                <w:ilvl w:val="0"/>
                <w:numId w:val="39"/>
              </w:numPr>
              <w:spacing w:line="0" w:lineRule="atLeast"/>
              <w:ind w:leftChars="0"/>
              <w:rPr>
                <w:rFonts w:ascii="Century Gothic" w:eastAsia="微軟正黑體" w:hAnsi="Century Gothic"/>
                <w:sz w:val="22"/>
              </w:rPr>
            </w:pPr>
            <w:r>
              <w:rPr>
                <w:rFonts w:ascii="Century Gothic" w:eastAsia="微軟正黑體" w:hAnsi="Century Gothic" w:hint="eastAsia"/>
                <w:sz w:val="22"/>
              </w:rPr>
              <w:t>檢核：</w:t>
            </w:r>
          </w:p>
          <w:tbl>
            <w:tblPr>
              <w:tblStyle w:val="aa"/>
              <w:tblW w:w="5775" w:type="dxa"/>
              <w:tblLayout w:type="fixed"/>
              <w:tblLook w:val="04A0" w:firstRow="1" w:lastRow="0" w:firstColumn="1" w:lastColumn="0" w:noHBand="0" w:noVBand="1"/>
            </w:tblPr>
            <w:tblGrid>
              <w:gridCol w:w="1614"/>
              <w:gridCol w:w="4161"/>
            </w:tblGrid>
            <w:tr w:rsidR="00A31421" w:rsidRPr="00DA0802" w14:paraId="1B3C3DA0" w14:textId="77777777" w:rsidTr="00A31421">
              <w:tc>
                <w:tcPr>
                  <w:tcW w:w="1614" w:type="dxa"/>
                  <w:shd w:val="clear" w:color="auto" w:fill="D9D9D9" w:themeFill="background1" w:themeFillShade="D9"/>
                </w:tcPr>
                <w:p w14:paraId="3156E84F"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6E1AF52A"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A31421" w:rsidRPr="00DA0802" w14:paraId="68994BA5" w14:textId="77777777" w:rsidTr="00A31421">
              <w:tc>
                <w:tcPr>
                  <w:tcW w:w="1614" w:type="dxa"/>
                  <w:shd w:val="clear" w:color="auto" w:fill="auto"/>
                </w:tcPr>
                <w:p w14:paraId="7114F638" w14:textId="77777777" w:rsidR="00A31421" w:rsidRDefault="00A31421" w:rsidP="00A31421">
                  <w:pPr>
                    <w:spacing w:line="0" w:lineRule="atLeast"/>
                    <w:rPr>
                      <w:rFonts w:ascii="Century Gothic" w:eastAsia="微軟正黑體" w:hAnsi="Century Gothic"/>
                      <w:sz w:val="20"/>
                      <w:szCs w:val="20"/>
                    </w:rPr>
                  </w:pPr>
                  <w:proofErr w:type="gramStart"/>
                  <w:r>
                    <w:rPr>
                      <w:rFonts w:ascii="Century Gothic" w:eastAsia="微軟正黑體" w:hAnsi="Century Gothic" w:hint="eastAsia"/>
                      <w:sz w:val="20"/>
                      <w:szCs w:val="20"/>
                    </w:rPr>
                    <w:t>欄位空值</w:t>
                  </w:r>
                  <w:proofErr w:type="gramEnd"/>
                </w:p>
              </w:tc>
              <w:tc>
                <w:tcPr>
                  <w:tcW w:w="4161" w:type="dxa"/>
                  <w:shd w:val="clear" w:color="auto" w:fill="auto"/>
                </w:tcPr>
                <w:p w14:paraId="4C36AD0B"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A31421" w:rsidRPr="00DA0802" w14:paraId="2A7E0418" w14:textId="77777777" w:rsidTr="00A31421">
              <w:tc>
                <w:tcPr>
                  <w:tcW w:w="1614" w:type="dxa"/>
                  <w:shd w:val="clear" w:color="auto" w:fill="auto"/>
                </w:tcPr>
                <w:p w14:paraId="5BF7F22D"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52127E24"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A31421" w:rsidRPr="00DA0802" w14:paraId="0BE479F7" w14:textId="77777777" w:rsidTr="00A31421">
              <w:tc>
                <w:tcPr>
                  <w:tcW w:w="1614" w:type="dxa"/>
                  <w:shd w:val="clear" w:color="auto" w:fill="auto"/>
                </w:tcPr>
                <w:p w14:paraId="3F6FDE7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41B65B97" w14:textId="77777777" w:rsidR="00A31421"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3D1426" w:rsidRPr="00DA0802" w14:paraId="6ED66F46" w14:textId="77777777" w:rsidTr="00294FA5">
              <w:tc>
                <w:tcPr>
                  <w:tcW w:w="1614" w:type="dxa"/>
                  <w:shd w:val="clear" w:color="auto" w:fill="D9D9D9" w:themeFill="background1" w:themeFillShade="D9"/>
                </w:tcPr>
                <w:p w14:paraId="2A2D7011" w14:textId="072D299A"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檢核後端</w:t>
                  </w:r>
                </w:p>
              </w:tc>
              <w:tc>
                <w:tcPr>
                  <w:tcW w:w="4161" w:type="dxa"/>
                  <w:shd w:val="clear" w:color="auto" w:fill="D9D9D9" w:themeFill="background1" w:themeFillShade="D9"/>
                </w:tcPr>
                <w:p w14:paraId="2C30FFEA" w14:textId="200323A8" w:rsidR="003D1426" w:rsidRDefault="003D1426" w:rsidP="00A31421">
                  <w:pPr>
                    <w:spacing w:line="0" w:lineRule="atLeast"/>
                    <w:rPr>
                      <w:rFonts w:ascii="Century Gothic" w:eastAsia="微軟正黑體" w:hAnsi="Century Gothic"/>
                      <w:sz w:val="20"/>
                      <w:szCs w:val="20"/>
                    </w:rPr>
                  </w:pPr>
                  <w:r w:rsidRPr="00294FA5">
                    <w:rPr>
                      <w:rFonts w:ascii="Century Gothic" w:eastAsia="微軟正黑體" w:hAnsi="Century Gothic" w:hint="eastAsia"/>
                      <w:sz w:val="20"/>
                      <w:szCs w:val="20"/>
                      <w:highlight w:val="green"/>
                    </w:rPr>
                    <w:t>燈箱</w:t>
                  </w:r>
                </w:p>
              </w:tc>
            </w:tr>
            <w:tr w:rsidR="003D1426" w:rsidRPr="00DA0802" w14:paraId="3044A18E" w14:textId="77777777" w:rsidTr="00A31421">
              <w:tc>
                <w:tcPr>
                  <w:tcW w:w="1614" w:type="dxa"/>
                  <w:shd w:val="clear" w:color="auto" w:fill="auto"/>
                </w:tcPr>
                <w:p w14:paraId="737075D9" w14:textId="0FB5266A"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錯誤</w:t>
                  </w:r>
                </w:p>
              </w:tc>
              <w:tc>
                <w:tcPr>
                  <w:tcW w:w="4161" w:type="dxa"/>
                  <w:shd w:val="clear" w:color="auto" w:fill="auto"/>
                </w:tcPr>
                <w:p w14:paraId="4604BF85" w14:textId="77777777"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內容：</w:t>
                  </w:r>
                  <w:r>
                    <w:rPr>
                      <w:rFonts w:ascii="Century Gothic" w:eastAsia="微軟正黑體" w:hAnsi="Century Gothic" w:hint="eastAsia"/>
                      <w:sz w:val="20"/>
                      <w:szCs w:val="20"/>
                    </w:rPr>
                    <w:t>(</w:t>
                  </w:r>
                  <w:r>
                    <w:rPr>
                      <w:rFonts w:ascii="Century Gothic" w:eastAsia="微軟正黑體" w:hAnsi="Century Gothic" w:hint="eastAsia"/>
                      <w:sz w:val="20"/>
                      <w:szCs w:val="20"/>
                    </w:rPr>
                    <w:t>錯誤訊息</w:t>
                  </w:r>
                  <w:r>
                    <w:rPr>
                      <w:rFonts w:ascii="Century Gothic" w:eastAsia="微軟正黑體" w:hAnsi="Century Gothic" w:hint="eastAsia"/>
                      <w:sz w:val="20"/>
                      <w:szCs w:val="20"/>
                    </w:rPr>
                    <w:t>)</w:t>
                  </w:r>
                </w:p>
                <w:p w14:paraId="3C660117" w14:textId="59BF91E2"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確定</w:t>
                  </w:r>
                  <w:r>
                    <w:rPr>
                      <w:rFonts w:ascii="Century Gothic" w:eastAsia="微軟正黑體" w:hAnsi="Century Gothic" w:hint="eastAsia"/>
                      <w:sz w:val="20"/>
                      <w:szCs w:val="20"/>
                    </w:rPr>
                    <w:t>(</w:t>
                  </w:r>
                  <w:proofErr w:type="spellStart"/>
                  <w:r>
                    <w:rPr>
                      <w:rFonts w:ascii="Century Gothic" w:eastAsia="微軟正黑體" w:hAnsi="Century Gothic"/>
                      <w:sz w:val="20"/>
                      <w:szCs w:val="20"/>
                    </w:rPr>
                    <w:t>btn</w:t>
                  </w:r>
                  <w:proofErr w:type="spellEnd"/>
                  <w:r>
                    <w:rPr>
                      <w:rFonts w:ascii="Century Gothic" w:eastAsia="微軟正黑體" w:hAnsi="Century Gothic" w:hint="eastAsia"/>
                      <w:sz w:val="20"/>
                      <w:szCs w:val="20"/>
                    </w:rPr>
                    <w:t>)</w:t>
                  </w:r>
                  <w:r>
                    <w:rPr>
                      <w:rFonts w:ascii="Century Gothic" w:eastAsia="微軟正黑體" w:hAnsi="Century Gothic" w:hint="eastAsia"/>
                      <w:sz w:val="20"/>
                      <w:szCs w:val="20"/>
                    </w:rPr>
                    <w:t>：點擊關閉燈箱，</w:t>
                  </w:r>
                  <w:proofErr w:type="gramStart"/>
                  <w:r>
                    <w:rPr>
                      <w:rFonts w:ascii="Century Gothic" w:eastAsia="微軟正黑體" w:hAnsi="Century Gothic" w:hint="eastAsia"/>
                      <w:sz w:val="20"/>
                      <w:szCs w:val="20"/>
                    </w:rPr>
                    <w:t>返回原頁</w:t>
                  </w:r>
                  <w:proofErr w:type="gramEnd"/>
                </w:p>
              </w:tc>
            </w:tr>
            <w:tr w:rsidR="003D1426" w:rsidRPr="00DA0802" w14:paraId="48E2B804" w14:textId="77777777" w:rsidTr="00A31421">
              <w:tc>
                <w:tcPr>
                  <w:tcW w:w="1614" w:type="dxa"/>
                  <w:shd w:val="clear" w:color="auto" w:fill="auto"/>
                </w:tcPr>
                <w:p w14:paraId="2A1FBD13" w14:textId="5133CF85" w:rsidR="003D1426" w:rsidRDefault="003D1426"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無資料</w:t>
                  </w:r>
                </w:p>
              </w:tc>
              <w:tc>
                <w:tcPr>
                  <w:tcW w:w="4161" w:type="dxa"/>
                  <w:shd w:val="clear" w:color="auto" w:fill="auto"/>
                </w:tcPr>
                <w:p w14:paraId="0C229E89" w14:textId="77777777" w:rsidR="003D1426" w:rsidRPr="00294FA5" w:rsidRDefault="003D1426" w:rsidP="00294FA5">
                  <w:pPr>
                    <w:spacing w:line="0" w:lineRule="atLeast"/>
                    <w:jc w:val="both"/>
                    <w:rPr>
                      <w:rFonts w:ascii="Century Gothic" w:eastAsia="微軟正黑體" w:hAnsi="Century Gothic"/>
                      <w:sz w:val="20"/>
                      <w:szCs w:val="20"/>
                    </w:rPr>
                  </w:pPr>
                  <w:r w:rsidRPr="00294FA5">
                    <w:rPr>
                      <w:rFonts w:ascii="Century Gothic" w:eastAsia="微軟正黑體" w:hAnsi="Century Gothic" w:hint="eastAsia"/>
                      <w:sz w:val="20"/>
                      <w:szCs w:val="20"/>
                    </w:rPr>
                    <w:t>內容：無相關資料</w:t>
                  </w:r>
                </w:p>
                <w:p w14:paraId="1EA55CB8" w14:textId="4DD107AF" w:rsidR="003D1426" w:rsidRDefault="003D1426" w:rsidP="003D1426">
                  <w:pPr>
                    <w:spacing w:line="0" w:lineRule="atLeast"/>
                    <w:rPr>
                      <w:rFonts w:ascii="Century Gothic" w:eastAsia="微軟正黑體" w:hAnsi="Century Gothic"/>
                      <w:sz w:val="20"/>
                      <w:szCs w:val="20"/>
                    </w:rPr>
                  </w:pPr>
                  <w:r w:rsidRPr="00294FA5">
                    <w:rPr>
                      <w:rFonts w:ascii="Century Gothic" w:eastAsia="微軟正黑體" w:hAnsi="Century Gothic" w:hint="eastAsia"/>
                      <w:sz w:val="20"/>
                      <w:szCs w:val="20"/>
                    </w:rPr>
                    <w:t>確定</w:t>
                  </w:r>
                  <w:r w:rsidRPr="00294FA5">
                    <w:rPr>
                      <w:rFonts w:ascii="Century Gothic" w:eastAsia="微軟正黑體" w:hAnsi="Century Gothic"/>
                      <w:sz w:val="20"/>
                      <w:szCs w:val="20"/>
                    </w:rPr>
                    <w:t>(</w:t>
                  </w:r>
                  <w:proofErr w:type="spellStart"/>
                  <w:r w:rsidRPr="00294FA5">
                    <w:rPr>
                      <w:rFonts w:ascii="Century Gothic" w:eastAsia="微軟正黑體" w:hAnsi="Century Gothic"/>
                      <w:sz w:val="20"/>
                      <w:szCs w:val="20"/>
                    </w:rPr>
                    <w:t>btn</w:t>
                  </w:r>
                  <w:proofErr w:type="spellEnd"/>
                  <w:r w:rsidRPr="00294FA5">
                    <w:rPr>
                      <w:rFonts w:ascii="Century Gothic" w:eastAsia="微軟正黑體" w:hAnsi="Century Gothic"/>
                      <w:sz w:val="20"/>
                      <w:szCs w:val="20"/>
                    </w:rPr>
                    <w:t>)</w:t>
                  </w:r>
                  <w:r w:rsidRPr="00294FA5">
                    <w:rPr>
                      <w:rFonts w:ascii="Century Gothic" w:eastAsia="微軟正黑體" w:hAnsi="Century Gothic" w:hint="eastAsia"/>
                      <w:sz w:val="20"/>
                      <w:szCs w:val="20"/>
                    </w:rPr>
                    <w:t>：點擊關閉燈箱</w:t>
                  </w:r>
                  <w:r>
                    <w:rPr>
                      <w:rFonts w:ascii="Century Gothic" w:eastAsia="微軟正黑體" w:hAnsi="Century Gothic" w:hint="eastAsia"/>
                      <w:sz w:val="20"/>
                      <w:szCs w:val="20"/>
                    </w:rPr>
                    <w:t>，</w:t>
                  </w:r>
                  <w:proofErr w:type="gramStart"/>
                  <w:r>
                    <w:rPr>
                      <w:rFonts w:ascii="Century Gothic" w:eastAsia="微軟正黑體" w:hAnsi="Century Gothic" w:hint="eastAsia"/>
                      <w:sz w:val="20"/>
                      <w:szCs w:val="20"/>
                    </w:rPr>
                    <w:t>返回原頁</w:t>
                  </w:r>
                  <w:proofErr w:type="gramEnd"/>
                </w:p>
              </w:tc>
            </w:tr>
            <w:tr w:rsidR="00A31421" w:rsidRPr="00DA0802" w14:paraId="3E53317F" w14:textId="77777777" w:rsidTr="00A31421">
              <w:tc>
                <w:tcPr>
                  <w:tcW w:w="1614" w:type="dxa"/>
                  <w:shd w:val="clear" w:color="auto" w:fill="D9D9D9" w:themeFill="background1" w:themeFillShade="D9"/>
                  <w:vAlign w:val="center"/>
                </w:tcPr>
                <w:p w14:paraId="57279E7E"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25F83698" w14:textId="77777777" w:rsidR="00A31421" w:rsidRPr="00A31421" w:rsidRDefault="00A31421" w:rsidP="00A3142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A31421" w:rsidRPr="00DA0802" w14:paraId="6F797A31" w14:textId="77777777" w:rsidTr="00A31421">
              <w:tc>
                <w:tcPr>
                  <w:tcW w:w="1614" w:type="dxa"/>
                </w:tcPr>
                <w:p w14:paraId="189EAB88" w14:textId="77777777" w:rsidR="00A31421" w:rsidRDefault="00A31421" w:rsidP="00A31421">
                  <w:pPr>
                    <w:spacing w:line="0" w:lineRule="atLeast"/>
                    <w:rPr>
                      <w:rFonts w:ascii="Century Gothic" w:eastAsia="微軟正黑體" w:hAnsi="Century Gothic"/>
                      <w:sz w:val="20"/>
                      <w:szCs w:val="20"/>
                    </w:rPr>
                  </w:pPr>
                </w:p>
              </w:tc>
              <w:tc>
                <w:tcPr>
                  <w:tcW w:w="4161" w:type="dxa"/>
                </w:tcPr>
                <w:p w14:paraId="1A274472" w14:textId="77777777" w:rsidR="00A31421" w:rsidRPr="00F10D4E" w:rsidRDefault="00A31421" w:rsidP="00A3142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22518D28" w14:textId="77777777" w:rsidR="00A31421" w:rsidRPr="00A31065" w:rsidRDefault="00A31421" w:rsidP="000C3000">
            <w:pPr>
              <w:pStyle w:val="af5"/>
              <w:numPr>
                <w:ilvl w:val="0"/>
                <w:numId w:val="38"/>
              </w:numPr>
              <w:spacing w:line="0" w:lineRule="atLeast"/>
              <w:ind w:leftChars="0"/>
              <w:rPr>
                <w:rFonts w:ascii="Century Gothic" w:eastAsia="微軟正黑體" w:hAnsi="Century Gothic"/>
                <w:sz w:val="22"/>
              </w:rPr>
            </w:pPr>
          </w:p>
        </w:tc>
      </w:tr>
      <w:tr w:rsidR="00A31421" w14:paraId="14F423B1" w14:textId="77777777" w:rsidTr="00A31421">
        <w:tblPrEx>
          <w:tblCellMar>
            <w:left w:w="28" w:type="dxa"/>
            <w:right w:w="28" w:type="dxa"/>
          </w:tblCellMar>
        </w:tblPrEx>
        <w:trPr>
          <w:trHeight w:val="227"/>
        </w:trPr>
        <w:tc>
          <w:tcPr>
            <w:tcW w:w="2710" w:type="dxa"/>
            <w:vMerge/>
          </w:tcPr>
          <w:p w14:paraId="1655447F" w14:textId="77777777" w:rsidR="00A31421" w:rsidRDefault="00A31421" w:rsidP="00A31421">
            <w:pPr>
              <w:spacing w:line="0" w:lineRule="atLeast"/>
              <w:jc w:val="center"/>
              <w:rPr>
                <w:rFonts w:ascii="Century Gothic" w:eastAsia="微軟正黑體" w:hAnsi="Century Gothic"/>
                <w:noProof/>
                <w:sz w:val="22"/>
              </w:rPr>
            </w:pPr>
          </w:p>
        </w:tc>
        <w:tc>
          <w:tcPr>
            <w:tcW w:w="1254" w:type="dxa"/>
          </w:tcPr>
          <w:p w14:paraId="60318B56" w14:textId="77777777" w:rsidR="00A31421" w:rsidRDefault="00A31421" w:rsidP="00A3142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67BB3BDB" w14:textId="2F7FB873" w:rsidR="00A31421" w:rsidRPr="00A31065" w:rsidRDefault="00A31421" w:rsidP="000C3000">
            <w:pPr>
              <w:pStyle w:val="af5"/>
              <w:numPr>
                <w:ilvl w:val="0"/>
                <w:numId w:val="7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w:t>
            </w:r>
            <w:r w:rsidRPr="00294FA5">
              <w:rPr>
                <w:rFonts w:ascii="Century Gothic" w:eastAsia="微軟正黑體" w:hAnsi="Century Gothic" w:hint="eastAsia"/>
                <w:sz w:val="22"/>
                <w:highlight w:val="green"/>
              </w:rPr>
              <w:t>「</w:t>
            </w:r>
            <w:r w:rsidR="001D0234" w:rsidRPr="00294FA5">
              <w:rPr>
                <w:rFonts w:ascii="Century Gothic" w:eastAsia="微軟正黑體" w:hAnsi="Century Gothic" w:hint="eastAsia"/>
                <w:sz w:val="22"/>
                <w:highlight w:val="green"/>
              </w:rPr>
              <w:t>首</w:t>
            </w:r>
            <w:r w:rsidRPr="00294FA5">
              <w:rPr>
                <w:rFonts w:ascii="Century Gothic" w:eastAsia="微軟正黑體" w:hAnsi="Century Gothic" w:hint="eastAsia"/>
                <w:sz w:val="22"/>
                <w:highlight w:val="green"/>
              </w:rPr>
              <w:t>頁」</w:t>
            </w:r>
          </w:p>
        </w:tc>
      </w:tr>
      <w:tr w:rsidR="005D5029" w14:paraId="461FA96D" w14:textId="77777777" w:rsidTr="00294FA5">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E10A2" w14:textId="04A76BA4" w:rsidR="005D5029" w:rsidRPr="00D70B52" w:rsidRDefault="005D5029" w:rsidP="005D5029">
            <w:pPr>
              <w:spacing w:line="0" w:lineRule="atLeast"/>
              <w:jc w:val="center"/>
              <w:rPr>
                <w:rFonts w:ascii="Century Gothic" w:eastAsia="微軟正黑體" w:hAnsi="Century Gothic"/>
                <w:sz w:val="22"/>
              </w:rPr>
            </w:pPr>
            <w:r>
              <w:rPr>
                <w:rFonts w:ascii="Century Gothic" w:eastAsia="微軟正黑體" w:hAnsi="Century Gothic" w:hint="eastAsia"/>
                <w:sz w:val="22"/>
              </w:rPr>
              <w:t>申辦進度</w:t>
            </w:r>
            <w:r>
              <w:rPr>
                <w:rFonts w:ascii="Century Gothic" w:eastAsia="微軟正黑體" w:hAnsi="Century Gothic" w:hint="eastAsia"/>
                <w:sz w:val="22"/>
              </w:rPr>
              <w:t>S</w:t>
            </w:r>
            <w:r>
              <w:rPr>
                <w:rFonts w:ascii="Century Gothic" w:eastAsia="微軟正黑體" w:hAnsi="Century Gothic"/>
                <w:sz w:val="22"/>
              </w:rPr>
              <w:t>tep2</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D0DD35" w14:textId="4558FE02" w:rsidR="005D5029" w:rsidRDefault="005D5029" w:rsidP="005D5029">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C32999" w14:textId="0A2F5125" w:rsidR="005D5029" w:rsidRDefault="005D5029" w:rsidP="005D5029">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5D5029" w14:paraId="7A59D427" w14:textId="77777777" w:rsidTr="00294FA5">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47B38214" w14:textId="77777777" w:rsidR="005D5029" w:rsidRDefault="005D5029" w:rsidP="00A8550A">
            <w:pPr>
              <w:spacing w:line="0" w:lineRule="atLeast"/>
              <w:jc w:val="center"/>
              <w:rPr>
                <w:noProof/>
              </w:rPr>
            </w:pPr>
            <w:r>
              <w:t xml:space="preserve"> </w:t>
            </w:r>
            <w:r>
              <w:rPr>
                <w:noProof/>
              </w:rPr>
              <w:lastRenderedPageBreak/>
              <w:drawing>
                <wp:inline distT="0" distB="0" distL="0" distR="0" wp14:anchorId="110833C9" wp14:editId="02B75DEC">
                  <wp:extent cx="1590544" cy="461950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380"/>
                          <a:stretch/>
                        </pic:blipFill>
                        <pic:spPr bwMode="auto">
                          <a:xfrm>
                            <a:off x="0" y="0"/>
                            <a:ext cx="1595097" cy="46327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4C921E0B" w14:textId="77777777" w:rsidR="005D5029" w:rsidRDefault="005D5029" w:rsidP="00A8550A">
            <w:pPr>
              <w:spacing w:line="0" w:lineRule="atLeast"/>
              <w:rPr>
                <w:rFonts w:ascii="Century Gothic" w:eastAsia="微軟正黑體" w:hAnsi="Century Gothic"/>
                <w:sz w:val="22"/>
              </w:rPr>
            </w:pPr>
            <w:r w:rsidRPr="00C1033B">
              <w:rPr>
                <w:rFonts w:ascii="Century Gothic" w:eastAsia="微軟正黑體" w:hAnsi="Century Gothic" w:hint="eastAsia"/>
                <w:sz w:val="22"/>
                <w:highlight w:val="cyan"/>
              </w:rPr>
              <w:lastRenderedPageBreak/>
              <w:t>顯示</w:t>
            </w:r>
          </w:p>
        </w:tc>
        <w:tc>
          <w:tcPr>
            <w:tcW w:w="6232" w:type="dxa"/>
            <w:tcBorders>
              <w:top w:val="single" w:sz="4" w:space="0" w:color="auto"/>
              <w:left w:val="single" w:sz="4" w:space="0" w:color="auto"/>
              <w:bottom w:val="single" w:sz="4" w:space="0" w:color="auto"/>
              <w:right w:val="single" w:sz="4" w:space="0" w:color="auto"/>
            </w:tcBorders>
          </w:tcPr>
          <w:p w14:paraId="1C97719A" w14:textId="77777777" w:rsidR="005D5029" w:rsidRPr="00D70B52" w:rsidRDefault="005D5029" w:rsidP="00531BCA">
            <w:pPr>
              <w:pStyle w:val="af5"/>
              <w:numPr>
                <w:ilvl w:val="0"/>
                <w:numId w:val="173"/>
              </w:numPr>
              <w:spacing w:line="0" w:lineRule="atLeast"/>
              <w:ind w:leftChars="0"/>
              <w:rPr>
                <w:rFonts w:ascii="Century Gothic" w:eastAsia="微軟正黑體" w:hAnsi="Century Gothic"/>
                <w:sz w:val="22"/>
              </w:rPr>
            </w:pPr>
            <w:r>
              <w:rPr>
                <w:rFonts w:ascii="Century Gothic" w:eastAsia="微軟正黑體" w:hAnsi="Century Gothic" w:hint="eastAsia"/>
                <w:sz w:val="22"/>
              </w:rPr>
              <w:t>來源：此</w:t>
            </w:r>
            <w:r>
              <w:rPr>
                <w:rFonts w:ascii="Century Gothic" w:eastAsia="微軟正黑體" w:hAnsi="Century Gothic"/>
                <w:sz w:val="22"/>
              </w:rPr>
              <w:t>ID</w:t>
            </w:r>
            <w:r>
              <w:rPr>
                <w:rFonts w:ascii="Century Gothic" w:eastAsia="微軟正黑體" w:hAnsi="Century Gothic" w:hint="eastAsia"/>
                <w:sz w:val="22"/>
              </w:rPr>
              <w:t>申辦進度卡片列表</w:t>
            </w:r>
          </w:p>
          <w:p w14:paraId="78EDE01B" w14:textId="77777777" w:rsidR="005D5029" w:rsidRDefault="005D5029" w:rsidP="00531BCA">
            <w:pPr>
              <w:pStyle w:val="af5"/>
              <w:numPr>
                <w:ilvl w:val="0"/>
                <w:numId w:val="173"/>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w:t>
            </w:r>
          </w:p>
          <w:p w14:paraId="58BB70BB" w14:textId="77777777" w:rsidR="005D5029" w:rsidRDefault="005D5029" w:rsidP="000C3000">
            <w:pPr>
              <w:pStyle w:val="af5"/>
              <w:numPr>
                <w:ilvl w:val="0"/>
                <w:numId w:val="79"/>
              </w:numPr>
              <w:spacing w:line="0" w:lineRule="atLeast"/>
              <w:ind w:leftChars="0"/>
              <w:rPr>
                <w:rFonts w:ascii="Century Gothic" w:eastAsia="微軟正黑體" w:hAnsi="Century Gothic"/>
                <w:sz w:val="22"/>
              </w:rPr>
            </w:pPr>
            <w:proofErr w:type="gramStart"/>
            <w:r w:rsidRPr="00D70B52">
              <w:rPr>
                <w:rFonts w:ascii="Century Gothic" w:eastAsia="微軟正黑體" w:hAnsi="Century Gothic" w:hint="eastAsia"/>
                <w:sz w:val="22"/>
              </w:rPr>
              <w:t>卡圖</w:t>
            </w:r>
            <w:proofErr w:type="gramEnd"/>
            <w:r w:rsidRPr="00D70B52">
              <w:rPr>
                <w:rFonts w:ascii="Century Gothic" w:eastAsia="微軟正黑體" w:hAnsi="Century Gothic" w:hint="eastAsia"/>
                <w:sz w:val="22"/>
              </w:rPr>
              <w:t>：依前述來源</w:t>
            </w:r>
          </w:p>
          <w:p w14:paraId="29E098C4" w14:textId="77777777" w:rsidR="005D5029" w:rsidRDefault="005D5029" w:rsidP="000C3000">
            <w:pPr>
              <w:pStyle w:val="af5"/>
              <w:numPr>
                <w:ilvl w:val="0"/>
                <w:numId w:val="79"/>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卡片名稱：</w:t>
            </w:r>
            <w:proofErr w:type="gramStart"/>
            <w:r w:rsidRPr="00D70B52">
              <w:rPr>
                <w:rFonts w:ascii="Century Gothic" w:eastAsia="微軟正黑體" w:hAnsi="Century Gothic" w:hint="eastAsia"/>
                <w:sz w:val="22"/>
              </w:rPr>
              <w:t>卡名需</w:t>
            </w:r>
            <w:proofErr w:type="gramEnd"/>
            <w:r w:rsidRPr="00D70B52">
              <w:rPr>
                <w:rFonts w:ascii="Century Gothic" w:eastAsia="微軟正黑體" w:hAnsi="Century Gothic" w:hint="eastAsia"/>
                <w:sz w:val="22"/>
              </w:rPr>
              <w:t>完整顯示，最多</w:t>
            </w:r>
            <w:r w:rsidRPr="00D70B52">
              <w:rPr>
                <w:rFonts w:ascii="Century Gothic" w:eastAsia="微軟正黑體" w:hAnsi="Century Gothic" w:hint="eastAsia"/>
                <w:sz w:val="22"/>
              </w:rPr>
              <w:t>20</w:t>
            </w:r>
            <w:r w:rsidRPr="00D70B52">
              <w:rPr>
                <w:rFonts w:ascii="Century Gothic" w:eastAsia="微軟正黑體" w:hAnsi="Century Gothic" w:hint="eastAsia"/>
                <w:sz w:val="22"/>
              </w:rPr>
              <w:t>字</w:t>
            </w:r>
          </w:p>
          <w:p w14:paraId="28516116" w14:textId="77777777" w:rsidR="005D5029" w:rsidRDefault="005D5029" w:rsidP="000C3000">
            <w:pPr>
              <w:pStyle w:val="af5"/>
              <w:numPr>
                <w:ilvl w:val="0"/>
                <w:numId w:val="79"/>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申辦進度說明：查詢此卡片進度說明，將依照後台回覆「申請狀態」及「說明」資訊合併顯示</w:t>
            </w:r>
          </w:p>
          <w:p w14:paraId="55064037" w14:textId="77777777" w:rsidR="005D5029" w:rsidRDefault="005D5029" w:rsidP="000C3000">
            <w:pPr>
              <w:pStyle w:val="af5"/>
              <w:numPr>
                <w:ilvl w:val="0"/>
                <w:numId w:val="79"/>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狀態時間：將依照後台回覆「狀態時間」顯示此卡片最新更新狀態時間</w:t>
            </w:r>
          </w:p>
          <w:p w14:paraId="31A74DA0" w14:textId="74DCFBBB" w:rsidR="005D5029" w:rsidRPr="00294FA5" w:rsidRDefault="005D5029" w:rsidP="000C3000">
            <w:pPr>
              <w:pStyle w:val="af5"/>
              <w:numPr>
                <w:ilvl w:val="0"/>
                <w:numId w:val="79"/>
              </w:numPr>
              <w:spacing w:line="0" w:lineRule="atLeast"/>
              <w:ind w:leftChars="0"/>
              <w:rPr>
                <w:rFonts w:ascii="Century Gothic" w:eastAsia="微軟正黑體" w:hAnsi="Century Gothic"/>
                <w:sz w:val="22"/>
              </w:rPr>
            </w:pPr>
            <w:r w:rsidRPr="005D5029">
              <w:rPr>
                <w:rFonts w:ascii="Century Gothic" w:eastAsia="微軟正黑體" w:hAnsi="Century Gothic" w:hint="eastAsia"/>
                <w:sz w:val="22"/>
              </w:rPr>
              <w:lastRenderedPageBreak/>
              <w:t>打勾</w:t>
            </w:r>
            <w:r w:rsidRPr="005D5029">
              <w:rPr>
                <w:rFonts w:ascii="Century Gothic" w:eastAsia="微軟正黑體" w:hAnsi="Century Gothic" w:hint="eastAsia"/>
                <w:sz w:val="22"/>
              </w:rPr>
              <w:t>icon</w:t>
            </w:r>
            <w:r w:rsidRPr="005D5029">
              <w:rPr>
                <w:rFonts w:ascii="Century Gothic" w:eastAsia="微軟正黑體" w:hAnsi="Century Gothic" w:hint="eastAsia"/>
                <w:sz w:val="22"/>
              </w:rPr>
              <w:t>：已核卡將顯示</w:t>
            </w:r>
          </w:p>
        </w:tc>
      </w:tr>
      <w:tr w:rsidR="005D5029" w14:paraId="48D7D119"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632CE4FC" w14:textId="77777777" w:rsidR="005D5029" w:rsidDel="004A0E5B" w:rsidRDefault="005D5029" w:rsidP="00A8550A">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4C598B76" w14:textId="77777777" w:rsidR="005D5029" w:rsidRPr="00C1033B" w:rsidRDefault="005D5029" w:rsidP="00A8550A">
            <w:pPr>
              <w:spacing w:line="0" w:lineRule="atLeast"/>
              <w:rPr>
                <w:rFonts w:ascii="Century Gothic" w:eastAsia="微軟正黑體" w:hAnsi="Century Gothic"/>
                <w:sz w:val="22"/>
                <w:highlight w:val="cyan"/>
              </w:rPr>
            </w:pPr>
            <w:r w:rsidRPr="00C1033B">
              <w:rPr>
                <w:rFonts w:ascii="Century Gothic" w:eastAsia="微軟正黑體" w:hAnsi="Century Gothic" w:hint="eastAsia"/>
                <w:sz w:val="22"/>
                <w:highlight w:val="cyan"/>
              </w:rPr>
              <w:t>急用</w:t>
            </w:r>
            <w:r w:rsidRPr="00C1033B">
              <w:rPr>
                <w:rFonts w:ascii="Century Gothic" w:eastAsia="微軟正黑體" w:hAnsi="Century Gothic" w:hint="eastAsia"/>
                <w:sz w:val="22"/>
                <w:highlight w:val="cyan"/>
              </w:rPr>
              <w:t>_</w:t>
            </w:r>
            <w:r w:rsidRPr="00C1033B">
              <w:rPr>
                <w:rFonts w:ascii="Century Gothic" w:eastAsia="微軟正黑體" w:hAnsi="Century Gothic" w:hint="eastAsia"/>
                <w:sz w:val="22"/>
                <w:highlight w:val="cyan"/>
              </w:rPr>
              <w:t>申請原因</w:t>
            </w:r>
            <w:r w:rsidRPr="00C1033B">
              <w:rPr>
                <w:rFonts w:ascii="Century Gothic" w:eastAsia="微軟正黑體" w:hAnsi="Century Gothic" w:hint="eastAsia"/>
                <w:sz w:val="22"/>
                <w:highlight w:val="cyan"/>
              </w:rPr>
              <w:t>(</w:t>
            </w:r>
            <w:proofErr w:type="spellStart"/>
            <w:r w:rsidRPr="00C1033B">
              <w:rPr>
                <w:rFonts w:ascii="Century Gothic" w:eastAsia="微軟正黑體" w:hAnsi="Century Gothic"/>
                <w:sz w:val="22"/>
                <w:highlight w:val="cyan"/>
              </w:rPr>
              <w:t>btn</w:t>
            </w:r>
            <w:proofErr w:type="spellEnd"/>
            <w:r w:rsidRPr="00C1033B">
              <w:rPr>
                <w:rFonts w:ascii="Century Gothic" w:eastAsia="微軟正黑體" w:hAnsi="Century Gothic" w:hint="eastAsia"/>
                <w:sz w:val="22"/>
                <w:highlight w:val="cyan"/>
              </w:rPr>
              <w:t>)</w:t>
            </w:r>
          </w:p>
        </w:tc>
        <w:tc>
          <w:tcPr>
            <w:tcW w:w="6232" w:type="dxa"/>
            <w:tcBorders>
              <w:top w:val="single" w:sz="4" w:space="0" w:color="auto"/>
              <w:left w:val="single" w:sz="4" w:space="0" w:color="auto"/>
              <w:bottom w:val="single" w:sz="4" w:space="0" w:color="auto"/>
              <w:right w:val="single" w:sz="4" w:space="0" w:color="auto"/>
            </w:tcBorders>
          </w:tcPr>
          <w:p w14:paraId="224807A2" w14:textId="77777777" w:rsidR="005D5029" w:rsidRPr="00D70B52" w:rsidRDefault="005D5029" w:rsidP="00531BCA">
            <w:pPr>
              <w:pStyle w:val="af5"/>
              <w:numPr>
                <w:ilvl w:val="0"/>
                <w:numId w:val="188"/>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顯示：若「申請狀態」需導引急需用卡則顯示欄位</w:t>
            </w:r>
          </w:p>
          <w:p w14:paraId="40599C8E" w14:textId="77777777" w:rsidR="005D5029" w:rsidRPr="00D70B52" w:rsidRDefault="005D5029" w:rsidP="00531BCA">
            <w:pPr>
              <w:pStyle w:val="af5"/>
              <w:numPr>
                <w:ilvl w:val="0"/>
                <w:numId w:val="18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點擊：選擇申請原因</w:t>
            </w:r>
          </w:p>
        </w:tc>
      </w:tr>
      <w:tr w:rsidR="005D5029" w14:paraId="44686F75"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1A7D79EF" w14:textId="77777777" w:rsidR="005D5029" w:rsidDel="004A0E5B" w:rsidRDefault="005D5029" w:rsidP="00A8550A">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5ABB9519" w14:textId="77777777" w:rsidR="005D5029" w:rsidRPr="00C1033B" w:rsidRDefault="005D5029" w:rsidP="00A8550A">
            <w:pPr>
              <w:spacing w:line="0" w:lineRule="atLeast"/>
              <w:rPr>
                <w:rFonts w:ascii="Century Gothic" w:eastAsia="微軟正黑體" w:hAnsi="Century Gothic"/>
                <w:sz w:val="22"/>
                <w:highlight w:val="cyan"/>
              </w:rPr>
            </w:pPr>
            <w:r w:rsidRPr="00C1033B">
              <w:rPr>
                <w:rFonts w:ascii="Century Gothic" w:eastAsia="微軟正黑體" w:hAnsi="Century Gothic" w:hint="eastAsia"/>
                <w:sz w:val="22"/>
                <w:highlight w:val="cyan"/>
              </w:rPr>
              <w:t>急用</w:t>
            </w:r>
            <w:r w:rsidRPr="00C1033B">
              <w:rPr>
                <w:rFonts w:ascii="Century Gothic" w:eastAsia="微軟正黑體" w:hAnsi="Century Gothic" w:hint="eastAsia"/>
                <w:sz w:val="22"/>
                <w:highlight w:val="cyan"/>
              </w:rPr>
              <w:t>_</w:t>
            </w:r>
            <w:r w:rsidRPr="00C1033B">
              <w:rPr>
                <w:rFonts w:ascii="Century Gothic" w:eastAsia="微軟正黑體" w:hAnsi="Century Gothic" w:hint="eastAsia"/>
                <w:sz w:val="22"/>
                <w:highlight w:val="cyan"/>
              </w:rPr>
              <w:t>說明</w:t>
            </w:r>
            <w:r w:rsidRPr="00C1033B">
              <w:rPr>
                <w:rFonts w:ascii="Century Gothic" w:eastAsia="微軟正黑體" w:hAnsi="Century Gothic" w:hint="eastAsia"/>
                <w:sz w:val="22"/>
                <w:highlight w:val="cyan"/>
              </w:rPr>
              <w:t>(</w:t>
            </w:r>
            <w:r w:rsidRPr="00C1033B">
              <w:rPr>
                <w:rFonts w:ascii="Century Gothic" w:eastAsia="微軟正黑體" w:hAnsi="Century Gothic"/>
                <w:sz w:val="22"/>
                <w:highlight w:val="cyan"/>
              </w:rPr>
              <w:t>text field</w:t>
            </w:r>
            <w:r w:rsidRPr="00C1033B">
              <w:rPr>
                <w:rFonts w:ascii="Century Gothic" w:eastAsia="微軟正黑體" w:hAnsi="Century Gothic" w:hint="eastAsia"/>
                <w:sz w:val="22"/>
                <w:highlight w:val="cyan"/>
              </w:rPr>
              <w:t>)</w:t>
            </w:r>
          </w:p>
        </w:tc>
        <w:tc>
          <w:tcPr>
            <w:tcW w:w="6232" w:type="dxa"/>
            <w:tcBorders>
              <w:top w:val="single" w:sz="4" w:space="0" w:color="auto"/>
              <w:left w:val="single" w:sz="4" w:space="0" w:color="auto"/>
              <w:bottom w:val="single" w:sz="4" w:space="0" w:color="auto"/>
              <w:right w:val="single" w:sz="4" w:space="0" w:color="auto"/>
            </w:tcBorders>
          </w:tcPr>
          <w:p w14:paraId="6953C0AA" w14:textId="77777777" w:rsidR="005D5029" w:rsidRPr="00D70B52" w:rsidRDefault="005D5029" w:rsidP="000C3000">
            <w:pPr>
              <w:pStyle w:val="af5"/>
              <w:numPr>
                <w:ilvl w:val="0"/>
                <w:numId w:val="81"/>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顯示：若「申請狀態」需導引急需用卡則顯示欄位</w:t>
            </w:r>
          </w:p>
          <w:p w14:paraId="4D1318C4" w14:textId="77777777" w:rsidR="005D5029" w:rsidRPr="00D70B52" w:rsidRDefault="005D5029" w:rsidP="000C3000">
            <w:pPr>
              <w:pStyle w:val="af5"/>
              <w:numPr>
                <w:ilvl w:val="0"/>
                <w:numId w:val="81"/>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hint</w:t>
            </w:r>
            <w:r w:rsidRPr="00D70B52">
              <w:rPr>
                <w:rFonts w:ascii="Century Gothic" w:eastAsia="微軟正黑體" w:hAnsi="Century Gothic" w:hint="eastAsia"/>
                <w:sz w:val="22"/>
              </w:rPr>
              <w:t>：請說明</w:t>
            </w:r>
            <w:r w:rsidRPr="00D70B52">
              <w:rPr>
                <w:rFonts w:ascii="Century Gothic" w:eastAsia="微軟正黑體" w:hAnsi="Century Gothic"/>
                <w:sz w:val="22"/>
              </w:rPr>
              <w:t>…</w:t>
            </w:r>
          </w:p>
          <w:p w14:paraId="70A9FD54" w14:textId="77777777" w:rsidR="005D5029" w:rsidRPr="00D70B52" w:rsidRDefault="005D5029" w:rsidP="000C3000">
            <w:pPr>
              <w:pStyle w:val="af5"/>
              <w:numPr>
                <w:ilvl w:val="0"/>
                <w:numId w:val="81"/>
              </w:numPr>
              <w:spacing w:line="0" w:lineRule="atLeast"/>
              <w:ind w:leftChars="0"/>
              <w:rPr>
                <w:rFonts w:ascii="Century Gothic" w:eastAsia="微軟正黑體" w:hAnsi="Century Gothic"/>
                <w:sz w:val="22"/>
              </w:rPr>
            </w:pPr>
            <w:r w:rsidRPr="00D70B52">
              <w:rPr>
                <w:rFonts w:ascii="Century Gothic" w:eastAsia="微軟正黑體" w:hAnsi="Century Gothic" w:hint="eastAsia"/>
                <w:sz w:val="22"/>
              </w:rPr>
              <w:t>輸入限制：限</w:t>
            </w:r>
            <w:r w:rsidRPr="00D70B52">
              <w:rPr>
                <w:rFonts w:ascii="Century Gothic" w:eastAsia="微軟正黑體" w:hAnsi="Century Gothic"/>
                <w:sz w:val="22"/>
              </w:rPr>
              <w:t>50</w:t>
            </w:r>
            <w:r w:rsidRPr="00D70B52">
              <w:rPr>
                <w:rFonts w:ascii="Century Gothic" w:eastAsia="微軟正黑體" w:hAnsi="Century Gothic" w:hint="eastAsia"/>
                <w:sz w:val="22"/>
              </w:rPr>
              <w:t>字元</w:t>
            </w:r>
          </w:p>
        </w:tc>
      </w:tr>
      <w:tr w:rsidR="005D5029" w:rsidRPr="002364A9" w14:paraId="42435873"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7588C3BA" w14:textId="77777777" w:rsidR="005D5029" w:rsidRDefault="005D5029" w:rsidP="00A8550A">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1AC9A9D0" w14:textId="77777777" w:rsidR="005D5029" w:rsidRPr="00C1033B" w:rsidRDefault="005D5029" w:rsidP="00A8550A">
            <w:pPr>
              <w:spacing w:line="0" w:lineRule="atLeast"/>
              <w:rPr>
                <w:rFonts w:ascii="Century Gothic" w:eastAsia="微軟正黑體" w:hAnsi="Century Gothic"/>
                <w:sz w:val="22"/>
                <w:highlight w:val="cyan"/>
              </w:rPr>
            </w:pPr>
            <w:r w:rsidRPr="00C1033B">
              <w:rPr>
                <w:rFonts w:ascii="Century Gothic" w:eastAsia="微軟正黑體" w:hAnsi="Century Gothic" w:hint="eastAsia"/>
                <w:sz w:val="22"/>
                <w:highlight w:val="cyan"/>
              </w:rPr>
              <w:t>導引按鍵</w:t>
            </w:r>
            <w:r w:rsidRPr="00C1033B">
              <w:rPr>
                <w:rFonts w:ascii="Century Gothic" w:eastAsia="微軟正黑體" w:hAnsi="Century Gothic" w:hint="eastAsia"/>
                <w:sz w:val="22"/>
                <w:highlight w:val="cyan"/>
              </w:rPr>
              <w:t>(</w:t>
            </w:r>
            <w:proofErr w:type="spellStart"/>
            <w:r w:rsidRPr="00C1033B">
              <w:rPr>
                <w:rFonts w:ascii="Century Gothic" w:eastAsia="微軟正黑體" w:hAnsi="Century Gothic"/>
                <w:sz w:val="22"/>
                <w:highlight w:val="cyan"/>
              </w:rPr>
              <w:t>btn</w:t>
            </w:r>
            <w:proofErr w:type="spellEnd"/>
            <w:r w:rsidRPr="00C1033B">
              <w:rPr>
                <w:rFonts w:ascii="Century Gothic" w:eastAsia="微軟正黑體" w:hAnsi="Century Gothic" w:hint="eastAsia"/>
                <w:sz w:val="22"/>
                <w:highlight w:val="cyan"/>
              </w:rPr>
              <w:t>)</w:t>
            </w:r>
          </w:p>
        </w:tc>
        <w:tc>
          <w:tcPr>
            <w:tcW w:w="6232" w:type="dxa"/>
            <w:tcBorders>
              <w:top w:val="single" w:sz="4" w:space="0" w:color="auto"/>
              <w:left w:val="single" w:sz="4" w:space="0" w:color="auto"/>
              <w:bottom w:val="single" w:sz="4" w:space="0" w:color="auto"/>
              <w:right w:val="single" w:sz="4" w:space="0" w:color="auto"/>
            </w:tcBorders>
          </w:tcPr>
          <w:p w14:paraId="45845220" w14:textId="77777777" w:rsidR="005D5029" w:rsidRDefault="005D5029" w:rsidP="000C3000">
            <w:pPr>
              <w:pStyle w:val="af5"/>
              <w:numPr>
                <w:ilvl w:val="0"/>
                <w:numId w:val="8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：前往導引頁面</w:t>
            </w:r>
          </w:p>
          <w:tbl>
            <w:tblPr>
              <w:tblStyle w:val="aa"/>
              <w:tblW w:w="0" w:type="auto"/>
              <w:tblLayout w:type="fixed"/>
              <w:tblLook w:val="04A0" w:firstRow="1" w:lastRow="0" w:firstColumn="1" w:lastColumn="0" w:noHBand="0" w:noVBand="1"/>
            </w:tblPr>
            <w:tblGrid>
              <w:gridCol w:w="1636"/>
              <w:gridCol w:w="4544"/>
            </w:tblGrid>
            <w:tr w:rsidR="005D5029" w14:paraId="7F3345EA" w14:textId="77777777" w:rsidTr="00A8550A">
              <w:trPr>
                <w:trHeight w:val="397"/>
              </w:trPr>
              <w:tc>
                <w:tcPr>
                  <w:tcW w:w="1636" w:type="dxa"/>
                  <w:shd w:val="clear" w:color="auto" w:fill="D9D9D9" w:themeFill="background1" w:themeFillShade="D9"/>
                  <w:vAlign w:val="center"/>
                </w:tcPr>
                <w:p w14:paraId="004F6CFF"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導引按鍵</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4544" w:type="dxa"/>
                  <w:shd w:val="clear" w:color="auto" w:fill="D9D9D9" w:themeFill="background1" w:themeFillShade="D9"/>
                </w:tcPr>
                <w:p w14:paraId="02151E2D"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p>
              </w:tc>
            </w:tr>
            <w:tr w:rsidR="005D5029" w:rsidRPr="00FB7B83" w14:paraId="0EA43551" w14:textId="77777777" w:rsidTr="00A8550A">
              <w:trPr>
                <w:trHeight w:val="397"/>
              </w:trPr>
              <w:tc>
                <w:tcPr>
                  <w:tcW w:w="1636" w:type="dxa"/>
                  <w:vAlign w:val="center"/>
                </w:tcPr>
                <w:p w14:paraId="6D0E189B" w14:textId="77777777" w:rsidR="005D5029" w:rsidRPr="00FB7B83"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急需用卡</w:t>
                  </w:r>
                </w:p>
              </w:tc>
              <w:tc>
                <w:tcPr>
                  <w:tcW w:w="4544" w:type="dxa"/>
                </w:tcPr>
                <w:p w14:paraId="50D2E0FA"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發送急需用卡說明，檢核如下</w:t>
                  </w:r>
                </w:p>
                <w:tbl>
                  <w:tblPr>
                    <w:tblStyle w:val="aa"/>
                    <w:tblW w:w="0" w:type="auto"/>
                    <w:tblLayout w:type="fixed"/>
                    <w:tblLook w:val="04A0" w:firstRow="1" w:lastRow="0" w:firstColumn="1" w:lastColumn="0" w:noHBand="0" w:noVBand="1"/>
                  </w:tblPr>
                  <w:tblGrid>
                    <w:gridCol w:w="1636"/>
                    <w:gridCol w:w="2653"/>
                  </w:tblGrid>
                  <w:tr w:rsidR="005D5029" w14:paraId="28406A9B" w14:textId="77777777" w:rsidTr="00A8550A">
                    <w:trPr>
                      <w:trHeight w:val="397"/>
                    </w:trPr>
                    <w:tc>
                      <w:tcPr>
                        <w:tcW w:w="1636" w:type="dxa"/>
                        <w:shd w:val="clear" w:color="auto" w:fill="D9D9D9" w:themeFill="background1" w:themeFillShade="D9"/>
                        <w:vAlign w:val="center"/>
                      </w:tcPr>
                      <w:p w14:paraId="450DBB99"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2653" w:type="dxa"/>
                        <w:shd w:val="clear" w:color="auto" w:fill="D9D9D9" w:themeFill="background1" w:themeFillShade="D9"/>
                      </w:tcPr>
                      <w:p w14:paraId="3AE2C22F"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文字敘述</w:t>
                        </w:r>
                      </w:p>
                    </w:tc>
                  </w:tr>
                  <w:tr w:rsidR="005D5029" w:rsidRPr="00FB7B83" w14:paraId="1EF4C5CE" w14:textId="77777777" w:rsidTr="00A8550A">
                    <w:trPr>
                      <w:trHeight w:val="397"/>
                    </w:trPr>
                    <w:tc>
                      <w:tcPr>
                        <w:tcW w:w="1636" w:type="dxa"/>
                        <w:vAlign w:val="center"/>
                      </w:tcPr>
                      <w:p w14:paraId="4A467481" w14:textId="77777777" w:rsidR="005D5029" w:rsidRPr="00FB7B83" w:rsidRDefault="005D5029" w:rsidP="00A8550A">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欄位空值</w:t>
                        </w:r>
                        <w:proofErr w:type="gramEnd"/>
                      </w:p>
                    </w:tc>
                    <w:tc>
                      <w:tcPr>
                        <w:tcW w:w="2653" w:type="dxa"/>
                      </w:tcPr>
                      <w:p w14:paraId="0BF05B8C" w14:textId="77777777" w:rsidR="005D5029" w:rsidRPr="00D70B52"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請說明原因</w:t>
                        </w:r>
                        <w:r>
                          <w:rPr>
                            <w:rFonts w:ascii="Century Gothic" w:eastAsia="微軟正黑體" w:hAnsi="Century Gothic" w:hint="eastAsia"/>
                            <w:sz w:val="22"/>
                          </w:rPr>
                          <w:t>5</w:t>
                        </w:r>
                        <w:r>
                          <w:rPr>
                            <w:rFonts w:ascii="Century Gothic" w:eastAsia="微軟正黑體" w:hAnsi="Century Gothic"/>
                            <w:sz w:val="22"/>
                          </w:rPr>
                          <w:t>0</w:t>
                        </w:r>
                        <w:r>
                          <w:rPr>
                            <w:rFonts w:ascii="Century Gothic" w:eastAsia="微軟正黑體" w:hAnsi="Century Gothic" w:hint="eastAsia"/>
                            <w:sz w:val="22"/>
                          </w:rPr>
                          <w:t>字內</w:t>
                        </w:r>
                      </w:p>
                    </w:tc>
                  </w:tr>
                  <w:tr w:rsidR="005D5029" w:rsidRPr="00FB7B83" w14:paraId="2F718532" w14:textId="77777777" w:rsidTr="00A8550A">
                    <w:trPr>
                      <w:trHeight w:val="397"/>
                    </w:trPr>
                    <w:tc>
                      <w:tcPr>
                        <w:tcW w:w="1636" w:type="dxa"/>
                        <w:shd w:val="clear" w:color="auto" w:fill="D9D9D9" w:themeFill="background1" w:themeFillShade="D9"/>
                        <w:vAlign w:val="center"/>
                      </w:tcPr>
                      <w:p w14:paraId="2F552F4D" w14:textId="77777777" w:rsidR="005D5029"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後端檢核</w:t>
                        </w:r>
                      </w:p>
                    </w:tc>
                    <w:tc>
                      <w:tcPr>
                        <w:tcW w:w="2653" w:type="dxa"/>
                        <w:shd w:val="clear" w:color="auto" w:fill="D9D9D9" w:themeFill="background1" w:themeFillShade="D9"/>
                      </w:tcPr>
                      <w:p w14:paraId="7204710A"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文字敘述</w:t>
                        </w:r>
                      </w:p>
                    </w:tc>
                  </w:tr>
                  <w:tr w:rsidR="005D5029" w:rsidRPr="00FB7B83" w14:paraId="33ACA0FD" w14:textId="77777777" w:rsidTr="00A8550A">
                    <w:trPr>
                      <w:trHeight w:val="397"/>
                    </w:trPr>
                    <w:tc>
                      <w:tcPr>
                        <w:tcW w:w="1636" w:type="dxa"/>
                        <w:vAlign w:val="center"/>
                      </w:tcPr>
                      <w:p w14:paraId="310F8CAE" w14:textId="77777777" w:rsidR="005D5029"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錯誤</w:t>
                        </w:r>
                      </w:p>
                    </w:tc>
                    <w:tc>
                      <w:tcPr>
                        <w:tcW w:w="2653" w:type="dxa"/>
                      </w:tcPr>
                      <w:p w14:paraId="3C94CDEC"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p>
                    </w:tc>
                  </w:tr>
                  <w:tr w:rsidR="005D5029" w:rsidRPr="00FB7B83" w14:paraId="01A75C4D" w14:textId="77777777" w:rsidTr="00A8550A">
                    <w:trPr>
                      <w:trHeight w:val="397"/>
                    </w:trPr>
                    <w:tc>
                      <w:tcPr>
                        <w:tcW w:w="1636" w:type="dxa"/>
                        <w:shd w:val="clear" w:color="auto" w:fill="D9D9D9" w:themeFill="background1" w:themeFillShade="D9"/>
                        <w:vAlign w:val="center"/>
                      </w:tcPr>
                      <w:p w14:paraId="00A8E3FA" w14:textId="77777777" w:rsidR="005D5029"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後端檢核</w:t>
                        </w:r>
                      </w:p>
                    </w:tc>
                    <w:tc>
                      <w:tcPr>
                        <w:tcW w:w="2653" w:type="dxa"/>
                        <w:shd w:val="clear" w:color="auto" w:fill="D9D9D9" w:themeFill="background1" w:themeFillShade="D9"/>
                      </w:tcPr>
                      <w:p w14:paraId="6A3EAE08" w14:textId="77777777" w:rsidR="005D5029" w:rsidRDefault="005D5029" w:rsidP="00A8550A">
                        <w:pPr>
                          <w:spacing w:line="0" w:lineRule="atLeast"/>
                          <w:jc w:val="both"/>
                          <w:rPr>
                            <w:rFonts w:ascii="Century Gothic" w:eastAsia="微軟正黑體" w:hAnsi="Century Gothic"/>
                            <w:sz w:val="22"/>
                          </w:rPr>
                        </w:pPr>
                        <w:r w:rsidRPr="00294FA5">
                          <w:rPr>
                            <w:rFonts w:ascii="Century Gothic" w:eastAsia="微軟正黑體" w:hAnsi="Century Gothic" w:hint="eastAsia"/>
                            <w:sz w:val="22"/>
                            <w:highlight w:val="green"/>
                          </w:rPr>
                          <w:t>燈箱</w:t>
                        </w:r>
                      </w:p>
                    </w:tc>
                  </w:tr>
                  <w:tr w:rsidR="005D5029" w:rsidRPr="00FB7B83" w14:paraId="33B0B1A2" w14:textId="77777777" w:rsidTr="00A8550A">
                    <w:trPr>
                      <w:trHeight w:val="397"/>
                    </w:trPr>
                    <w:tc>
                      <w:tcPr>
                        <w:tcW w:w="1636" w:type="dxa"/>
                        <w:vAlign w:val="center"/>
                      </w:tcPr>
                      <w:p w14:paraId="0C8CAA6D" w14:textId="77777777" w:rsidR="005D5029"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正確</w:t>
                        </w:r>
                      </w:p>
                    </w:tc>
                    <w:tc>
                      <w:tcPr>
                        <w:tcW w:w="2653" w:type="dxa"/>
                      </w:tcPr>
                      <w:p w14:paraId="0B72D0C6" w14:textId="77777777" w:rsidR="005D5029" w:rsidRDefault="005D5029" w:rsidP="00BE660D">
                        <w:pPr>
                          <w:pStyle w:val="af5"/>
                          <w:numPr>
                            <w:ilvl w:val="0"/>
                            <w:numId w:val="200"/>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內容：已送出，請靜候佳音。</w:t>
                        </w:r>
                      </w:p>
                      <w:p w14:paraId="4EBFEB3F" w14:textId="43ABD2F2" w:rsidR="005D5029" w:rsidRPr="00D70B52" w:rsidRDefault="005D5029" w:rsidP="00BE660D">
                        <w:pPr>
                          <w:pStyle w:val="af5"/>
                          <w:numPr>
                            <w:ilvl w:val="0"/>
                            <w:numId w:val="200"/>
                          </w:numPr>
                          <w:spacing w:line="0" w:lineRule="atLeast"/>
                          <w:ind w:leftChars="0"/>
                          <w:jc w:val="both"/>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：點擊關閉燈箱，返回</w:t>
                        </w:r>
                        <w:r w:rsidRPr="00294FA5">
                          <w:rPr>
                            <w:rFonts w:ascii="Century Gothic" w:eastAsia="微軟正黑體" w:hAnsi="Century Gothic" w:hint="eastAsia"/>
                            <w:sz w:val="22"/>
                            <w:highlight w:val="green"/>
                          </w:rPr>
                          <w:t>首頁</w:t>
                        </w:r>
                      </w:p>
                    </w:tc>
                  </w:tr>
                </w:tbl>
                <w:p w14:paraId="1C9B58A3" w14:textId="77777777" w:rsidR="005D5029" w:rsidRPr="00D70B52" w:rsidRDefault="005D5029" w:rsidP="00A8550A">
                  <w:pPr>
                    <w:spacing w:line="0" w:lineRule="atLeast"/>
                    <w:jc w:val="both"/>
                    <w:rPr>
                      <w:rFonts w:ascii="Century Gothic" w:eastAsia="微軟正黑體" w:hAnsi="Century Gothic"/>
                      <w:sz w:val="22"/>
                    </w:rPr>
                  </w:pPr>
                </w:p>
              </w:tc>
            </w:tr>
            <w:tr w:rsidR="005D5029" w:rsidRPr="00FB7B83" w14:paraId="646EAC83" w14:textId="77777777" w:rsidTr="00A8550A">
              <w:trPr>
                <w:trHeight w:val="397"/>
              </w:trPr>
              <w:tc>
                <w:tcPr>
                  <w:tcW w:w="1636" w:type="dxa"/>
                  <w:vAlign w:val="center"/>
                </w:tcPr>
                <w:p w14:paraId="4C9E1E92" w14:textId="77777777" w:rsidR="005D5029" w:rsidRDefault="005D5029" w:rsidP="00A8550A">
                  <w:pPr>
                    <w:spacing w:line="0" w:lineRule="atLeast"/>
                    <w:rPr>
                      <w:rFonts w:ascii="Century Gothic" w:eastAsia="微軟正黑體" w:hAnsi="Century Gothic"/>
                      <w:sz w:val="22"/>
                    </w:rPr>
                  </w:pPr>
                  <w:proofErr w:type="gramStart"/>
                  <w:r>
                    <w:rPr>
                      <w:rFonts w:ascii="Century Gothic" w:eastAsia="微軟正黑體" w:hAnsi="Century Gothic" w:hint="eastAsia"/>
                      <w:sz w:val="22"/>
                    </w:rPr>
                    <w:t>上傳缺補</w:t>
                  </w:r>
                  <w:proofErr w:type="gramEnd"/>
                  <w:r>
                    <w:rPr>
                      <w:rFonts w:ascii="Century Gothic" w:eastAsia="微軟正黑體" w:hAnsi="Century Gothic" w:hint="eastAsia"/>
                      <w:sz w:val="22"/>
                    </w:rPr>
                    <w:t>文件</w:t>
                  </w:r>
                </w:p>
              </w:tc>
              <w:tc>
                <w:tcPr>
                  <w:tcW w:w="4544" w:type="dxa"/>
                </w:tcPr>
                <w:p w14:paraId="69079F14" w14:textId="5C2E7510"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proofErr w:type="gramStart"/>
                  <w:r>
                    <w:rPr>
                      <w:rFonts w:ascii="Century Gothic" w:eastAsia="微軟正黑體" w:hAnsi="Century Gothic" w:hint="eastAsia"/>
                      <w:sz w:val="22"/>
                    </w:rPr>
                    <w:t>線上補件</w:t>
                  </w:r>
                  <w:proofErr w:type="gramEnd"/>
                  <w:r w:rsidR="00F278AC">
                    <w:rPr>
                      <w:rFonts w:ascii="Century Gothic" w:eastAsia="微軟正黑體" w:hAnsi="Century Gothic" w:hint="eastAsia"/>
                      <w:sz w:val="22"/>
                    </w:rPr>
                    <w:t>(</w:t>
                  </w:r>
                  <w:r w:rsidR="00F278AC">
                    <w:rPr>
                      <w:rFonts w:ascii="Century Gothic" w:eastAsia="微軟正黑體" w:hAnsi="Century Gothic" w:hint="eastAsia"/>
                      <w:sz w:val="22"/>
                    </w:rPr>
                    <w:t>未登</w:t>
                  </w:r>
                  <w:r w:rsidR="00F278AC">
                    <w:rPr>
                      <w:rFonts w:ascii="Century Gothic" w:eastAsia="微軟正黑體" w:hAnsi="Century Gothic" w:hint="eastAsia"/>
                      <w:sz w:val="22"/>
                    </w:rPr>
                    <w:t>)</w:t>
                  </w:r>
                  <w:r>
                    <w:rPr>
                      <w:rFonts w:ascii="Century Gothic" w:eastAsia="微軟正黑體" w:hAnsi="Century Gothic" w:hint="eastAsia"/>
                      <w:sz w:val="22"/>
                    </w:rPr>
                    <w:t>」流程</w:t>
                  </w:r>
                </w:p>
              </w:tc>
            </w:tr>
            <w:tr w:rsidR="005D5029" w:rsidRPr="00FB7B83" w14:paraId="63E8DB8D" w14:textId="77777777" w:rsidTr="00A8550A">
              <w:trPr>
                <w:trHeight w:val="397"/>
              </w:trPr>
              <w:tc>
                <w:tcPr>
                  <w:tcW w:w="1636" w:type="dxa"/>
                  <w:vAlign w:val="center"/>
                </w:tcPr>
                <w:p w14:paraId="04DD0D29" w14:textId="77777777" w:rsidR="005D5029" w:rsidRDefault="005D5029" w:rsidP="00A8550A">
                  <w:pPr>
                    <w:spacing w:line="0" w:lineRule="atLeast"/>
                    <w:rPr>
                      <w:rFonts w:ascii="Century Gothic" w:eastAsia="微軟正黑體" w:hAnsi="Century Gothic"/>
                      <w:sz w:val="22"/>
                    </w:rPr>
                  </w:pPr>
                  <w:r>
                    <w:rPr>
                      <w:rFonts w:ascii="Century Gothic" w:eastAsia="微軟正黑體" w:hAnsi="Century Gothic" w:hint="eastAsia"/>
                      <w:sz w:val="22"/>
                    </w:rPr>
                    <w:t>下載聲明書</w:t>
                  </w:r>
                </w:p>
              </w:tc>
              <w:tc>
                <w:tcPr>
                  <w:tcW w:w="4544" w:type="dxa"/>
                </w:tcPr>
                <w:p w14:paraId="2F4EA321" w14:textId="77777777" w:rsidR="005D5029" w:rsidRDefault="005D5029" w:rsidP="00A8550A">
                  <w:pPr>
                    <w:spacing w:line="0" w:lineRule="atLeast"/>
                    <w:jc w:val="both"/>
                    <w:rPr>
                      <w:rFonts w:ascii="Century Gothic" w:eastAsia="微軟正黑體" w:hAnsi="Century Gothic"/>
                      <w:sz w:val="22"/>
                    </w:rPr>
                  </w:pPr>
                  <w:r>
                    <w:rPr>
                      <w:rFonts w:ascii="Century Gothic" w:eastAsia="微軟正黑體" w:hAnsi="Century Gothic" w:hint="eastAsia"/>
                      <w:sz w:val="22"/>
                    </w:rPr>
                    <w:t>外開</w:t>
                  </w:r>
                </w:p>
                <w:p w14:paraId="76D4FC88" w14:textId="77777777" w:rsidR="005D5029" w:rsidRDefault="00BE660D" w:rsidP="00A8550A">
                  <w:pPr>
                    <w:spacing w:line="0" w:lineRule="atLeast"/>
                    <w:jc w:val="both"/>
                    <w:rPr>
                      <w:rFonts w:ascii="Century Gothic" w:eastAsia="微軟正黑體" w:hAnsi="Century Gothic"/>
                      <w:sz w:val="22"/>
                    </w:rPr>
                  </w:pPr>
                  <w:hyperlink r:id="rId48" w:history="1">
                    <w:r w:rsidR="005D5029">
                      <w:rPr>
                        <w:rStyle w:val="ac"/>
                      </w:rPr>
                      <w:t>https://bank.sinopac.com/GCSDsp/DspDocDownload.aspx</w:t>
                    </w:r>
                  </w:hyperlink>
                </w:p>
              </w:tc>
            </w:tr>
          </w:tbl>
          <w:p w14:paraId="773B8AA8" w14:textId="77777777" w:rsidR="005D5029" w:rsidRPr="002364A9" w:rsidRDefault="005D5029" w:rsidP="00A8550A">
            <w:pPr>
              <w:pStyle w:val="af5"/>
              <w:spacing w:line="0" w:lineRule="atLeast"/>
              <w:ind w:leftChars="0"/>
              <w:rPr>
                <w:rFonts w:ascii="Century Gothic" w:eastAsia="微軟正黑體" w:hAnsi="Century Gothic"/>
                <w:sz w:val="22"/>
              </w:rPr>
            </w:pPr>
          </w:p>
        </w:tc>
      </w:tr>
      <w:tr w:rsidR="005D5029" w14:paraId="29893D7A"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2CA512B7" w14:textId="77777777" w:rsidR="005D5029" w:rsidRDefault="005D5029" w:rsidP="00A8550A">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53CBAF46" w14:textId="77777777" w:rsidR="005D5029" w:rsidRDefault="005D5029" w:rsidP="00A8550A">
            <w:pPr>
              <w:spacing w:line="0" w:lineRule="atLeast"/>
              <w:rPr>
                <w:rFonts w:ascii="Century Gothic" w:eastAsia="微軟正黑體" w:hAnsi="Century Gothic"/>
                <w:sz w:val="22"/>
              </w:rPr>
            </w:pPr>
            <w:r w:rsidRPr="00D70B52">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4810047E" w14:textId="77777777" w:rsidR="005D5029" w:rsidRDefault="005D5029" w:rsidP="000C3000">
            <w:pPr>
              <w:pStyle w:val="af5"/>
              <w:numPr>
                <w:ilvl w:val="0"/>
                <w:numId w:val="8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sidRPr="00096009">
              <w:rPr>
                <w:rFonts w:ascii="Century Gothic" w:eastAsia="微軟正黑體" w:hAnsi="Century Gothic" w:hint="eastAsia"/>
                <w:sz w:val="22"/>
              </w:rPr>
              <w:t>開啟</w:t>
            </w:r>
            <w:r w:rsidRPr="00096009">
              <w:rPr>
                <w:rFonts w:ascii="Century Gothic" w:eastAsia="微軟正黑體" w:hAnsi="Century Gothic" w:hint="eastAsia"/>
                <w:sz w:val="22"/>
                <w:highlight w:val="green"/>
              </w:rPr>
              <w:t>聯繫客服</w:t>
            </w:r>
          </w:p>
        </w:tc>
      </w:tr>
    </w:tbl>
    <w:p w14:paraId="21D0D02D" w14:textId="098FD98F" w:rsidR="00842411" w:rsidRPr="003D70C5" w:rsidRDefault="00842411" w:rsidP="00531BCA">
      <w:pPr>
        <w:pStyle w:val="af5"/>
        <w:numPr>
          <w:ilvl w:val="0"/>
          <w:numId w:val="167"/>
        </w:numPr>
        <w:spacing w:line="360" w:lineRule="auto"/>
        <w:ind w:leftChars="0" w:left="482" w:hanging="482"/>
        <w:outlineLvl w:val="2"/>
        <w:rPr>
          <w:rFonts w:ascii="Century Gothic" w:eastAsia="微軟正黑體" w:hAnsi="Century Gothic"/>
          <w:b/>
          <w:sz w:val="22"/>
        </w:rPr>
      </w:pPr>
      <w:bookmarkStart w:id="127" w:name="_Toc81575407"/>
      <w:bookmarkStart w:id="128" w:name="_Toc97914220"/>
      <w:proofErr w:type="gramStart"/>
      <w:r w:rsidRPr="003D70C5">
        <w:rPr>
          <w:rFonts w:ascii="Century Gothic" w:eastAsia="微軟正黑體" w:hAnsi="Century Gothic" w:hint="eastAsia"/>
          <w:b/>
          <w:sz w:val="22"/>
        </w:rPr>
        <w:t>線上補件</w:t>
      </w:r>
      <w:proofErr w:type="gramEnd"/>
      <w:r w:rsidRPr="003D70C5">
        <w:rPr>
          <w:rFonts w:ascii="Century Gothic" w:eastAsia="微軟正黑體" w:hAnsi="Century Gothic" w:hint="eastAsia"/>
          <w:b/>
          <w:sz w:val="22"/>
        </w:rPr>
        <w:t>(</w:t>
      </w:r>
      <w:r w:rsidRPr="003D70C5">
        <w:rPr>
          <w:rFonts w:ascii="Century Gothic" w:eastAsia="微軟正黑體" w:hAnsi="Century Gothic" w:hint="eastAsia"/>
          <w:b/>
          <w:sz w:val="22"/>
        </w:rPr>
        <w:t>未登</w:t>
      </w:r>
      <w:r w:rsidRPr="003D70C5">
        <w:rPr>
          <w:rFonts w:ascii="Century Gothic" w:eastAsia="微軟正黑體" w:hAnsi="Century Gothic" w:hint="eastAsia"/>
          <w:b/>
          <w:sz w:val="22"/>
        </w:rPr>
        <w:t>)</w:t>
      </w:r>
      <w:bookmarkEnd w:id="127"/>
      <w:bookmarkEnd w:id="128"/>
    </w:p>
    <w:p w14:paraId="62CF0D83" w14:textId="746D53DF" w:rsidR="00842411" w:rsidRDefault="001D0234" w:rsidP="00842411">
      <w:pPr>
        <w:pStyle w:val="af5"/>
        <w:spacing w:line="0" w:lineRule="atLeast"/>
        <w:ind w:leftChars="0" w:left="425"/>
        <w:rPr>
          <w:rFonts w:ascii="Century Gothic" w:eastAsia="微軟正黑體" w:hAnsi="Century Gothic"/>
          <w:sz w:val="22"/>
        </w:rPr>
      </w:pPr>
      <w:r>
        <w:rPr>
          <w:rFonts w:ascii="Century Gothic" w:eastAsia="微軟正黑體" w:hAnsi="Century Gothic" w:hint="eastAsia"/>
          <w:sz w:val="22"/>
        </w:rPr>
        <w:t>未登入</w:t>
      </w:r>
      <w:r>
        <w:rPr>
          <w:rFonts w:ascii="Century Gothic" w:eastAsia="微軟正黑體" w:hAnsi="Century Gothic" w:hint="eastAsia"/>
          <w:sz w:val="22"/>
        </w:rPr>
        <w:t>/</w:t>
      </w:r>
      <w:r>
        <w:rPr>
          <w:rFonts w:ascii="Century Gothic" w:eastAsia="微軟正黑體" w:hAnsi="Century Gothic" w:hint="eastAsia"/>
          <w:sz w:val="22"/>
        </w:rPr>
        <w:t>電支會員</w:t>
      </w:r>
      <w:r>
        <w:rPr>
          <w:rFonts w:ascii="Century Gothic" w:eastAsia="微軟正黑體" w:hAnsi="Century Gothic" w:hint="eastAsia"/>
          <w:sz w:val="22"/>
        </w:rPr>
        <w:t>/</w:t>
      </w:r>
      <w:proofErr w:type="gramStart"/>
      <w:r>
        <w:rPr>
          <w:rFonts w:ascii="Century Gothic" w:eastAsia="微軟正黑體" w:hAnsi="Century Gothic" w:hint="eastAsia"/>
          <w:sz w:val="22"/>
        </w:rPr>
        <w:t>網銀無</w:t>
      </w:r>
      <w:proofErr w:type="gramEnd"/>
      <w:r>
        <w:rPr>
          <w:rFonts w:ascii="Century Gothic" w:eastAsia="微軟正黑體" w:hAnsi="Century Gothic" w:hint="eastAsia"/>
          <w:sz w:val="22"/>
        </w:rPr>
        <w:t>卡會員，於</w:t>
      </w:r>
      <w:r w:rsidR="00842411">
        <w:rPr>
          <w:rFonts w:ascii="Century Gothic" w:eastAsia="微軟正黑體" w:hAnsi="Century Gothic" w:hint="eastAsia"/>
          <w:sz w:val="22"/>
        </w:rPr>
        <w:t>申辦進度查詢</w:t>
      </w:r>
      <w:r w:rsidR="00842411">
        <w:rPr>
          <w:rFonts w:ascii="Century Gothic" w:eastAsia="微軟正黑體" w:hAnsi="Century Gothic" w:hint="eastAsia"/>
          <w:sz w:val="22"/>
        </w:rPr>
        <w:t>(</w:t>
      </w:r>
      <w:r w:rsidR="00842411">
        <w:rPr>
          <w:rFonts w:ascii="Century Gothic" w:eastAsia="微軟正黑體" w:hAnsi="Century Gothic" w:hint="eastAsia"/>
          <w:sz w:val="22"/>
        </w:rPr>
        <w:t>未登</w:t>
      </w:r>
      <w:r w:rsidR="00842411">
        <w:rPr>
          <w:rFonts w:ascii="Century Gothic" w:eastAsia="微軟正黑體" w:hAnsi="Century Gothic" w:hint="eastAsia"/>
          <w:sz w:val="22"/>
        </w:rPr>
        <w:t>)</w:t>
      </w:r>
      <w:r w:rsidR="00842411">
        <w:rPr>
          <w:rFonts w:ascii="Century Gothic" w:eastAsia="微軟正黑體" w:hAnsi="Century Gothic" w:hint="eastAsia"/>
          <w:sz w:val="22"/>
        </w:rPr>
        <w:t>導引按鍵，點擊「</w:t>
      </w:r>
      <w:proofErr w:type="gramStart"/>
      <w:r w:rsidR="00842411">
        <w:rPr>
          <w:rFonts w:ascii="Century Gothic" w:eastAsia="微軟正黑體" w:hAnsi="Century Gothic" w:hint="eastAsia"/>
          <w:sz w:val="22"/>
        </w:rPr>
        <w:t>上傳缺補</w:t>
      </w:r>
      <w:proofErr w:type="gramEnd"/>
      <w:r w:rsidR="00842411">
        <w:rPr>
          <w:rFonts w:ascii="Century Gothic" w:eastAsia="微軟正黑體" w:hAnsi="Century Gothic" w:hint="eastAsia"/>
          <w:sz w:val="22"/>
        </w:rPr>
        <w:t>文件」，</w:t>
      </w:r>
      <w:r w:rsidR="00842411" w:rsidRPr="001409F9">
        <w:rPr>
          <w:rFonts w:ascii="Century Gothic" w:eastAsia="微軟正黑體" w:hAnsi="Century Gothic" w:hint="eastAsia"/>
          <w:sz w:val="22"/>
        </w:rPr>
        <w:t>導引至下方流程。</w:t>
      </w:r>
    </w:p>
    <w:tbl>
      <w:tblPr>
        <w:tblStyle w:val="af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0"/>
        <w:gridCol w:w="1254"/>
        <w:gridCol w:w="6232"/>
      </w:tblGrid>
      <w:tr w:rsidR="00842411" w14:paraId="0AF3EE87" w14:textId="77777777" w:rsidTr="00842411">
        <w:trPr>
          <w:trHeight w:val="80"/>
        </w:trPr>
        <w:tc>
          <w:tcPr>
            <w:tcW w:w="2710" w:type="dxa"/>
            <w:shd w:val="clear" w:color="auto" w:fill="D9D9D9" w:themeFill="background1" w:themeFillShade="D9"/>
          </w:tcPr>
          <w:p w14:paraId="3C463926" w14:textId="2BC4FCCE" w:rsidR="00842411" w:rsidRDefault="00842411" w:rsidP="00842411">
            <w:pPr>
              <w:spacing w:line="0" w:lineRule="atLeast"/>
              <w:jc w:val="center"/>
              <w:rPr>
                <w:rFonts w:ascii="Century Gothic" w:eastAsia="微軟正黑體" w:hAnsi="Century Gothic"/>
                <w:sz w:val="22"/>
              </w:rPr>
            </w:pPr>
            <w:proofErr w:type="gramStart"/>
            <w:r w:rsidRPr="00173506">
              <w:rPr>
                <w:rFonts w:ascii="Century Gothic" w:eastAsia="微軟正黑體" w:hAnsi="Century Gothic" w:hint="eastAsia"/>
                <w:sz w:val="22"/>
              </w:rPr>
              <w:t>線上補件</w:t>
            </w:r>
            <w:proofErr w:type="gramEnd"/>
            <w:r w:rsidRPr="00173506">
              <w:rPr>
                <w:rFonts w:ascii="Century Gothic" w:eastAsia="微軟正黑體" w:hAnsi="Century Gothic"/>
                <w:sz w:val="22"/>
              </w:rPr>
              <w:t>Step</w:t>
            </w:r>
            <w:r w:rsidR="00F278AC">
              <w:rPr>
                <w:rFonts w:ascii="Century Gothic" w:eastAsia="微軟正黑體" w:hAnsi="Century Gothic"/>
                <w:sz w:val="22"/>
              </w:rPr>
              <w:t>0</w:t>
            </w:r>
          </w:p>
        </w:tc>
        <w:tc>
          <w:tcPr>
            <w:tcW w:w="1254" w:type="dxa"/>
            <w:shd w:val="clear" w:color="auto" w:fill="D9D9D9" w:themeFill="background1" w:themeFillShade="D9"/>
          </w:tcPr>
          <w:p w14:paraId="6D0B497C"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shd w:val="clear" w:color="auto" w:fill="D9D9D9" w:themeFill="background1" w:themeFillShade="D9"/>
          </w:tcPr>
          <w:p w14:paraId="650EFC5A"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842411" w14:paraId="22261D58" w14:textId="77777777" w:rsidTr="00842411">
        <w:tblPrEx>
          <w:tblCellMar>
            <w:left w:w="28" w:type="dxa"/>
            <w:right w:w="28" w:type="dxa"/>
          </w:tblCellMar>
        </w:tblPrEx>
        <w:trPr>
          <w:trHeight w:val="227"/>
        </w:trPr>
        <w:tc>
          <w:tcPr>
            <w:tcW w:w="2710" w:type="dxa"/>
            <w:vMerge w:val="restart"/>
          </w:tcPr>
          <w:p w14:paraId="4B125EC0" w14:textId="43A8AB0B" w:rsidR="00842411" w:rsidRDefault="003D1426" w:rsidP="00842411">
            <w:pPr>
              <w:spacing w:line="0" w:lineRule="atLeast"/>
              <w:jc w:val="center"/>
              <w:rPr>
                <w:noProof/>
              </w:rPr>
            </w:pPr>
            <w:r>
              <w:rPr>
                <w:noProof/>
              </w:rPr>
              <w:drawing>
                <wp:inline distT="0" distB="0" distL="0" distR="0" wp14:anchorId="12502DB2" wp14:editId="4ABEB928">
                  <wp:extent cx="1507951" cy="2131620"/>
                  <wp:effectExtent l="0" t="0" r="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20532"/>
                          <a:stretch/>
                        </pic:blipFill>
                        <pic:spPr bwMode="auto">
                          <a:xfrm>
                            <a:off x="0" y="0"/>
                            <a:ext cx="1516740" cy="21440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Pr>
          <w:p w14:paraId="1AC9BDF3"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身分證字號</w:t>
            </w:r>
          </w:p>
          <w:p w14:paraId="4888D0B8"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(t</w:t>
            </w:r>
            <w:r>
              <w:rPr>
                <w:rFonts w:ascii="Century Gothic" w:eastAsia="微軟正黑體" w:hAnsi="Century Gothic"/>
                <w:sz w:val="22"/>
              </w:rPr>
              <w:t>ext field</w:t>
            </w:r>
            <w:r>
              <w:rPr>
                <w:rFonts w:ascii="Century Gothic" w:eastAsia="微軟正黑體" w:hAnsi="Century Gothic" w:hint="eastAsia"/>
                <w:sz w:val="22"/>
              </w:rPr>
              <w:t>)</w:t>
            </w:r>
          </w:p>
        </w:tc>
        <w:tc>
          <w:tcPr>
            <w:tcW w:w="6232" w:type="dxa"/>
          </w:tcPr>
          <w:p w14:paraId="59B26E62" w14:textId="52278222" w:rsidR="006C7B83" w:rsidRDefault="006C7B83" w:rsidP="000C3000">
            <w:pPr>
              <w:pStyle w:val="af5"/>
              <w:numPr>
                <w:ilvl w:val="0"/>
                <w:numId w:val="65"/>
              </w:numPr>
              <w:spacing w:line="0" w:lineRule="atLeast"/>
              <w:ind w:leftChars="0"/>
              <w:rPr>
                <w:rFonts w:ascii="Century Gothic" w:eastAsia="微軟正黑體" w:hAnsi="Century Gothic"/>
                <w:sz w:val="22"/>
              </w:rPr>
            </w:pPr>
            <w:r>
              <w:rPr>
                <w:rFonts w:ascii="Century Gothic" w:eastAsia="微軟正黑體" w:hAnsi="Century Gothic" w:hint="eastAsia"/>
                <w:sz w:val="22"/>
              </w:rPr>
              <w:t>預設帶入：由進度查詢頁帶入</w:t>
            </w:r>
            <w:r>
              <w:rPr>
                <w:rFonts w:ascii="Century Gothic" w:eastAsia="微軟正黑體" w:hAnsi="Century Gothic"/>
                <w:sz w:val="22"/>
              </w:rPr>
              <w:t>ID</w:t>
            </w:r>
            <w:r>
              <w:rPr>
                <w:rFonts w:ascii="Century Gothic" w:eastAsia="微軟正黑體" w:hAnsi="Century Gothic" w:hint="eastAsia"/>
                <w:sz w:val="22"/>
              </w:rPr>
              <w:t>，可編輯</w:t>
            </w:r>
          </w:p>
          <w:p w14:paraId="43BBFA96" w14:textId="033D1745" w:rsidR="00842411" w:rsidRDefault="00842411" w:rsidP="000C3000">
            <w:pPr>
              <w:pStyle w:val="af5"/>
              <w:numPr>
                <w:ilvl w:val="0"/>
                <w:numId w:val="65"/>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請輸入您的身分證字號</w:t>
            </w:r>
          </w:p>
          <w:p w14:paraId="1D891ADF" w14:textId="77777777" w:rsidR="00842411" w:rsidRDefault="00842411" w:rsidP="000C3000">
            <w:pPr>
              <w:pStyle w:val="af5"/>
              <w:numPr>
                <w:ilvl w:val="0"/>
                <w:numId w:val="65"/>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輸入限制：限</w:t>
            </w:r>
            <w:r>
              <w:rPr>
                <w:rFonts w:ascii="Century Gothic" w:eastAsia="微軟正黑體" w:hAnsi="Century Gothic"/>
                <w:sz w:val="22"/>
              </w:rPr>
              <w:t>10</w:t>
            </w:r>
            <w:r>
              <w:rPr>
                <w:rFonts w:ascii="Century Gothic" w:eastAsia="微軟正黑體" w:hAnsi="Century Gothic" w:hint="eastAsia"/>
                <w:sz w:val="22"/>
              </w:rPr>
              <w:t>碼英數字，不允許符號，不得複製貼上</w:t>
            </w:r>
          </w:p>
          <w:p w14:paraId="2FD89057" w14:textId="77777777" w:rsidR="00842411" w:rsidRPr="001409F9" w:rsidRDefault="00842411" w:rsidP="000C3000">
            <w:pPr>
              <w:pStyle w:val="af5"/>
              <w:numPr>
                <w:ilvl w:val="0"/>
                <w:numId w:val="65"/>
              </w:numPr>
              <w:spacing w:line="0" w:lineRule="atLeast"/>
              <w:ind w:leftChars="0"/>
              <w:rPr>
                <w:rFonts w:ascii="Century Gothic" w:eastAsia="微軟正黑體" w:hAnsi="Century Gothic"/>
                <w:sz w:val="22"/>
              </w:rPr>
            </w:pPr>
            <w:r w:rsidRPr="001409F9">
              <w:rPr>
                <w:rFonts w:ascii="Century Gothic" w:eastAsia="微軟正黑體" w:hAnsi="Century Gothic" w:hint="eastAsia"/>
                <w:sz w:val="22"/>
              </w:rPr>
              <w:t>格式檢核：須符合</w:t>
            </w:r>
            <w:r>
              <w:rPr>
                <w:rFonts w:ascii="Century Gothic" w:eastAsia="微軟正黑體" w:hAnsi="Century Gothic" w:hint="eastAsia"/>
                <w:sz w:val="22"/>
              </w:rPr>
              <w:t>身分證字號編碼規則</w:t>
            </w:r>
          </w:p>
        </w:tc>
      </w:tr>
      <w:tr w:rsidR="00842411" w14:paraId="35B1F3DF" w14:textId="77777777" w:rsidTr="00842411">
        <w:tblPrEx>
          <w:tblCellMar>
            <w:left w:w="28" w:type="dxa"/>
            <w:right w:w="28" w:type="dxa"/>
          </w:tblCellMar>
        </w:tblPrEx>
        <w:trPr>
          <w:trHeight w:val="227"/>
        </w:trPr>
        <w:tc>
          <w:tcPr>
            <w:tcW w:w="2710" w:type="dxa"/>
            <w:vMerge/>
          </w:tcPr>
          <w:p w14:paraId="6CE24F71" w14:textId="77777777" w:rsidR="00842411" w:rsidRDefault="00842411" w:rsidP="00842411">
            <w:pPr>
              <w:spacing w:line="0" w:lineRule="atLeast"/>
              <w:jc w:val="center"/>
              <w:rPr>
                <w:rFonts w:ascii="Century Gothic" w:eastAsia="微軟正黑體" w:hAnsi="Century Gothic"/>
                <w:noProof/>
                <w:sz w:val="22"/>
              </w:rPr>
            </w:pPr>
          </w:p>
        </w:tc>
        <w:tc>
          <w:tcPr>
            <w:tcW w:w="1254" w:type="dxa"/>
          </w:tcPr>
          <w:p w14:paraId="410E80C3"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驗證碼</w:t>
            </w:r>
          </w:p>
          <w:p w14:paraId="646E8318"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w:t>
            </w:r>
            <w:r>
              <w:rPr>
                <w:rFonts w:ascii="Century Gothic" w:eastAsia="微軟正黑體" w:hAnsi="Century Gothic"/>
                <w:sz w:val="22"/>
              </w:rPr>
              <w:t>text field</w:t>
            </w:r>
            <w:r>
              <w:rPr>
                <w:rFonts w:ascii="Century Gothic" w:eastAsia="微軟正黑體" w:hAnsi="Century Gothic" w:hint="eastAsia"/>
                <w:sz w:val="22"/>
              </w:rPr>
              <w:t>)</w:t>
            </w:r>
          </w:p>
        </w:tc>
        <w:tc>
          <w:tcPr>
            <w:tcW w:w="6232" w:type="dxa"/>
          </w:tcPr>
          <w:p w14:paraId="7EA809C7" w14:textId="77777777" w:rsidR="00842411" w:rsidRDefault="00842411" w:rsidP="000C3000">
            <w:pPr>
              <w:pStyle w:val="af5"/>
              <w:numPr>
                <w:ilvl w:val="0"/>
                <w:numId w:val="66"/>
              </w:numPr>
              <w:spacing w:line="0" w:lineRule="atLeast"/>
              <w:ind w:leftChars="0"/>
              <w:rPr>
                <w:rFonts w:ascii="Century Gothic" w:eastAsia="微軟正黑體" w:hAnsi="Century Gothic"/>
                <w:sz w:val="22"/>
              </w:rPr>
            </w:pPr>
            <w:r w:rsidRPr="00A31065">
              <w:rPr>
                <w:rFonts w:ascii="Century Gothic" w:eastAsia="微軟正黑體" w:hAnsi="Century Gothic" w:hint="eastAsia"/>
                <w:sz w:val="22"/>
              </w:rPr>
              <w:t>hint</w:t>
            </w:r>
            <w:r w:rsidRPr="00A31065">
              <w:rPr>
                <w:rFonts w:ascii="Century Gothic" w:eastAsia="微軟正黑體" w:hAnsi="Century Gothic" w:hint="eastAsia"/>
                <w:sz w:val="22"/>
              </w:rPr>
              <w:t>：</w:t>
            </w:r>
            <w:r>
              <w:rPr>
                <w:rFonts w:ascii="Century Gothic" w:eastAsia="微軟正黑體" w:hAnsi="Century Gothic" w:hint="eastAsia"/>
                <w:sz w:val="22"/>
              </w:rPr>
              <w:t>請輸入驗證碼</w:t>
            </w:r>
          </w:p>
          <w:p w14:paraId="0F8C243D" w14:textId="77777777" w:rsidR="00842411" w:rsidRDefault="00842411" w:rsidP="000C3000">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輸入限制：點擊開啟數字鍵盤，限</w:t>
            </w:r>
            <w:r>
              <w:rPr>
                <w:rFonts w:ascii="Century Gothic" w:eastAsia="微軟正黑體" w:hAnsi="Century Gothic" w:hint="eastAsia"/>
                <w:sz w:val="22"/>
              </w:rPr>
              <w:t>6</w:t>
            </w:r>
            <w:r>
              <w:rPr>
                <w:rFonts w:ascii="Century Gothic" w:eastAsia="微軟正黑體" w:hAnsi="Century Gothic" w:hint="eastAsia"/>
                <w:sz w:val="22"/>
              </w:rPr>
              <w:t>碼數字</w:t>
            </w:r>
          </w:p>
          <w:p w14:paraId="0E56DEE7" w14:textId="77777777" w:rsidR="00842411" w:rsidRPr="00A31065" w:rsidRDefault="00842411" w:rsidP="000C3000">
            <w:pPr>
              <w:pStyle w:val="af5"/>
              <w:numPr>
                <w:ilvl w:val="0"/>
                <w:numId w:val="66"/>
              </w:numPr>
              <w:spacing w:line="0" w:lineRule="atLeast"/>
              <w:ind w:leftChars="0"/>
              <w:rPr>
                <w:rFonts w:ascii="Century Gothic" w:eastAsia="微軟正黑體" w:hAnsi="Century Gothic"/>
                <w:sz w:val="22"/>
              </w:rPr>
            </w:pPr>
            <w:r>
              <w:rPr>
                <w:rFonts w:ascii="Century Gothic" w:eastAsia="微軟正黑體" w:hAnsi="Century Gothic" w:hint="eastAsia"/>
                <w:sz w:val="22"/>
              </w:rPr>
              <w:t>重整符號</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點擊可重新</w:t>
            </w:r>
            <w:proofErr w:type="gramEnd"/>
            <w:r>
              <w:rPr>
                <w:rFonts w:ascii="Century Gothic" w:eastAsia="微軟正黑體" w:hAnsi="Century Gothic" w:hint="eastAsia"/>
                <w:sz w:val="22"/>
              </w:rPr>
              <w:t>產出驗證碼</w:t>
            </w:r>
          </w:p>
        </w:tc>
      </w:tr>
      <w:tr w:rsidR="00842411" w14:paraId="71505B68" w14:textId="77777777" w:rsidTr="00842411">
        <w:tblPrEx>
          <w:tblCellMar>
            <w:left w:w="28" w:type="dxa"/>
            <w:right w:w="28" w:type="dxa"/>
          </w:tblCellMar>
        </w:tblPrEx>
        <w:trPr>
          <w:trHeight w:val="227"/>
        </w:trPr>
        <w:tc>
          <w:tcPr>
            <w:tcW w:w="2710" w:type="dxa"/>
            <w:vMerge/>
          </w:tcPr>
          <w:p w14:paraId="06E59572" w14:textId="77777777" w:rsidR="00842411" w:rsidRDefault="00842411" w:rsidP="00842411">
            <w:pPr>
              <w:spacing w:line="0" w:lineRule="atLeast"/>
              <w:jc w:val="center"/>
              <w:rPr>
                <w:rFonts w:ascii="Century Gothic" w:eastAsia="微軟正黑體" w:hAnsi="Century Gothic"/>
                <w:noProof/>
                <w:sz w:val="22"/>
              </w:rPr>
            </w:pPr>
          </w:p>
        </w:tc>
        <w:tc>
          <w:tcPr>
            <w:tcW w:w="1254" w:type="dxa"/>
          </w:tcPr>
          <w:p w14:paraId="30A2EB51" w14:textId="640A62A3"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下一步</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Pr>
          <w:p w14:paraId="752A3F0A" w14:textId="77777777" w:rsidR="00842411" w:rsidRDefault="00842411" w:rsidP="000C3000">
            <w:pPr>
              <w:pStyle w:val="af5"/>
              <w:numPr>
                <w:ilvl w:val="0"/>
                <w:numId w:val="6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r>
              <w:rPr>
                <w:rFonts w:ascii="Century Gothic" w:eastAsia="微軟正黑體" w:hAnsi="Century Gothic"/>
                <w:sz w:val="22"/>
              </w:rPr>
              <w:t xml:space="preserve"> </w:t>
            </w:r>
          </w:p>
          <w:p w14:paraId="70C160CF" w14:textId="77777777" w:rsidR="00842411" w:rsidRDefault="00842411" w:rsidP="000C3000">
            <w:pPr>
              <w:pStyle w:val="af5"/>
              <w:numPr>
                <w:ilvl w:val="0"/>
                <w:numId w:val="67"/>
              </w:numPr>
              <w:spacing w:line="0" w:lineRule="atLeast"/>
              <w:ind w:leftChars="0"/>
              <w:rPr>
                <w:rFonts w:ascii="Century Gothic" w:eastAsia="微軟正黑體" w:hAnsi="Century Gothic"/>
                <w:sz w:val="22"/>
              </w:rPr>
            </w:pPr>
            <w:r>
              <w:rPr>
                <w:rFonts w:ascii="Century Gothic" w:eastAsia="微軟正黑體" w:hAnsi="Century Gothic" w:hint="eastAsia"/>
                <w:sz w:val="22"/>
              </w:rPr>
              <w:lastRenderedPageBreak/>
              <w:t>檢核：</w:t>
            </w:r>
          </w:p>
          <w:tbl>
            <w:tblPr>
              <w:tblStyle w:val="aa"/>
              <w:tblW w:w="5775" w:type="dxa"/>
              <w:tblLayout w:type="fixed"/>
              <w:tblLook w:val="04A0" w:firstRow="1" w:lastRow="0" w:firstColumn="1" w:lastColumn="0" w:noHBand="0" w:noVBand="1"/>
            </w:tblPr>
            <w:tblGrid>
              <w:gridCol w:w="1614"/>
              <w:gridCol w:w="4161"/>
            </w:tblGrid>
            <w:tr w:rsidR="00842411" w:rsidRPr="00DA0802" w14:paraId="4483C42D" w14:textId="77777777" w:rsidTr="00842411">
              <w:tc>
                <w:tcPr>
                  <w:tcW w:w="1614" w:type="dxa"/>
                  <w:shd w:val="clear" w:color="auto" w:fill="D9D9D9" w:themeFill="background1" w:themeFillShade="D9"/>
                </w:tcPr>
                <w:p w14:paraId="45ABE0E8"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檢核前端錯誤</w:t>
                  </w:r>
                </w:p>
              </w:tc>
              <w:tc>
                <w:tcPr>
                  <w:tcW w:w="4161" w:type="dxa"/>
                  <w:shd w:val="clear" w:color="auto" w:fill="D9D9D9" w:themeFill="background1" w:themeFillShade="D9"/>
                </w:tcPr>
                <w:p w14:paraId="6DDFF9EC"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842411" w:rsidRPr="00DA0802" w14:paraId="182EF620" w14:textId="77777777" w:rsidTr="00842411">
              <w:tc>
                <w:tcPr>
                  <w:tcW w:w="1614" w:type="dxa"/>
                  <w:shd w:val="clear" w:color="auto" w:fill="auto"/>
                </w:tcPr>
                <w:p w14:paraId="0E09CC7D" w14:textId="77777777" w:rsidR="00842411" w:rsidRDefault="00842411" w:rsidP="00842411">
                  <w:pPr>
                    <w:spacing w:line="0" w:lineRule="atLeast"/>
                    <w:rPr>
                      <w:rFonts w:ascii="Century Gothic" w:eastAsia="微軟正黑體" w:hAnsi="Century Gothic"/>
                      <w:sz w:val="20"/>
                      <w:szCs w:val="20"/>
                    </w:rPr>
                  </w:pPr>
                  <w:proofErr w:type="gramStart"/>
                  <w:r>
                    <w:rPr>
                      <w:rFonts w:ascii="Century Gothic" w:eastAsia="微軟正黑體" w:hAnsi="Century Gothic" w:hint="eastAsia"/>
                      <w:sz w:val="20"/>
                      <w:szCs w:val="20"/>
                    </w:rPr>
                    <w:t>欄位空值</w:t>
                  </w:r>
                  <w:proofErr w:type="gramEnd"/>
                </w:p>
              </w:tc>
              <w:tc>
                <w:tcPr>
                  <w:tcW w:w="4161" w:type="dxa"/>
                  <w:shd w:val="clear" w:color="auto" w:fill="auto"/>
                </w:tcPr>
                <w:p w14:paraId="28F69E98"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不能空著</w:t>
                  </w:r>
                  <w:proofErr w:type="gramStart"/>
                  <w:r>
                    <w:rPr>
                      <w:rFonts w:ascii="Century Gothic" w:eastAsia="微軟正黑體" w:hAnsi="Century Gothic" w:hint="eastAsia"/>
                      <w:sz w:val="20"/>
                      <w:szCs w:val="20"/>
                    </w:rPr>
                    <w:t>唷</w:t>
                  </w:r>
                  <w:proofErr w:type="gramEnd"/>
                  <w:r>
                    <w:rPr>
                      <w:rFonts w:ascii="Century Gothic" w:eastAsia="微軟正黑體" w:hAnsi="Century Gothic" w:hint="eastAsia"/>
                      <w:sz w:val="20"/>
                      <w:szCs w:val="20"/>
                    </w:rPr>
                    <w:t>。</w:t>
                  </w:r>
                </w:p>
              </w:tc>
            </w:tr>
            <w:tr w:rsidR="00842411" w:rsidRPr="00DA0802" w14:paraId="289A4912" w14:textId="77777777" w:rsidTr="00842411">
              <w:tc>
                <w:tcPr>
                  <w:tcW w:w="1614" w:type="dxa"/>
                  <w:shd w:val="clear" w:color="auto" w:fill="auto"/>
                </w:tcPr>
                <w:p w14:paraId="5CA4F959"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格式錯誤</w:t>
                  </w:r>
                </w:p>
              </w:tc>
              <w:tc>
                <w:tcPr>
                  <w:tcW w:w="4161" w:type="dxa"/>
                  <w:shd w:val="clear" w:color="auto" w:fill="auto"/>
                </w:tcPr>
                <w:p w14:paraId="3FFEAF5D"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哎呀！</w:t>
                  </w:r>
                  <w:r>
                    <w:rPr>
                      <w:rFonts w:ascii="Century Gothic" w:eastAsia="微軟正黑體" w:hAnsi="Century Gothic" w:hint="eastAsia"/>
                      <w:sz w:val="20"/>
                      <w:szCs w:val="20"/>
                    </w:rPr>
                    <w:t>#</w:t>
                  </w:r>
                  <w:r>
                    <w:rPr>
                      <w:rFonts w:ascii="Century Gothic" w:eastAsia="微軟正黑體" w:hAnsi="Century Gothic" w:hint="eastAsia"/>
                      <w:sz w:val="20"/>
                      <w:szCs w:val="20"/>
                    </w:rPr>
                    <w:t>欄位名稱</w:t>
                  </w:r>
                  <w:r>
                    <w:rPr>
                      <w:rFonts w:ascii="Century Gothic" w:eastAsia="微軟正黑體" w:hAnsi="Century Gothic" w:hint="eastAsia"/>
                      <w:sz w:val="20"/>
                      <w:szCs w:val="20"/>
                    </w:rPr>
                    <w:t>#</w:t>
                  </w:r>
                  <w:r>
                    <w:rPr>
                      <w:rFonts w:ascii="Century Gothic" w:eastAsia="微軟正黑體" w:hAnsi="Century Gothic" w:hint="eastAsia"/>
                      <w:sz w:val="20"/>
                      <w:szCs w:val="20"/>
                    </w:rPr>
                    <w:t>格式有誤，請重新輸入。</w:t>
                  </w:r>
                </w:p>
              </w:tc>
            </w:tr>
            <w:tr w:rsidR="00842411" w:rsidRPr="00DA0802" w14:paraId="34A045CE" w14:textId="77777777" w:rsidTr="00842411">
              <w:tc>
                <w:tcPr>
                  <w:tcW w:w="1614" w:type="dxa"/>
                  <w:shd w:val="clear" w:color="auto" w:fill="auto"/>
                </w:tcPr>
                <w:p w14:paraId="41F1F98D"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驗證碼錯誤</w:t>
                  </w:r>
                </w:p>
              </w:tc>
              <w:tc>
                <w:tcPr>
                  <w:tcW w:w="4161" w:type="dxa"/>
                  <w:shd w:val="clear" w:color="auto" w:fill="auto"/>
                </w:tcPr>
                <w:p w14:paraId="7AFF7108"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請重新輸入驗證碼</w:t>
                  </w:r>
                </w:p>
              </w:tc>
            </w:tr>
            <w:tr w:rsidR="00842411" w:rsidRPr="00DA0802" w14:paraId="1F669573" w14:textId="77777777" w:rsidTr="00842411">
              <w:tc>
                <w:tcPr>
                  <w:tcW w:w="1614" w:type="dxa"/>
                  <w:shd w:val="clear" w:color="auto" w:fill="D9D9D9" w:themeFill="background1" w:themeFillShade="D9"/>
                  <w:vAlign w:val="center"/>
                </w:tcPr>
                <w:p w14:paraId="03A2BA18"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檢核前端正確</w:t>
                  </w:r>
                </w:p>
              </w:tc>
              <w:tc>
                <w:tcPr>
                  <w:tcW w:w="4161" w:type="dxa"/>
                  <w:shd w:val="clear" w:color="auto" w:fill="D9D9D9" w:themeFill="background1" w:themeFillShade="D9"/>
                </w:tcPr>
                <w:p w14:paraId="14C9DE6C"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842411" w:rsidRPr="00DA0802" w14:paraId="74AB599F" w14:textId="77777777" w:rsidTr="00842411">
              <w:tc>
                <w:tcPr>
                  <w:tcW w:w="1614" w:type="dxa"/>
                </w:tcPr>
                <w:p w14:paraId="3D8029CE" w14:textId="77777777" w:rsidR="00842411" w:rsidRDefault="00842411" w:rsidP="00842411">
                  <w:pPr>
                    <w:spacing w:line="0" w:lineRule="atLeast"/>
                    <w:rPr>
                      <w:rFonts w:ascii="Century Gothic" w:eastAsia="微軟正黑體" w:hAnsi="Century Gothic"/>
                      <w:sz w:val="20"/>
                      <w:szCs w:val="20"/>
                    </w:rPr>
                  </w:pPr>
                </w:p>
              </w:tc>
              <w:tc>
                <w:tcPr>
                  <w:tcW w:w="4161" w:type="dxa"/>
                </w:tcPr>
                <w:p w14:paraId="78D0932F" w14:textId="77777777" w:rsidR="00842411" w:rsidRPr="00F10D4E"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前往</w:t>
                  </w:r>
                  <w:r>
                    <w:rPr>
                      <w:rFonts w:ascii="Century Gothic" w:eastAsia="微軟正黑體" w:hAnsi="Century Gothic"/>
                      <w:sz w:val="20"/>
                      <w:szCs w:val="20"/>
                    </w:rPr>
                    <w:t>Step2</w:t>
                  </w:r>
                </w:p>
              </w:tc>
            </w:tr>
          </w:tbl>
          <w:p w14:paraId="6C9A2A29" w14:textId="77777777" w:rsidR="00842411" w:rsidRPr="00A31065" w:rsidRDefault="00842411" w:rsidP="000C3000">
            <w:pPr>
              <w:pStyle w:val="af5"/>
              <w:numPr>
                <w:ilvl w:val="0"/>
                <w:numId w:val="66"/>
              </w:numPr>
              <w:spacing w:line="0" w:lineRule="atLeast"/>
              <w:ind w:leftChars="0"/>
              <w:rPr>
                <w:rFonts w:ascii="Century Gothic" w:eastAsia="微軟正黑體" w:hAnsi="Century Gothic"/>
                <w:sz w:val="22"/>
              </w:rPr>
            </w:pPr>
          </w:p>
        </w:tc>
      </w:tr>
      <w:tr w:rsidR="00842411" w14:paraId="2BA305A4" w14:textId="77777777" w:rsidTr="00294FA5">
        <w:tblPrEx>
          <w:tblCellMar>
            <w:left w:w="28" w:type="dxa"/>
            <w:right w:w="28" w:type="dxa"/>
          </w:tblCellMar>
        </w:tblPrEx>
        <w:trPr>
          <w:trHeight w:val="227"/>
        </w:trPr>
        <w:tc>
          <w:tcPr>
            <w:tcW w:w="2710" w:type="dxa"/>
            <w:vMerge/>
            <w:tcBorders>
              <w:bottom w:val="single" w:sz="4" w:space="0" w:color="auto"/>
            </w:tcBorders>
          </w:tcPr>
          <w:p w14:paraId="32CF9001"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bottom w:val="single" w:sz="4" w:space="0" w:color="auto"/>
            </w:tcBorders>
          </w:tcPr>
          <w:p w14:paraId="5FD44D81"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取消</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sz w:val="22"/>
              </w:rPr>
              <w:t>)</w:t>
            </w:r>
          </w:p>
        </w:tc>
        <w:tc>
          <w:tcPr>
            <w:tcW w:w="6232" w:type="dxa"/>
            <w:tcBorders>
              <w:bottom w:val="single" w:sz="4" w:space="0" w:color="auto"/>
            </w:tcBorders>
          </w:tcPr>
          <w:p w14:paraId="6EAE3137" w14:textId="17FA2DF1" w:rsidR="00842411" w:rsidRPr="00A31065" w:rsidRDefault="00842411" w:rsidP="000C3000">
            <w:pPr>
              <w:pStyle w:val="af5"/>
              <w:numPr>
                <w:ilvl w:val="0"/>
                <w:numId w:val="68"/>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w:t>
            </w:r>
            <w:r w:rsidRPr="00294FA5">
              <w:rPr>
                <w:rFonts w:ascii="Century Gothic" w:eastAsia="微軟正黑體" w:hAnsi="Century Gothic" w:hint="eastAsia"/>
                <w:sz w:val="22"/>
                <w:highlight w:val="green"/>
              </w:rPr>
              <w:t>「首頁」</w:t>
            </w:r>
          </w:p>
        </w:tc>
      </w:tr>
      <w:tr w:rsidR="00842411" w14:paraId="73DE5CA9" w14:textId="77777777" w:rsidTr="00294FA5">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325954" w14:textId="436B1C6C" w:rsidR="00842411" w:rsidRDefault="00842411" w:rsidP="00842411">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t>線上補件</w:t>
            </w:r>
            <w:proofErr w:type="gramEnd"/>
            <w:r>
              <w:rPr>
                <w:rFonts w:ascii="Century Gothic" w:eastAsia="微軟正黑體" w:hAnsi="Century Gothic"/>
                <w:sz w:val="22"/>
              </w:rPr>
              <w:t>Step</w:t>
            </w:r>
            <w:r w:rsidR="00F278AC">
              <w:rPr>
                <w:rFonts w:ascii="Century Gothic" w:eastAsia="微軟正黑體" w:hAnsi="Century Gothic"/>
                <w:sz w:val="22"/>
              </w:rPr>
              <w:t>1</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99CD72"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77C3"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842411" w14:paraId="2FAD9B45" w14:textId="77777777" w:rsidTr="00294FA5">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3495C405" w14:textId="77777777" w:rsidR="00842411" w:rsidRDefault="00842411" w:rsidP="00842411">
            <w:pPr>
              <w:spacing w:line="0" w:lineRule="atLeast"/>
              <w:jc w:val="center"/>
              <w:rPr>
                <w:noProof/>
              </w:rPr>
            </w:pPr>
            <w:r>
              <w:rPr>
                <w:noProof/>
              </w:rPr>
              <w:drawing>
                <wp:inline distT="0" distB="0" distL="0" distR="0" wp14:anchorId="7DB8321A" wp14:editId="03E5E28A">
                  <wp:extent cx="1514104" cy="6378016"/>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89"/>
                          <a:stretch/>
                        </pic:blipFill>
                        <pic:spPr bwMode="auto">
                          <a:xfrm>
                            <a:off x="0" y="0"/>
                            <a:ext cx="1532053" cy="6453625"/>
                          </a:xfrm>
                          <a:prstGeom prst="rect">
                            <a:avLst/>
                          </a:prstGeom>
                          <a:noFill/>
                          <a:ln>
                            <a:noFill/>
                          </a:ln>
                          <a:extLst>
                            <a:ext uri="{53640926-AAD7-44D8-BBD7-CCE9431645EC}">
                              <a14:shadowObscured xmlns:a14="http://schemas.microsoft.com/office/drawing/2010/main"/>
                            </a:ext>
                          </a:extLst>
                        </pic:spPr>
                      </pic:pic>
                    </a:graphicData>
                  </a:graphic>
                </wp:inline>
              </w:drawing>
            </w:r>
          </w:p>
          <w:p w14:paraId="708DBAC5" w14:textId="77777777" w:rsidR="00842411" w:rsidRDefault="00842411" w:rsidP="00842411">
            <w:pPr>
              <w:spacing w:line="0" w:lineRule="atLeast"/>
              <w:jc w:val="center"/>
              <w:rPr>
                <w:noProof/>
              </w:rPr>
            </w:pPr>
          </w:p>
          <w:p w14:paraId="0843184C" w14:textId="77777777" w:rsidR="00842411" w:rsidRDefault="00842411" w:rsidP="00842411">
            <w:pPr>
              <w:spacing w:line="0" w:lineRule="atLeast"/>
              <w:jc w:val="center"/>
              <w:rPr>
                <w:noProof/>
              </w:rPr>
            </w:pPr>
          </w:p>
          <w:p w14:paraId="1107D17C" w14:textId="77777777" w:rsidR="00842411" w:rsidRDefault="00842411" w:rsidP="00842411">
            <w:pPr>
              <w:spacing w:line="0" w:lineRule="atLeast"/>
              <w:jc w:val="center"/>
              <w:rPr>
                <w:noProof/>
              </w:rPr>
            </w:pPr>
            <w:r>
              <w:rPr>
                <w:noProof/>
              </w:rPr>
              <w:lastRenderedPageBreak/>
              <w:drawing>
                <wp:inline distT="0" distB="0" distL="0" distR="0" wp14:anchorId="724BEAFF" wp14:editId="65833D1C">
                  <wp:extent cx="1584000" cy="8435069"/>
                  <wp:effectExtent l="0" t="0" r="0"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4000" cy="8435069"/>
                          </a:xfrm>
                          <a:prstGeom prst="rect">
                            <a:avLst/>
                          </a:prstGeom>
                          <a:noFill/>
                          <a:ln>
                            <a:noFill/>
                          </a:ln>
                        </pic:spPr>
                      </pic:pic>
                    </a:graphicData>
                  </a:graphic>
                </wp:inline>
              </w:drawing>
            </w:r>
          </w:p>
          <w:p w14:paraId="73FC4C86"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31109FA6"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lastRenderedPageBreak/>
              <w:t>上傳注意事項</w:t>
            </w:r>
          </w:p>
        </w:tc>
        <w:tc>
          <w:tcPr>
            <w:tcW w:w="6232" w:type="dxa"/>
            <w:tcBorders>
              <w:top w:val="single" w:sz="4" w:space="0" w:color="auto"/>
              <w:left w:val="single" w:sz="4" w:space="0" w:color="auto"/>
              <w:bottom w:val="single" w:sz="4" w:space="0" w:color="auto"/>
              <w:right w:val="single" w:sz="4" w:space="0" w:color="auto"/>
            </w:tcBorders>
          </w:tcPr>
          <w:p w14:paraId="65C97D97" w14:textId="77777777" w:rsidR="00842411" w:rsidRDefault="00842411" w:rsidP="000C3000">
            <w:pPr>
              <w:pStyle w:val="af5"/>
              <w:numPr>
                <w:ilvl w:val="0"/>
                <w:numId w:val="64"/>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7DE40555" w14:textId="77777777" w:rsidR="00842411" w:rsidRPr="007E526A" w:rsidRDefault="00842411" w:rsidP="00842411">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提醒您，檔案格式限</w:t>
            </w:r>
            <w:r w:rsidRPr="007E526A">
              <w:rPr>
                <w:rFonts w:ascii="Century Gothic" w:eastAsia="微軟正黑體" w:hAnsi="Century Gothic" w:hint="eastAsia"/>
                <w:sz w:val="22"/>
              </w:rPr>
              <w:t>JPG</w:t>
            </w:r>
            <w:r w:rsidRPr="007E526A">
              <w:rPr>
                <w:rFonts w:ascii="Century Gothic" w:eastAsia="微軟正黑體" w:hAnsi="Century Gothic" w:hint="eastAsia"/>
                <w:sz w:val="22"/>
              </w:rPr>
              <w:t>、</w:t>
            </w:r>
            <w:r w:rsidRPr="007E526A">
              <w:rPr>
                <w:rFonts w:ascii="Century Gothic" w:eastAsia="微軟正黑體" w:hAnsi="Century Gothic" w:hint="eastAsia"/>
                <w:sz w:val="22"/>
              </w:rPr>
              <w:t>PNG</w:t>
            </w:r>
            <w:r w:rsidRPr="007E526A">
              <w:rPr>
                <w:rFonts w:ascii="Century Gothic" w:eastAsia="微軟正黑體" w:hAnsi="Century Gothic" w:hint="eastAsia"/>
                <w:sz w:val="22"/>
              </w:rPr>
              <w:t>、</w:t>
            </w:r>
            <w:r w:rsidRPr="007E526A">
              <w:rPr>
                <w:rFonts w:ascii="Century Gothic" w:eastAsia="微軟正黑體" w:hAnsi="Century Gothic" w:hint="eastAsia"/>
                <w:sz w:val="22"/>
              </w:rPr>
              <w:t>TIF</w:t>
            </w:r>
            <w:r w:rsidRPr="007E526A">
              <w:rPr>
                <w:rFonts w:ascii="Century Gothic" w:eastAsia="微軟正黑體" w:hAnsi="Century Gothic" w:hint="eastAsia"/>
                <w:sz w:val="22"/>
              </w:rPr>
              <w:t>檔，單一檔案大小不得超過</w:t>
            </w:r>
            <w:r w:rsidRPr="007E526A">
              <w:rPr>
                <w:rFonts w:ascii="Century Gothic" w:eastAsia="微軟正黑體" w:hAnsi="Century Gothic" w:hint="eastAsia"/>
                <w:sz w:val="22"/>
              </w:rPr>
              <w:t xml:space="preserve"> 5MB</w:t>
            </w:r>
            <w:r w:rsidRPr="007E526A">
              <w:rPr>
                <w:rFonts w:ascii="Century Gothic" w:eastAsia="微軟正黑體" w:hAnsi="Century Gothic" w:hint="eastAsia"/>
                <w:sz w:val="22"/>
              </w:rPr>
              <w:t>，財力證明文件最多上傳</w:t>
            </w:r>
            <w:r w:rsidRPr="007E526A">
              <w:rPr>
                <w:rFonts w:ascii="Century Gothic" w:eastAsia="微軟正黑體" w:hAnsi="Century Gothic" w:hint="eastAsia"/>
                <w:sz w:val="22"/>
              </w:rPr>
              <w:t>10</w:t>
            </w:r>
            <w:r w:rsidRPr="007E526A">
              <w:rPr>
                <w:rFonts w:ascii="Century Gothic" w:eastAsia="微軟正黑體" w:hAnsi="Century Gothic" w:hint="eastAsia"/>
                <w:sz w:val="22"/>
              </w:rPr>
              <w:t>張。</w:t>
            </w:r>
          </w:p>
        </w:tc>
      </w:tr>
      <w:tr w:rsidR="00842411" w14:paraId="0A4B8FA8"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322A769E"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221548FE"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_</w:t>
            </w:r>
            <w:r>
              <w:rPr>
                <w:rFonts w:ascii="Century Gothic" w:eastAsia="微軟正黑體" w:hAnsi="Century Gothic" w:hint="eastAsia"/>
                <w:sz w:val="22"/>
              </w:rPr>
              <w:t>身分證</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259DF797" w14:textId="77777777" w:rsidR="00842411" w:rsidRDefault="00842411" w:rsidP="000C3000">
            <w:pPr>
              <w:pStyle w:val="af5"/>
              <w:numPr>
                <w:ilvl w:val="0"/>
                <w:numId w:val="70"/>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4F66DB">
              <w:rPr>
                <w:rFonts w:ascii="Century Gothic" w:eastAsia="微軟正黑體" w:hAnsi="Century Gothic" w:hint="eastAsia"/>
                <w:sz w:val="22"/>
                <w:highlight w:val="green"/>
              </w:rPr>
              <w:t>檔案上傳</w:t>
            </w:r>
            <w:r>
              <w:rPr>
                <w:rFonts w:ascii="Century Gothic" w:eastAsia="微軟正黑體" w:hAnsi="Century Gothic" w:hint="eastAsia"/>
                <w:sz w:val="22"/>
              </w:rPr>
              <w:t>方式</w:t>
            </w:r>
          </w:p>
          <w:p w14:paraId="383021FD" w14:textId="77777777" w:rsidR="00842411" w:rsidRDefault="00842411" w:rsidP="00842411">
            <w:pPr>
              <w:pStyle w:val="af5"/>
              <w:spacing w:line="0" w:lineRule="atLeast"/>
              <w:ind w:leftChars="0"/>
              <w:rPr>
                <w:rFonts w:ascii="Century Gothic" w:eastAsia="微軟正黑體" w:hAnsi="Century Gothic"/>
                <w:sz w:val="22"/>
              </w:rPr>
            </w:pPr>
            <w:r w:rsidRPr="004C1E76">
              <w:rPr>
                <w:noProof/>
              </w:rPr>
              <w:drawing>
                <wp:inline distT="0" distB="0" distL="0" distR="0" wp14:anchorId="76CC3A67" wp14:editId="13E97C74">
                  <wp:extent cx="1280160" cy="755504"/>
                  <wp:effectExtent l="0" t="0" r="0" b="698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3470" cy="763359"/>
                          </a:xfrm>
                          <a:prstGeom prst="rect">
                            <a:avLst/>
                          </a:prstGeom>
                        </pic:spPr>
                      </pic:pic>
                    </a:graphicData>
                  </a:graphic>
                </wp:inline>
              </w:drawing>
            </w:r>
          </w:p>
          <w:p w14:paraId="2994C15A" w14:textId="77777777" w:rsidR="00842411" w:rsidRDefault="00842411" w:rsidP="000C3000">
            <w:pPr>
              <w:pStyle w:val="af5"/>
              <w:numPr>
                <w:ilvl w:val="0"/>
                <w:numId w:val="70"/>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上傳檢核：</w:t>
            </w:r>
          </w:p>
          <w:tbl>
            <w:tblPr>
              <w:tblStyle w:val="aa"/>
              <w:tblW w:w="5775" w:type="dxa"/>
              <w:tblLayout w:type="fixed"/>
              <w:tblLook w:val="04A0" w:firstRow="1" w:lastRow="0" w:firstColumn="1" w:lastColumn="0" w:noHBand="0" w:noVBand="1"/>
            </w:tblPr>
            <w:tblGrid>
              <w:gridCol w:w="1614"/>
              <w:gridCol w:w="4161"/>
            </w:tblGrid>
            <w:tr w:rsidR="00842411" w:rsidRPr="00DA0802" w14:paraId="554D80F9" w14:textId="77777777" w:rsidTr="00842411">
              <w:tc>
                <w:tcPr>
                  <w:tcW w:w="1614" w:type="dxa"/>
                  <w:shd w:val="clear" w:color="auto" w:fill="D9D9D9" w:themeFill="background1" w:themeFillShade="D9"/>
                </w:tcPr>
                <w:p w14:paraId="4ACA5663"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檢核檔案錯誤</w:t>
                  </w:r>
                </w:p>
              </w:tc>
              <w:tc>
                <w:tcPr>
                  <w:tcW w:w="4161" w:type="dxa"/>
                  <w:shd w:val="clear" w:color="auto" w:fill="D9D9D9" w:themeFill="background1" w:themeFillShade="D9"/>
                </w:tcPr>
                <w:p w14:paraId="4F60F2C0"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842411" w:rsidRPr="00DA0802" w14:paraId="145BDC3C" w14:textId="77777777" w:rsidTr="00842411">
              <w:tc>
                <w:tcPr>
                  <w:tcW w:w="1614" w:type="dxa"/>
                  <w:shd w:val="clear" w:color="auto" w:fill="auto"/>
                </w:tcPr>
                <w:p w14:paraId="1959A667"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c>
                <w:tcPr>
                  <w:tcW w:w="4161" w:type="dxa"/>
                  <w:shd w:val="clear" w:color="auto" w:fill="auto"/>
                </w:tcPr>
                <w:p w14:paraId="1F517E02"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r>
            <w:tr w:rsidR="00842411" w:rsidRPr="00DA0802" w14:paraId="0550D63C" w14:textId="77777777" w:rsidTr="00842411">
              <w:tc>
                <w:tcPr>
                  <w:tcW w:w="1614" w:type="dxa"/>
                  <w:shd w:val="clear" w:color="auto" w:fill="D9D9D9" w:themeFill="background1" w:themeFillShade="D9"/>
                  <w:vAlign w:val="center"/>
                </w:tcPr>
                <w:p w14:paraId="231CA48B"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w:t>
                  </w:r>
                  <w:r>
                    <w:rPr>
                      <w:rFonts w:ascii="Century Gothic" w:eastAsia="微軟正黑體" w:hAnsi="Century Gothic" w:hint="eastAsia"/>
                      <w:color w:val="000000" w:themeColor="text1"/>
                      <w:sz w:val="20"/>
                      <w:szCs w:val="20"/>
                    </w:rPr>
                    <w:t>檔案</w:t>
                  </w:r>
                  <w:r w:rsidRPr="00A31421">
                    <w:rPr>
                      <w:rFonts w:ascii="Century Gothic" w:eastAsia="微軟正黑體" w:hAnsi="Century Gothic" w:hint="eastAsia"/>
                      <w:color w:val="000000" w:themeColor="text1"/>
                      <w:sz w:val="20"/>
                      <w:szCs w:val="20"/>
                    </w:rPr>
                    <w:t>正確</w:t>
                  </w:r>
                </w:p>
              </w:tc>
              <w:tc>
                <w:tcPr>
                  <w:tcW w:w="4161" w:type="dxa"/>
                  <w:shd w:val="clear" w:color="auto" w:fill="D9D9D9" w:themeFill="background1" w:themeFillShade="D9"/>
                </w:tcPr>
                <w:p w14:paraId="1CE12B8F"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842411" w:rsidRPr="00DA0802" w14:paraId="79A21310" w14:textId="77777777" w:rsidTr="00842411">
              <w:tc>
                <w:tcPr>
                  <w:tcW w:w="1614" w:type="dxa"/>
                </w:tcPr>
                <w:p w14:paraId="093761A4" w14:textId="77777777" w:rsidR="00842411" w:rsidRDefault="00842411" w:rsidP="00842411">
                  <w:pPr>
                    <w:spacing w:line="0" w:lineRule="atLeast"/>
                    <w:rPr>
                      <w:rFonts w:ascii="Century Gothic" w:eastAsia="微軟正黑體" w:hAnsi="Century Gothic"/>
                      <w:sz w:val="20"/>
                      <w:szCs w:val="20"/>
                    </w:rPr>
                  </w:pPr>
                </w:p>
              </w:tc>
              <w:tc>
                <w:tcPr>
                  <w:tcW w:w="4161" w:type="dxa"/>
                </w:tcPr>
                <w:p w14:paraId="2CA979A4"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預覽圖片，顯示取消</w:t>
                  </w:r>
                  <w:r>
                    <w:rPr>
                      <w:rFonts w:ascii="Century Gothic" w:eastAsia="微軟正黑體" w:hAnsi="Century Gothic" w:hint="eastAsia"/>
                      <w:sz w:val="20"/>
                      <w:szCs w:val="20"/>
                    </w:rPr>
                    <w:t>i</w:t>
                  </w:r>
                  <w:r>
                    <w:rPr>
                      <w:rFonts w:ascii="Century Gothic" w:eastAsia="微軟正黑體" w:hAnsi="Century Gothic"/>
                      <w:sz w:val="20"/>
                      <w:szCs w:val="20"/>
                    </w:rPr>
                    <w:t>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w:t>
                  </w:r>
                </w:p>
                <w:p w14:paraId="7CAC50BB" w14:textId="77777777" w:rsidR="00842411" w:rsidRPr="00BF3843"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取消</w:t>
                  </w:r>
                  <w:r>
                    <w:rPr>
                      <w:rFonts w:ascii="Century Gothic" w:eastAsia="微軟正黑體" w:hAnsi="Century Gothic"/>
                      <w:sz w:val="20"/>
                      <w:szCs w:val="20"/>
                    </w:rPr>
                    <w:t>icon(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：點擊刪除上傳檔案</w:t>
                  </w:r>
                </w:p>
              </w:tc>
            </w:tr>
          </w:tbl>
          <w:p w14:paraId="59C233D6" w14:textId="77777777" w:rsidR="00842411" w:rsidRPr="00DF26E5" w:rsidRDefault="00842411" w:rsidP="00842411">
            <w:pPr>
              <w:pStyle w:val="af5"/>
              <w:spacing w:line="0" w:lineRule="atLeast"/>
              <w:ind w:leftChars="0"/>
              <w:rPr>
                <w:rFonts w:ascii="Century Gothic" w:eastAsia="微軟正黑體" w:hAnsi="Century Gothic"/>
                <w:sz w:val="22"/>
              </w:rPr>
            </w:pPr>
          </w:p>
        </w:tc>
      </w:tr>
      <w:tr w:rsidR="00842411" w14:paraId="09A12051"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0FD2DDA0"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278D0271"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財力證明上傳</w:t>
            </w:r>
          </w:p>
        </w:tc>
        <w:tc>
          <w:tcPr>
            <w:tcW w:w="6232" w:type="dxa"/>
            <w:tcBorders>
              <w:top w:val="single" w:sz="4" w:space="0" w:color="auto"/>
              <w:left w:val="single" w:sz="4" w:space="0" w:color="auto"/>
              <w:bottom w:val="single" w:sz="4" w:space="0" w:color="auto"/>
              <w:right w:val="single" w:sz="4" w:space="0" w:color="auto"/>
            </w:tcBorders>
          </w:tcPr>
          <w:p w14:paraId="67A36F2E" w14:textId="77777777" w:rsidR="00842411" w:rsidRDefault="00842411" w:rsidP="000C3000">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財力證明注意事項：</w:t>
            </w:r>
          </w:p>
          <w:p w14:paraId="03ED3884" w14:textId="77777777" w:rsidR="00842411" w:rsidRPr="007E526A" w:rsidRDefault="00842411" w:rsidP="00842411">
            <w:pPr>
              <w:pStyle w:val="af5"/>
              <w:spacing w:line="0" w:lineRule="atLeast"/>
              <w:rPr>
                <w:rFonts w:ascii="Century Gothic" w:eastAsia="微軟正黑體" w:hAnsi="Century Gothic"/>
                <w:sz w:val="22"/>
              </w:rPr>
            </w:pPr>
            <w:r w:rsidRPr="007E526A">
              <w:rPr>
                <w:rFonts w:ascii="Century Gothic" w:eastAsia="微軟正黑體" w:hAnsi="Century Gothic" w:hint="eastAsia"/>
                <w:sz w:val="22"/>
              </w:rPr>
              <w:t>您可擇</w:t>
            </w:r>
            <w:proofErr w:type="gramStart"/>
            <w:r w:rsidRPr="007E526A">
              <w:rPr>
                <w:rFonts w:ascii="Century Gothic" w:eastAsia="微軟正黑體" w:hAnsi="Century Gothic" w:hint="eastAsia"/>
                <w:sz w:val="22"/>
              </w:rPr>
              <w:t>一</w:t>
            </w:r>
            <w:proofErr w:type="gramEnd"/>
            <w:r w:rsidRPr="007E526A">
              <w:rPr>
                <w:rFonts w:ascii="Century Gothic" w:eastAsia="微軟正黑體" w:hAnsi="Century Gothic" w:hint="eastAsia"/>
                <w:sz w:val="22"/>
              </w:rPr>
              <w:t>上傳：最新年度扣繳憑單、綜所稅各類所得、財產資料清單、近二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月薪資單、近二</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月薪資轉帳、近二</w:t>
            </w:r>
            <w:proofErr w:type="gramStart"/>
            <w:r w:rsidRPr="007E526A">
              <w:rPr>
                <w:rFonts w:ascii="Century Gothic" w:eastAsia="微軟正黑體" w:hAnsi="Century Gothic" w:hint="eastAsia"/>
                <w:sz w:val="22"/>
              </w:rPr>
              <w:t>個月活存往來</w:t>
            </w:r>
            <w:proofErr w:type="gramEnd"/>
            <w:r w:rsidRPr="007E526A">
              <w:rPr>
                <w:rFonts w:ascii="Century Gothic" w:eastAsia="微軟正黑體" w:hAnsi="Century Gothic" w:hint="eastAsia"/>
                <w:sz w:val="22"/>
              </w:rPr>
              <w:t>明細（含內頁及封面）、定存證明（未到期存單）、不動產等。</w:t>
            </w:r>
          </w:p>
          <w:p w14:paraId="3E9DDCA5" w14:textId="77777777" w:rsidR="00842411" w:rsidRDefault="00842411" w:rsidP="00842411">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若您為本行存款戶</w:t>
            </w:r>
            <w:r w:rsidRPr="007E526A">
              <w:rPr>
                <w:rFonts w:ascii="Century Gothic" w:eastAsia="微軟正黑體" w:hAnsi="Century Gothic" w:hint="eastAsia"/>
                <w:sz w:val="22"/>
              </w:rPr>
              <w:t>/</w:t>
            </w:r>
            <w:proofErr w:type="gramStart"/>
            <w:r w:rsidRPr="007E526A">
              <w:rPr>
                <w:rFonts w:ascii="Century Gothic" w:eastAsia="微軟正黑體" w:hAnsi="Century Gothic" w:hint="eastAsia"/>
                <w:sz w:val="22"/>
              </w:rPr>
              <w:t>薪轉戶</w:t>
            </w:r>
            <w:proofErr w:type="gramEnd"/>
            <w:r w:rsidRPr="007E526A">
              <w:rPr>
                <w:rFonts w:ascii="Century Gothic" w:eastAsia="微軟正黑體" w:hAnsi="Century Gothic" w:hint="eastAsia"/>
                <w:sz w:val="22"/>
              </w:rPr>
              <w:t>可先不用提供您的財力證明，若有需要將有專人與您聯繫。</w:t>
            </w:r>
          </w:p>
          <w:p w14:paraId="492684BA" w14:textId="77777777" w:rsidR="00842411" w:rsidRDefault="00842411" w:rsidP="000C3000">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財力證明攻略</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點擊外開</w:t>
            </w:r>
            <w:proofErr w:type="gramEnd"/>
          </w:p>
          <w:p w14:paraId="65BEA4CA" w14:textId="77777777" w:rsidR="00842411" w:rsidRDefault="00BE660D" w:rsidP="00842411">
            <w:pPr>
              <w:pStyle w:val="af5"/>
              <w:spacing w:line="0" w:lineRule="atLeast"/>
              <w:ind w:leftChars="0"/>
              <w:rPr>
                <w:rFonts w:ascii="Century Gothic" w:eastAsia="微軟正黑體" w:hAnsi="Century Gothic"/>
                <w:sz w:val="22"/>
              </w:rPr>
            </w:pPr>
            <w:hyperlink r:id="rId50" w:history="1">
              <w:r w:rsidR="00842411" w:rsidRPr="00A1284B">
                <w:rPr>
                  <w:rStyle w:val="ac"/>
                  <w:rFonts w:ascii="Century Gothic" w:eastAsia="微軟正黑體" w:hAnsi="Century Gothic"/>
                  <w:sz w:val="22"/>
                </w:rPr>
                <w:t>https://bank.sinopac.com/sinopacBT/webevents/2010_FS/also.html?focus=tab</w:t>
              </w:r>
            </w:hyperlink>
          </w:p>
          <w:p w14:paraId="5DC4D5B0" w14:textId="77777777" w:rsidR="00842411" w:rsidRDefault="00842411" w:rsidP="000C3000">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選擇注意事項：</w:t>
            </w:r>
          </w:p>
          <w:p w14:paraId="6346A7E3" w14:textId="77777777" w:rsidR="00842411" w:rsidRDefault="00842411" w:rsidP="00842411">
            <w:pPr>
              <w:pStyle w:val="af5"/>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選擇下列選項才能上傳圖片</w:t>
            </w:r>
            <w:proofErr w:type="gramStart"/>
            <w:r w:rsidRPr="007E526A">
              <w:rPr>
                <w:rFonts w:ascii="Century Gothic" w:eastAsia="微軟正黑體" w:hAnsi="Century Gothic" w:hint="eastAsia"/>
                <w:sz w:val="22"/>
              </w:rPr>
              <w:t>唷</w:t>
            </w:r>
            <w:proofErr w:type="gramEnd"/>
            <w:r w:rsidRPr="007E526A">
              <w:rPr>
                <w:rFonts w:ascii="Century Gothic" w:eastAsia="微軟正黑體" w:hAnsi="Century Gothic" w:hint="eastAsia"/>
                <w:sz w:val="22"/>
              </w:rPr>
              <w:t>，兩種類別以上請選擇其他證明文件類別</w:t>
            </w:r>
          </w:p>
          <w:p w14:paraId="28A39F56" w14:textId="77777777" w:rsidR="00842411" w:rsidRDefault="00842411" w:rsidP="000C3000">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選擇財力證明</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
          <w:p w14:paraId="282460FD" w14:textId="77777777" w:rsidR="00842411" w:rsidRDefault="00842411"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健保</w:t>
            </w:r>
            <w:r w:rsidRPr="007E526A">
              <w:rPr>
                <w:rFonts w:ascii="Century Gothic" w:eastAsia="微軟正黑體" w:hAnsi="Century Gothic" w:hint="eastAsia"/>
                <w:sz w:val="22"/>
              </w:rPr>
              <w:t>APP</w:t>
            </w:r>
            <w:r w:rsidRPr="007E526A">
              <w:rPr>
                <w:rFonts w:ascii="Century Gothic" w:eastAsia="微軟正黑體" w:hAnsi="Century Gothic" w:hint="eastAsia"/>
                <w:sz w:val="22"/>
              </w:rPr>
              <w:t>個人投保紀錄</w:t>
            </w:r>
          </w:p>
          <w:p w14:paraId="16A98CF9" w14:textId="77777777" w:rsidR="00842411" w:rsidRDefault="00842411"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最新年度扣繳憑單所得清單</w:t>
            </w:r>
          </w:p>
          <w:p w14:paraId="0191F5BE" w14:textId="77777777" w:rsidR="00842411" w:rsidRDefault="00842411"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近一個月薪資單</w:t>
            </w:r>
          </w:p>
          <w:p w14:paraId="578D1FDC" w14:textId="77777777" w:rsidR="00842411" w:rsidRDefault="00842411"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w:t>
            </w:r>
            <w:proofErr w:type="gramEnd"/>
            <w:r w:rsidRPr="007E526A">
              <w:rPr>
                <w:rFonts w:ascii="Century Gothic" w:eastAsia="微軟正黑體" w:hAnsi="Century Gothic" w:hint="eastAsia"/>
                <w:sz w:val="22"/>
              </w:rPr>
              <w:t>月薪資轉</w:t>
            </w:r>
            <w:proofErr w:type="gramStart"/>
            <w:r w:rsidRPr="007E526A">
              <w:rPr>
                <w:rFonts w:ascii="Century Gothic" w:eastAsia="微軟正黑體" w:hAnsi="Century Gothic" w:hint="eastAsia"/>
                <w:sz w:val="22"/>
              </w:rPr>
              <w:t>帳單</w:t>
            </w:r>
            <w:proofErr w:type="gramEnd"/>
          </w:p>
          <w:p w14:paraId="5C0C30B5" w14:textId="77777777" w:rsidR="00842411" w:rsidRDefault="00842411" w:rsidP="000C3000">
            <w:pPr>
              <w:pStyle w:val="af5"/>
              <w:numPr>
                <w:ilvl w:val="0"/>
                <w:numId w:val="31"/>
              </w:numPr>
              <w:spacing w:line="0" w:lineRule="atLeast"/>
              <w:ind w:leftChars="0"/>
              <w:rPr>
                <w:rFonts w:ascii="Century Gothic" w:eastAsia="微軟正黑體" w:hAnsi="Century Gothic"/>
                <w:sz w:val="22"/>
              </w:rPr>
            </w:pPr>
            <w:r w:rsidRPr="007E526A">
              <w:rPr>
                <w:rFonts w:ascii="Century Gothic" w:eastAsia="微軟正黑體" w:hAnsi="Century Gothic" w:hint="eastAsia"/>
                <w:sz w:val="22"/>
              </w:rPr>
              <w:t>近兩</w:t>
            </w:r>
            <w:proofErr w:type="gramStart"/>
            <w:r w:rsidRPr="007E526A">
              <w:rPr>
                <w:rFonts w:ascii="Century Gothic" w:eastAsia="微軟正黑體" w:hAnsi="Century Gothic" w:hint="eastAsia"/>
                <w:sz w:val="22"/>
              </w:rPr>
              <w:t>個月活儲往來</w:t>
            </w:r>
            <w:proofErr w:type="gramEnd"/>
            <w:r w:rsidRPr="007E526A">
              <w:rPr>
                <w:rFonts w:ascii="Century Gothic" w:eastAsia="微軟正黑體" w:hAnsi="Century Gothic" w:hint="eastAsia"/>
                <w:sz w:val="22"/>
              </w:rPr>
              <w:t>明細</w:t>
            </w:r>
          </w:p>
          <w:p w14:paraId="5AB589BC" w14:textId="77777777" w:rsidR="00842411" w:rsidRPr="00DF26E5" w:rsidRDefault="00842411" w:rsidP="000C3000">
            <w:pPr>
              <w:pStyle w:val="af5"/>
              <w:numPr>
                <w:ilvl w:val="0"/>
                <w:numId w:val="31"/>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其他證明文件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如財產資料清單、未到定存證明、不動產證明…等</w:t>
            </w:r>
            <w:r w:rsidRPr="00DF26E5">
              <w:rPr>
                <w:rFonts w:ascii="Century Gothic" w:eastAsia="微軟正黑體" w:hAnsi="Century Gothic" w:hint="eastAsia"/>
                <w:sz w:val="22"/>
              </w:rPr>
              <w:t>)</w:t>
            </w:r>
          </w:p>
          <w:p w14:paraId="0171E66A" w14:textId="77777777" w:rsidR="00842411" w:rsidRPr="00DF26E5" w:rsidRDefault="00842411" w:rsidP="000C3000">
            <w:pPr>
              <w:pStyle w:val="af5"/>
              <w:numPr>
                <w:ilvl w:val="0"/>
                <w:numId w:val="69"/>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：選擇財力證明後顯示</w:t>
            </w:r>
          </w:p>
        </w:tc>
      </w:tr>
      <w:tr w:rsidR="00842411" w14:paraId="31CEE73F"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05617290"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0674A099"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上傳圖片</w:t>
            </w:r>
            <w:r>
              <w:rPr>
                <w:rFonts w:ascii="Century Gothic" w:eastAsia="微軟正黑體" w:hAnsi="Century Gothic" w:hint="eastAsia"/>
                <w:sz w:val="22"/>
              </w:rPr>
              <w:t>_</w:t>
            </w:r>
            <w:r>
              <w:rPr>
                <w:rFonts w:ascii="Century Gothic" w:eastAsia="微軟正黑體" w:hAnsi="Century Gothic" w:hint="eastAsia"/>
                <w:sz w:val="22"/>
              </w:rPr>
              <w:t>財力證明</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4341B1BC" w14:textId="77777777" w:rsidR="00842411" w:rsidRDefault="00842411" w:rsidP="000C3000">
            <w:pPr>
              <w:pStyle w:val="af5"/>
              <w:numPr>
                <w:ilvl w:val="0"/>
                <w:numId w:val="5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sidRPr="00FB7B83">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n</w:t>
            </w:r>
            <w:r>
              <w:rPr>
                <w:rFonts w:ascii="Century Gothic" w:eastAsia="微軟正黑體" w:hAnsi="Century Gothic"/>
                <w:sz w:val="22"/>
              </w:rPr>
              <w:t>tv</w:t>
            </w:r>
            <w:proofErr w:type="spellEnd"/>
            <w:r w:rsidRPr="004F66DB">
              <w:rPr>
                <w:rFonts w:ascii="Century Gothic" w:eastAsia="微軟正黑體" w:hAnsi="Century Gothic" w:hint="eastAsia"/>
                <w:sz w:val="22"/>
                <w:highlight w:val="green"/>
              </w:rPr>
              <w:t>檔案上傳</w:t>
            </w:r>
            <w:r>
              <w:rPr>
                <w:rFonts w:ascii="Century Gothic" w:eastAsia="微軟正黑體" w:hAnsi="Century Gothic" w:hint="eastAsia"/>
                <w:sz w:val="22"/>
              </w:rPr>
              <w:t>方式</w:t>
            </w:r>
          </w:p>
          <w:p w14:paraId="4A4C5891" w14:textId="77777777" w:rsidR="00842411" w:rsidRDefault="00842411" w:rsidP="00842411">
            <w:pPr>
              <w:pStyle w:val="af5"/>
              <w:spacing w:line="0" w:lineRule="atLeast"/>
              <w:ind w:leftChars="0"/>
              <w:rPr>
                <w:rFonts w:ascii="Century Gothic" w:eastAsia="微軟正黑體" w:hAnsi="Century Gothic"/>
                <w:sz w:val="22"/>
              </w:rPr>
            </w:pPr>
            <w:r w:rsidRPr="004C1E76">
              <w:rPr>
                <w:noProof/>
              </w:rPr>
              <w:drawing>
                <wp:inline distT="0" distB="0" distL="0" distR="0" wp14:anchorId="7F582B81" wp14:editId="7489EAFF">
                  <wp:extent cx="1280160" cy="755504"/>
                  <wp:effectExtent l="0" t="0" r="0" b="698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3470" cy="763359"/>
                          </a:xfrm>
                          <a:prstGeom prst="rect">
                            <a:avLst/>
                          </a:prstGeom>
                        </pic:spPr>
                      </pic:pic>
                    </a:graphicData>
                  </a:graphic>
                </wp:inline>
              </w:drawing>
            </w:r>
          </w:p>
          <w:p w14:paraId="6DEE9DF8" w14:textId="77777777" w:rsidR="00842411" w:rsidRDefault="00842411" w:rsidP="000C3000">
            <w:pPr>
              <w:pStyle w:val="af5"/>
              <w:numPr>
                <w:ilvl w:val="0"/>
                <w:numId w:val="59"/>
              </w:numPr>
              <w:spacing w:line="0" w:lineRule="atLeast"/>
              <w:ind w:leftChars="0"/>
              <w:rPr>
                <w:rFonts w:ascii="Century Gothic" w:eastAsia="微軟正黑體" w:hAnsi="Century Gothic"/>
                <w:sz w:val="22"/>
              </w:rPr>
            </w:pPr>
            <w:r>
              <w:rPr>
                <w:rFonts w:ascii="Century Gothic" w:eastAsia="微軟正黑體" w:hAnsi="Century Gothic" w:hint="eastAsia"/>
                <w:sz w:val="22"/>
              </w:rPr>
              <w:t>上傳檢核：</w:t>
            </w:r>
          </w:p>
          <w:tbl>
            <w:tblPr>
              <w:tblStyle w:val="aa"/>
              <w:tblW w:w="5775" w:type="dxa"/>
              <w:tblLayout w:type="fixed"/>
              <w:tblLook w:val="04A0" w:firstRow="1" w:lastRow="0" w:firstColumn="1" w:lastColumn="0" w:noHBand="0" w:noVBand="1"/>
            </w:tblPr>
            <w:tblGrid>
              <w:gridCol w:w="1614"/>
              <w:gridCol w:w="4161"/>
            </w:tblGrid>
            <w:tr w:rsidR="00842411" w:rsidRPr="00DA0802" w14:paraId="5AE0F95E" w14:textId="77777777" w:rsidTr="00842411">
              <w:tc>
                <w:tcPr>
                  <w:tcW w:w="1614" w:type="dxa"/>
                  <w:shd w:val="clear" w:color="auto" w:fill="D9D9D9" w:themeFill="background1" w:themeFillShade="D9"/>
                </w:tcPr>
                <w:p w14:paraId="762F377D"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檢核檔案錯誤</w:t>
                  </w:r>
                </w:p>
              </w:tc>
              <w:tc>
                <w:tcPr>
                  <w:tcW w:w="4161" w:type="dxa"/>
                  <w:shd w:val="clear" w:color="auto" w:fill="D9D9D9" w:themeFill="background1" w:themeFillShade="D9"/>
                </w:tcPr>
                <w:p w14:paraId="0C70B51E"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前端文字訊息</w:t>
                  </w:r>
                </w:p>
              </w:tc>
            </w:tr>
            <w:tr w:rsidR="00842411" w:rsidRPr="00DA0802" w14:paraId="7AAE0CB1" w14:textId="77777777" w:rsidTr="00842411">
              <w:tc>
                <w:tcPr>
                  <w:tcW w:w="1614" w:type="dxa"/>
                  <w:shd w:val="clear" w:color="auto" w:fill="auto"/>
                </w:tcPr>
                <w:p w14:paraId="03CB7134"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c>
                <w:tcPr>
                  <w:tcW w:w="4161" w:type="dxa"/>
                  <w:shd w:val="clear" w:color="auto" w:fill="auto"/>
                </w:tcPr>
                <w:p w14:paraId="2EC29A81"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檔案格式不符</w:t>
                  </w:r>
                </w:p>
              </w:tc>
            </w:tr>
            <w:tr w:rsidR="00842411" w:rsidRPr="00DA0802" w14:paraId="38E7B8DA" w14:textId="77777777" w:rsidTr="00842411">
              <w:tc>
                <w:tcPr>
                  <w:tcW w:w="1614" w:type="dxa"/>
                  <w:shd w:val="clear" w:color="auto" w:fill="D9D9D9" w:themeFill="background1" w:themeFillShade="D9"/>
                </w:tcPr>
                <w:p w14:paraId="0229ED99"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前端檢核</w:t>
                  </w:r>
                </w:p>
              </w:tc>
              <w:tc>
                <w:tcPr>
                  <w:tcW w:w="4161" w:type="dxa"/>
                  <w:shd w:val="clear" w:color="auto" w:fill="D9D9D9" w:themeFill="background1" w:themeFillShade="D9"/>
                </w:tcPr>
                <w:p w14:paraId="1D8CAD79"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動作</w:t>
                  </w:r>
                </w:p>
              </w:tc>
            </w:tr>
            <w:tr w:rsidR="00842411" w:rsidRPr="00DA0802" w14:paraId="7557E462" w14:textId="77777777" w:rsidTr="00842411">
              <w:tc>
                <w:tcPr>
                  <w:tcW w:w="1614" w:type="dxa"/>
                  <w:shd w:val="clear" w:color="auto" w:fill="auto"/>
                </w:tcPr>
                <w:p w14:paraId="2CAB4F06"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檔案數量</w:t>
                  </w:r>
                  <w:r>
                    <w:rPr>
                      <w:rFonts w:ascii="Century Gothic" w:eastAsia="微軟正黑體" w:hAnsi="Century Gothic" w:hint="eastAsia"/>
                      <w:sz w:val="20"/>
                      <w:szCs w:val="20"/>
                    </w:rPr>
                    <w:t>&gt;</w:t>
                  </w:r>
                  <w:r>
                    <w:rPr>
                      <w:rFonts w:ascii="Century Gothic" w:eastAsia="微軟正黑體" w:hAnsi="Century Gothic"/>
                      <w:sz w:val="20"/>
                      <w:szCs w:val="20"/>
                    </w:rPr>
                    <w:t>10</w:t>
                  </w:r>
                </w:p>
              </w:tc>
              <w:tc>
                <w:tcPr>
                  <w:tcW w:w="4161" w:type="dxa"/>
                  <w:shd w:val="clear" w:color="auto" w:fill="auto"/>
                </w:tcPr>
                <w:p w14:paraId="43036C20"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隱藏上傳圖片按鍵</w:t>
                  </w:r>
                </w:p>
              </w:tc>
            </w:tr>
            <w:tr w:rsidR="00842411" w:rsidRPr="00DA0802" w14:paraId="32C1B2B4" w14:textId="77777777" w:rsidTr="00842411">
              <w:tc>
                <w:tcPr>
                  <w:tcW w:w="1614" w:type="dxa"/>
                  <w:shd w:val="clear" w:color="auto" w:fill="D9D9D9" w:themeFill="background1" w:themeFillShade="D9"/>
                  <w:vAlign w:val="center"/>
                </w:tcPr>
                <w:p w14:paraId="47E17EDC"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檢核</w:t>
                  </w:r>
                  <w:r>
                    <w:rPr>
                      <w:rFonts w:ascii="Century Gothic" w:eastAsia="微軟正黑體" w:hAnsi="Century Gothic" w:hint="eastAsia"/>
                      <w:color w:val="000000" w:themeColor="text1"/>
                      <w:sz w:val="20"/>
                      <w:szCs w:val="20"/>
                    </w:rPr>
                    <w:t>檔案</w:t>
                  </w:r>
                  <w:r w:rsidRPr="00A31421">
                    <w:rPr>
                      <w:rFonts w:ascii="Century Gothic" w:eastAsia="微軟正黑體" w:hAnsi="Century Gothic" w:hint="eastAsia"/>
                      <w:color w:val="000000" w:themeColor="text1"/>
                      <w:sz w:val="20"/>
                      <w:szCs w:val="20"/>
                    </w:rPr>
                    <w:t>正確</w:t>
                  </w:r>
                </w:p>
              </w:tc>
              <w:tc>
                <w:tcPr>
                  <w:tcW w:w="4161" w:type="dxa"/>
                  <w:shd w:val="clear" w:color="auto" w:fill="D9D9D9" w:themeFill="background1" w:themeFillShade="D9"/>
                </w:tcPr>
                <w:p w14:paraId="30CC901F" w14:textId="77777777" w:rsidR="00842411" w:rsidRPr="00A31421" w:rsidRDefault="00842411" w:rsidP="00842411">
                  <w:pPr>
                    <w:spacing w:line="0" w:lineRule="atLeast"/>
                    <w:rPr>
                      <w:rFonts w:ascii="Century Gothic" w:eastAsia="微軟正黑體" w:hAnsi="Century Gothic"/>
                      <w:color w:val="000000" w:themeColor="text1"/>
                      <w:sz w:val="20"/>
                      <w:szCs w:val="20"/>
                    </w:rPr>
                  </w:pPr>
                  <w:r w:rsidRPr="00A31421">
                    <w:rPr>
                      <w:rFonts w:ascii="Century Gothic" w:eastAsia="微軟正黑體" w:hAnsi="Century Gothic" w:hint="eastAsia"/>
                      <w:color w:val="000000" w:themeColor="text1"/>
                      <w:sz w:val="20"/>
                      <w:szCs w:val="20"/>
                    </w:rPr>
                    <w:t>動作</w:t>
                  </w:r>
                </w:p>
              </w:tc>
            </w:tr>
            <w:tr w:rsidR="00842411" w:rsidRPr="00DA0802" w14:paraId="1B030014" w14:textId="77777777" w:rsidTr="00842411">
              <w:tc>
                <w:tcPr>
                  <w:tcW w:w="1614" w:type="dxa"/>
                </w:tcPr>
                <w:p w14:paraId="4BF17B22" w14:textId="77777777" w:rsidR="00842411" w:rsidRDefault="00842411" w:rsidP="00842411">
                  <w:pPr>
                    <w:spacing w:line="0" w:lineRule="atLeast"/>
                    <w:rPr>
                      <w:rFonts w:ascii="Century Gothic" w:eastAsia="微軟正黑體" w:hAnsi="Century Gothic"/>
                      <w:sz w:val="20"/>
                      <w:szCs w:val="20"/>
                    </w:rPr>
                  </w:pPr>
                </w:p>
              </w:tc>
              <w:tc>
                <w:tcPr>
                  <w:tcW w:w="4161" w:type="dxa"/>
                </w:tcPr>
                <w:p w14:paraId="0A0D95BB" w14:textId="77777777" w:rsidR="00842411"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預覽檔名，顯示取消</w:t>
                  </w:r>
                  <w:r>
                    <w:rPr>
                      <w:rFonts w:ascii="Century Gothic" w:eastAsia="微軟正黑體" w:hAnsi="Century Gothic" w:hint="eastAsia"/>
                      <w:sz w:val="20"/>
                      <w:szCs w:val="20"/>
                    </w:rPr>
                    <w:t>i</w:t>
                  </w:r>
                  <w:r>
                    <w:rPr>
                      <w:rFonts w:ascii="Century Gothic" w:eastAsia="微軟正黑體" w:hAnsi="Century Gothic"/>
                      <w:sz w:val="20"/>
                      <w:szCs w:val="20"/>
                    </w:rPr>
                    <w:t>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w:t>
                  </w:r>
                </w:p>
                <w:p w14:paraId="4635DA42" w14:textId="77777777" w:rsidR="00842411" w:rsidRPr="00BF3843" w:rsidRDefault="00842411" w:rsidP="00842411">
                  <w:pPr>
                    <w:spacing w:line="0" w:lineRule="atLeast"/>
                    <w:rPr>
                      <w:rFonts w:ascii="Century Gothic" w:eastAsia="微軟正黑體" w:hAnsi="Century Gothic"/>
                      <w:sz w:val="20"/>
                      <w:szCs w:val="20"/>
                    </w:rPr>
                  </w:pPr>
                  <w:r>
                    <w:rPr>
                      <w:rFonts w:ascii="Century Gothic" w:eastAsia="微軟正黑體" w:hAnsi="Century Gothic" w:hint="eastAsia"/>
                      <w:sz w:val="20"/>
                      <w:szCs w:val="20"/>
                    </w:rPr>
                    <w:t>取消</w:t>
                  </w:r>
                  <w:r>
                    <w:rPr>
                      <w:rFonts w:ascii="Century Gothic" w:eastAsia="微軟正黑體" w:hAnsi="Century Gothic"/>
                      <w:sz w:val="20"/>
                      <w:szCs w:val="20"/>
                    </w:rPr>
                    <w:t>icon(</w:t>
                  </w:r>
                  <w:proofErr w:type="spellStart"/>
                  <w:r>
                    <w:rPr>
                      <w:rFonts w:ascii="Century Gothic" w:eastAsia="微軟正黑體" w:hAnsi="Century Gothic"/>
                      <w:sz w:val="20"/>
                      <w:szCs w:val="20"/>
                    </w:rPr>
                    <w:t>btn</w:t>
                  </w:r>
                  <w:proofErr w:type="spellEnd"/>
                  <w:r>
                    <w:rPr>
                      <w:rFonts w:ascii="Century Gothic" w:eastAsia="微軟正黑體" w:hAnsi="Century Gothic"/>
                      <w:sz w:val="20"/>
                      <w:szCs w:val="20"/>
                    </w:rPr>
                    <w:t>)</w:t>
                  </w:r>
                  <w:r>
                    <w:rPr>
                      <w:rFonts w:ascii="Century Gothic" w:eastAsia="微軟正黑體" w:hAnsi="Century Gothic" w:hint="eastAsia"/>
                      <w:sz w:val="20"/>
                      <w:szCs w:val="20"/>
                    </w:rPr>
                    <w:t>：點擊刪除上傳檔案</w:t>
                  </w:r>
                </w:p>
              </w:tc>
            </w:tr>
          </w:tbl>
          <w:p w14:paraId="5D26BA88" w14:textId="77777777" w:rsidR="00842411" w:rsidRDefault="00842411" w:rsidP="000C3000">
            <w:pPr>
              <w:pStyle w:val="af5"/>
              <w:numPr>
                <w:ilvl w:val="0"/>
                <w:numId w:val="69"/>
              </w:numPr>
              <w:spacing w:line="0" w:lineRule="atLeast"/>
              <w:ind w:leftChars="0"/>
              <w:rPr>
                <w:rFonts w:ascii="Century Gothic" w:eastAsia="微軟正黑體" w:hAnsi="Century Gothic"/>
                <w:sz w:val="22"/>
              </w:rPr>
            </w:pPr>
          </w:p>
        </w:tc>
      </w:tr>
      <w:tr w:rsidR="00842411" w14:paraId="1F50EE9E"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698A2EAE"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752DBE65" w14:textId="77777777" w:rsidR="00842411" w:rsidRDefault="00842411" w:rsidP="00842411">
            <w:pPr>
              <w:spacing w:line="0" w:lineRule="atLeast"/>
              <w:rPr>
                <w:rFonts w:ascii="Century Gothic" w:eastAsia="微軟正黑體" w:hAnsi="Century Gothic"/>
                <w:sz w:val="22"/>
              </w:rPr>
            </w:pP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tc>
        <w:tc>
          <w:tcPr>
            <w:tcW w:w="6232" w:type="dxa"/>
            <w:tcBorders>
              <w:top w:val="single" w:sz="4" w:space="0" w:color="auto"/>
              <w:left w:val="single" w:sz="4" w:space="0" w:color="auto"/>
              <w:bottom w:val="single" w:sz="4" w:space="0" w:color="auto"/>
              <w:right w:val="single" w:sz="4" w:space="0" w:color="auto"/>
            </w:tcBorders>
          </w:tcPr>
          <w:p w14:paraId="76EE2C30" w14:textId="77777777" w:rsidR="00842411" w:rsidRDefault="00842411" w:rsidP="000C3000">
            <w:pPr>
              <w:pStyle w:val="af5"/>
              <w:numPr>
                <w:ilvl w:val="0"/>
                <w:numId w:val="60"/>
              </w:numPr>
              <w:spacing w:line="0" w:lineRule="atLeast"/>
              <w:ind w:leftChars="0"/>
              <w:rPr>
                <w:rFonts w:ascii="Century Gothic" w:eastAsia="微軟正黑體" w:hAnsi="Century Gothic"/>
                <w:sz w:val="22"/>
              </w:rPr>
            </w:pP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注意事項：</w:t>
            </w:r>
          </w:p>
          <w:p w14:paraId="2A222540" w14:textId="77777777" w:rsidR="00842411" w:rsidRDefault="00842411" w:rsidP="00842411">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使用個人化資料自主運用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補件</w:t>
            </w:r>
          </w:p>
          <w:p w14:paraId="7AFBCCCE" w14:textId="77777777" w:rsidR="00842411" w:rsidRPr="00DF26E5" w:rsidRDefault="00842411" w:rsidP="00842411">
            <w:pPr>
              <w:pStyle w:val="af5"/>
              <w:spacing w:line="0" w:lineRule="atLeast"/>
              <w:rPr>
                <w:rFonts w:ascii="Century Gothic" w:eastAsia="微軟正黑體" w:hAnsi="Century Gothic"/>
                <w:sz w:val="22"/>
              </w:rPr>
            </w:pPr>
          </w:p>
          <w:p w14:paraId="28ED02C2" w14:textId="77777777" w:rsidR="00842411" w:rsidRDefault="00842411" w:rsidP="00842411">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信用卡補件服務流程，於</w:t>
            </w:r>
            <w:proofErr w:type="gramStart"/>
            <w:r w:rsidRPr="00DF26E5">
              <w:rPr>
                <w:rFonts w:ascii="Century Gothic" w:eastAsia="微軟正黑體" w:hAnsi="Century Gothic" w:hint="eastAsia"/>
                <w:sz w:val="22"/>
              </w:rPr>
              <w:t>本行線上申辦</w:t>
            </w:r>
            <w:proofErr w:type="gramEnd"/>
            <w:r w:rsidRPr="00DF26E5">
              <w:rPr>
                <w:rFonts w:ascii="Century Gothic" w:eastAsia="微軟正黑體" w:hAnsi="Century Gothic" w:hint="eastAsia"/>
                <w:sz w:val="22"/>
              </w:rPr>
              <w:t>信用卡網站透過個人化資料自主運用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278F9323" w14:textId="77777777" w:rsidR="00842411" w:rsidRPr="00DF26E5" w:rsidRDefault="00842411" w:rsidP="00842411">
            <w:pPr>
              <w:pStyle w:val="af5"/>
              <w:spacing w:line="0" w:lineRule="atLeast"/>
              <w:rPr>
                <w:rFonts w:ascii="Century Gothic" w:eastAsia="微軟正黑體" w:hAnsi="Century Gothic"/>
                <w:sz w:val="22"/>
              </w:rPr>
            </w:pPr>
          </w:p>
          <w:p w14:paraId="4A0C6434" w14:textId="77777777" w:rsidR="00842411" w:rsidRPr="00DF26E5" w:rsidRDefault="00842411" w:rsidP="00842411">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w:t>
            </w:r>
            <w:r w:rsidRPr="00DF26E5">
              <w:rPr>
                <w:rFonts w:ascii="Century Gothic" w:eastAsia="微軟正黑體" w:hAnsi="Century Gothic" w:hint="eastAsia"/>
                <w:sz w:val="22"/>
                <w:u w:val="single"/>
              </w:rPr>
              <w:t>個人化資料自主運用</w:t>
            </w:r>
            <w:r w:rsidRPr="00DF26E5">
              <w:rPr>
                <w:rFonts w:ascii="Century Gothic" w:eastAsia="微軟正黑體" w:hAnsi="Century Gothic" w:hint="eastAsia"/>
                <w:sz w:val="22"/>
                <w:u w:val="single"/>
              </w:rPr>
              <w:t>(</w:t>
            </w:r>
            <w:proofErr w:type="spellStart"/>
            <w:r w:rsidRPr="00DF26E5">
              <w:rPr>
                <w:rFonts w:ascii="Century Gothic" w:eastAsia="微軟正黑體" w:hAnsi="Century Gothic" w:hint="eastAsia"/>
                <w:sz w:val="22"/>
                <w:u w:val="single"/>
              </w:rPr>
              <w:t>MyData</w:t>
            </w:r>
            <w:proofErr w:type="spellEnd"/>
            <w:r w:rsidRPr="00DF26E5">
              <w:rPr>
                <w:rFonts w:ascii="Century Gothic" w:eastAsia="微軟正黑體" w:hAnsi="Century Gothic" w:hint="eastAsia"/>
                <w:sz w:val="22"/>
                <w:u w:val="single"/>
              </w:rPr>
              <w:t>)</w:t>
            </w:r>
            <w:r w:rsidRPr="00DF26E5">
              <w:rPr>
                <w:rFonts w:ascii="Century Gothic" w:eastAsia="微軟正黑體" w:hAnsi="Century Gothic" w:hint="eastAsia"/>
                <w:sz w:val="22"/>
                <w:u w:val="single"/>
              </w:rPr>
              <w:t>平</w:t>
            </w:r>
            <w:proofErr w:type="gramStart"/>
            <w:r w:rsidRPr="00DF26E5">
              <w:rPr>
                <w:rFonts w:ascii="Century Gothic" w:eastAsia="微軟正黑體" w:hAnsi="Century Gothic" w:hint="eastAsia"/>
                <w:sz w:val="22"/>
                <w:u w:val="single"/>
              </w:rPr>
              <w:t>臺</w:t>
            </w:r>
            <w:proofErr w:type="gramEnd"/>
          </w:p>
          <w:p w14:paraId="586D0B76" w14:textId="77777777" w:rsidR="00842411" w:rsidRPr="00DF26E5" w:rsidRDefault="00842411" w:rsidP="00842411">
            <w:pPr>
              <w:pStyle w:val="af5"/>
              <w:spacing w:line="0" w:lineRule="atLeast"/>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w:t>
            </w:r>
            <w:r w:rsidRPr="00DF26E5">
              <w:rPr>
                <w:rFonts w:ascii="Century Gothic" w:eastAsia="微軟正黑體" w:hAnsi="Century Gothic" w:hint="eastAsia"/>
                <w:sz w:val="22"/>
              </w:rPr>
              <w:lastRenderedPageBreak/>
              <w:t>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6A5D8F46" w14:textId="77777777" w:rsidR="00842411" w:rsidRDefault="00842411" w:rsidP="00842411">
            <w:pPr>
              <w:pStyle w:val="af5"/>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224E4F5E" w14:textId="77777777" w:rsidR="00842411" w:rsidRDefault="00842411" w:rsidP="000C3000">
            <w:pPr>
              <w:pStyle w:val="af5"/>
              <w:numPr>
                <w:ilvl w:val="0"/>
                <w:numId w:val="60"/>
              </w:numPr>
              <w:spacing w:line="0" w:lineRule="atLeast"/>
              <w:ind w:leftChars="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Pr>
                <w:rFonts w:ascii="Century Gothic" w:eastAsia="微軟正黑體" w:hAnsi="Century Gothic" w:hint="eastAsia"/>
                <w:sz w:val="22"/>
              </w:rPr>
              <w:t>(</w:t>
            </w:r>
            <w:r>
              <w:rPr>
                <w:rFonts w:ascii="Century Gothic" w:eastAsia="微軟正黑體" w:hAnsi="Century Gothic"/>
                <w:sz w:val="22"/>
              </w:rPr>
              <w:t>link</w:t>
            </w:r>
            <w:r>
              <w:rPr>
                <w:rFonts w:ascii="Century Gothic" w:eastAsia="微軟正黑體" w:hAnsi="Century Gothic" w:hint="eastAsia"/>
                <w:sz w:val="22"/>
              </w:rPr>
              <w:t>)</w:t>
            </w:r>
            <w:r>
              <w:rPr>
                <w:rFonts w:ascii="Century Gothic" w:eastAsia="微軟正黑體" w:hAnsi="Century Gothic" w:hint="eastAsia"/>
                <w:sz w:val="22"/>
              </w:rPr>
              <w:t>：外開</w:t>
            </w:r>
          </w:p>
          <w:p w14:paraId="314781F2" w14:textId="77777777" w:rsidR="00842411" w:rsidRPr="009B3595" w:rsidRDefault="00BE660D" w:rsidP="00842411">
            <w:pPr>
              <w:pStyle w:val="af5"/>
              <w:spacing w:line="0" w:lineRule="atLeast"/>
              <w:ind w:leftChars="0"/>
              <w:rPr>
                <w:rFonts w:ascii="Century Gothic" w:eastAsia="微軟正黑體" w:hAnsi="Century Gothic"/>
                <w:sz w:val="22"/>
              </w:rPr>
            </w:pPr>
            <w:hyperlink r:id="rId51" w:history="1">
              <w:r w:rsidR="00842411" w:rsidRPr="00A1284B">
                <w:rPr>
                  <w:rStyle w:val="ac"/>
                  <w:rFonts w:ascii="Century Gothic" w:eastAsia="微軟正黑體" w:hAnsi="Century Gothic" w:hint="eastAsia"/>
                  <w:sz w:val="22"/>
                </w:rPr>
                <w:t>h</w:t>
              </w:r>
              <w:r w:rsidR="00842411" w:rsidRPr="00A1284B">
                <w:rPr>
                  <w:rStyle w:val="ac"/>
                  <w:rFonts w:ascii="Century Gothic" w:eastAsia="微軟正黑體" w:hAnsi="Century Gothic"/>
                  <w:sz w:val="22"/>
                </w:rPr>
                <w:t>ttp</w:t>
              </w:r>
              <w:r w:rsidR="00842411" w:rsidRPr="00A1284B">
                <w:rPr>
                  <w:rStyle w:val="ac"/>
                  <w:rFonts w:ascii="Century Gothic" w:eastAsia="微軟正黑體" w:hAnsi="Century Gothic" w:hint="eastAsia"/>
                  <w:sz w:val="22"/>
                </w:rPr>
                <w:t>:</w:t>
              </w:r>
              <w:r w:rsidR="00842411" w:rsidRPr="00A1284B">
                <w:rPr>
                  <w:rStyle w:val="ac"/>
                  <w:rFonts w:ascii="Century Gothic" w:eastAsia="微軟正黑體" w:hAnsi="Century Gothic"/>
                  <w:sz w:val="22"/>
                </w:rPr>
                <w:t>//mydata.nat.gov.tw/sp/about</w:t>
              </w:r>
            </w:hyperlink>
            <w:r w:rsidR="00842411">
              <w:rPr>
                <w:rFonts w:ascii="Century Gothic" w:eastAsia="微軟正黑體" w:hAnsi="Century Gothic"/>
                <w:sz w:val="22"/>
              </w:rPr>
              <w:t xml:space="preserve"> </w:t>
            </w:r>
          </w:p>
        </w:tc>
      </w:tr>
      <w:tr w:rsidR="00842411" w14:paraId="5B8B7166"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7EDEE4BB"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47F9E91F"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確定上傳</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59712898" w14:textId="77777777" w:rsidR="00842411" w:rsidRPr="00153C74" w:rsidRDefault="00842411" w:rsidP="000C3000">
            <w:pPr>
              <w:pStyle w:val="af5"/>
              <w:numPr>
                <w:ilvl w:val="0"/>
                <w:numId w:val="6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：檢核</w:t>
            </w:r>
            <w:r w:rsidRPr="00153C74">
              <w:rPr>
                <w:rFonts w:ascii="Century Gothic" w:eastAsia="微軟正黑體" w:hAnsi="Century Gothic"/>
                <w:sz w:val="22"/>
              </w:rPr>
              <w:t xml:space="preserve"> </w:t>
            </w:r>
          </w:p>
          <w:tbl>
            <w:tblPr>
              <w:tblStyle w:val="aa"/>
              <w:tblW w:w="0" w:type="auto"/>
              <w:tblLayout w:type="fixed"/>
              <w:tblLook w:val="04A0" w:firstRow="1" w:lastRow="0" w:firstColumn="1" w:lastColumn="0" w:noHBand="0" w:noVBand="1"/>
            </w:tblPr>
            <w:tblGrid>
              <w:gridCol w:w="1636"/>
              <w:gridCol w:w="3975"/>
            </w:tblGrid>
            <w:tr w:rsidR="00842411" w14:paraId="38E80C46" w14:textId="77777777" w:rsidTr="00842411">
              <w:trPr>
                <w:trHeight w:val="397"/>
              </w:trPr>
              <w:tc>
                <w:tcPr>
                  <w:tcW w:w="1636" w:type="dxa"/>
                  <w:shd w:val="clear" w:color="auto" w:fill="D9D9D9" w:themeFill="background1" w:themeFillShade="D9"/>
                  <w:vAlign w:val="center"/>
                </w:tcPr>
                <w:p w14:paraId="652F435B" w14:textId="77777777" w:rsidR="00842411"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6137E8BA" w14:textId="77777777" w:rsidR="00842411"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文字提示</w:t>
                  </w:r>
                </w:p>
              </w:tc>
            </w:tr>
            <w:tr w:rsidR="00842411" w:rsidRPr="00FB7B83" w14:paraId="2793B80E" w14:textId="77777777" w:rsidTr="00842411">
              <w:trPr>
                <w:trHeight w:val="397"/>
              </w:trPr>
              <w:tc>
                <w:tcPr>
                  <w:tcW w:w="1636" w:type="dxa"/>
                  <w:vAlign w:val="center"/>
                </w:tcPr>
                <w:p w14:paraId="392BB811" w14:textId="77777777" w:rsidR="00842411" w:rsidRPr="00FB7B83"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無資料</w:t>
                  </w:r>
                </w:p>
              </w:tc>
              <w:tc>
                <w:tcPr>
                  <w:tcW w:w="3975" w:type="dxa"/>
                </w:tcPr>
                <w:p w14:paraId="5D412776" w14:textId="77777777" w:rsidR="00842411" w:rsidRPr="004F5A91"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請上傳文件</w:t>
                  </w:r>
                </w:p>
              </w:tc>
            </w:tr>
            <w:tr w:rsidR="00842411" w:rsidRPr="00FB7B83" w14:paraId="59EE51E5" w14:textId="77777777" w:rsidTr="00842411">
              <w:trPr>
                <w:trHeight w:val="397"/>
              </w:trPr>
              <w:tc>
                <w:tcPr>
                  <w:tcW w:w="1636" w:type="dxa"/>
                  <w:shd w:val="clear" w:color="auto" w:fill="D9D9D9" w:themeFill="background1" w:themeFillShade="D9"/>
                  <w:vAlign w:val="center"/>
                </w:tcPr>
                <w:p w14:paraId="6908B0EC"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前端檢核</w:t>
                  </w:r>
                </w:p>
              </w:tc>
              <w:tc>
                <w:tcPr>
                  <w:tcW w:w="3975" w:type="dxa"/>
                  <w:shd w:val="clear" w:color="auto" w:fill="D9D9D9" w:themeFill="background1" w:themeFillShade="D9"/>
                </w:tcPr>
                <w:p w14:paraId="0D7844A6" w14:textId="77777777" w:rsidR="00842411"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燈箱</w:t>
                  </w:r>
                </w:p>
              </w:tc>
            </w:tr>
            <w:tr w:rsidR="00842411" w14:paraId="06FF2DE2" w14:textId="77777777" w:rsidTr="00842411">
              <w:trPr>
                <w:trHeight w:val="397"/>
              </w:trPr>
              <w:tc>
                <w:tcPr>
                  <w:tcW w:w="1636" w:type="dxa"/>
                  <w:vAlign w:val="center"/>
                </w:tcPr>
                <w:p w14:paraId="26C8A3DF" w14:textId="77777777" w:rsidR="00842411"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有資料</w:t>
                  </w:r>
                </w:p>
              </w:tc>
              <w:tc>
                <w:tcPr>
                  <w:tcW w:w="3975" w:type="dxa"/>
                </w:tcPr>
                <w:p w14:paraId="7A436824" w14:textId="77777777" w:rsidR="00842411" w:rsidRPr="003B7888" w:rsidRDefault="00842411" w:rsidP="00842411">
                  <w:pPr>
                    <w:spacing w:line="0" w:lineRule="atLeast"/>
                    <w:jc w:val="both"/>
                    <w:rPr>
                      <w:rFonts w:ascii="Century Gothic" w:eastAsia="微軟正黑體" w:hAnsi="Century Gothic"/>
                      <w:sz w:val="22"/>
                    </w:rPr>
                  </w:pPr>
                  <w:r>
                    <w:rPr>
                      <w:rFonts w:ascii="Century Gothic" w:eastAsia="微軟正黑體" w:hAnsi="Century Gothic" w:hint="eastAsia"/>
                      <w:sz w:val="22"/>
                    </w:rPr>
                    <w:t>前往</w:t>
                  </w:r>
                  <w:r>
                    <w:rPr>
                      <w:rFonts w:ascii="Century Gothic" w:eastAsia="微軟正黑體" w:hAnsi="Century Gothic"/>
                      <w:sz w:val="22"/>
                    </w:rPr>
                    <w:t>Step2</w:t>
                  </w:r>
                  <w:r w:rsidDel="00E43B5F">
                    <w:rPr>
                      <w:rFonts w:ascii="Century Gothic" w:eastAsia="微軟正黑體" w:hAnsi="Century Gothic" w:hint="eastAsia"/>
                      <w:sz w:val="22"/>
                    </w:rPr>
                    <w:t xml:space="preserve"> </w:t>
                  </w:r>
                </w:p>
              </w:tc>
            </w:tr>
          </w:tbl>
          <w:p w14:paraId="068FF3DF" w14:textId="77777777" w:rsidR="00842411" w:rsidRPr="009B3595" w:rsidRDefault="00842411" w:rsidP="00842411">
            <w:pPr>
              <w:spacing w:line="0" w:lineRule="atLeast"/>
              <w:rPr>
                <w:rFonts w:ascii="Century Gothic" w:eastAsia="微軟正黑體" w:hAnsi="Century Gothic"/>
                <w:sz w:val="22"/>
              </w:rPr>
            </w:pPr>
          </w:p>
        </w:tc>
      </w:tr>
      <w:tr w:rsidR="00842411" w14:paraId="20355075"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0F8A4986" w14:textId="77777777" w:rsidR="00842411" w:rsidRDefault="00842411" w:rsidP="00842411">
            <w:pPr>
              <w:spacing w:line="0" w:lineRule="atLeast"/>
              <w:jc w:val="center"/>
              <w:rPr>
                <w:rFonts w:ascii="Century Gothic" w:eastAsia="微軟正黑體" w:hAnsi="Century Gothic"/>
                <w:noProof/>
                <w:sz w:val="22"/>
              </w:rPr>
            </w:pPr>
          </w:p>
        </w:tc>
        <w:tc>
          <w:tcPr>
            <w:tcW w:w="1254" w:type="dxa"/>
            <w:tcBorders>
              <w:top w:val="single" w:sz="4" w:space="0" w:color="auto"/>
              <w:left w:val="single" w:sz="4" w:space="0" w:color="auto"/>
              <w:bottom w:val="single" w:sz="4" w:space="0" w:color="auto"/>
              <w:right w:val="single" w:sz="4" w:space="0" w:color="auto"/>
            </w:tcBorders>
          </w:tcPr>
          <w:p w14:paraId="473349A2"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前往</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p>
          <w:p w14:paraId="159CAF49"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36FD386B" w14:textId="77777777" w:rsidR="00842411" w:rsidRDefault="00842411" w:rsidP="000C3000">
            <w:pPr>
              <w:pStyle w:val="af5"/>
              <w:numPr>
                <w:ilvl w:val="0"/>
                <w:numId w:val="62"/>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proofErr w:type="spellStart"/>
            <w:r>
              <w:rPr>
                <w:rFonts w:ascii="Century Gothic" w:eastAsia="微軟正黑體" w:hAnsi="Century Gothic" w:hint="eastAsia"/>
                <w:sz w:val="22"/>
              </w:rPr>
              <w:t>M</w:t>
            </w:r>
            <w:r>
              <w:rPr>
                <w:rFonts w:ascii="Century Gothic" w:eastAsia="微軟正黑體" w:hAnsi="Century Gothic"/>
                <w:sz w:val="22"/>
              </w:rPr>
              <w:t>yData</w:t>
            </w:r>
            <w:proofErr w:type="spellEnd"/>
            <w:r>
              <w:rPr>
                <w:rFonts w:ascii="Century Gothic" w:eastAsia="微軟正黑體" w:hAnsi="Century Gothic" w:hint="eastAsia"/>
                <w:sz w:val="22"/>
              </w:rPr>
              <w:t>燈箱</w:t>
            </w:r>
          </w:p>
          <w:p w14:paraId="2B6A43DA" w14:textId="77777777" w:rsidR="00842411" w:rsidRDefault="00842411" w:rsidP="000C3000">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w:t>
            </w:r>
            <w:r w:rsidRPr="00DF26E5">
              <w:rPr>
                <w:rFonts w:ascii="Century Gothic" w:eastAsia="微軟正黑體" w:hAnsi="Century Gothic" w:hint="eastAsia"/>
                <w:sz w:val="22"/>
              </w:rPr>
              <w:t>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p>
          <w:p w14:paraId="26B9DA03" w14:textId="77777777" w:rsidR="00842411" w:rsidRDefault="00842411" w:rsidP="000C3000">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p>
          <w:p w14:paraId="42ED7A6F" w14:textId="77777777" w:rsidR="00842411" w:rsidRDefault="00842411" w:rsidP="00842411">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您已充分閱讀並同意永豐銀行個人資料蒐集、處理及利用告知義務內容，接下來您即將離開永豐銀行網頁，前往個人化資料自主運用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w:t>
            </w:r>
          </w:p>
          <w:p w14:paraId="2B7EC9E5" w14:textId="77777777" w:rsidR="00842411" w:rsidRDefault="00842411" w:rsidP="00842411">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為</w:t>
            </w:r>
            <w:proofErr w:type="gramStart"/>
            <w:r w:rsidRPr="00DF26E5">
              <w:rPr>
                <w:rFonts w:ascii="Century Gothic" w:eastAsia="微軟正黑體" w:hAnsi="Century Gothic" w:hint="eastAsia"/>
                <w:sz w:val="22"/>
              </w:rPr>
              <w:t>簡化線上申辦</w:t>
            </w:r>
            <w:proofErr w:type="gramEnd"/>
            <w:r w:rsidRPr="00DF26E5">
              <w:rPr>
                <w:rFonts w:ascii="Century Gothic" w:eastAsia="微軟正黑體" w:hAnsi="Century Gothic" w:hint="eastAsia"/>
                <w:sz w:val="22"/>
              </w:rPr>
              <w:t>信用卡補件服務流程，透過個人化資料自主運用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服務，經消費者完成身分驗證及同意後，將戶政國民身分證影像、勞保被保險人投保、財稅個人財產及所得資料等提供予本行做為申辦信用卡之相關證明文件。</w:t>
            </w:r>
            <w:r w:rsidRPr="00DF26E5">
              <w:rPr>
                <w:rFonts w:ascii="Century Gothic" w:eastAsia="微軟正黑體" w:hAnsi="Century Gothic" w:hint="eastAsia"/>
                <w:sz w:val="22"/>
              </w:rPr>
              <w:t xml:space="preserve"> </w:t>
            </w:r>
            <w:r w:rsidRPr="00DF26E5">
              <w:rPr>
                <w:rFonts w:ascii="Century Gothic" w:eastAsia="微軟正黑體" w:hAnsi="Century Gothic" w:hint="eastAsia"/>
                <w:sz w:val="22"/>
              </w:rPr>
              <w:t>若您在申辦過程中有任何疑問，請洽客服專線</w:t>
            </w:r>
            <w:r w:rsidRPr="00DF26E5">
              <w:rPr>
                <w:rFonts w:ascii="Century Gothic" w:eastAsia="微軟正黑體" w:hAnsi="Century Gothic" w:hint="eastAsia"/>
                <w:sz w:val="22"/>
              </w:rPr>
              <w:t>(02)2528-7776/0800-058-888(</w:t>
            </w:r>
            <w:proofErr w:type="gramStart"/>
            <w:r w:rsidRPr="00DF26E5">
              <w:rPr>
                <w:rFonts w:ascii="Century Gothic" w:eastAsia="微軟正黑體" w:hAnsi="Century Gothic" w:hint="eastAsia"/>
                <w:sz w:val="22"/>
              </w:rPr>
              <w:t>限市話</w:t>
            </w:r>
            <w:proofErr w:type="gramEnd"/>
            <w:r w:rsidRPr="00DF26E5">
              <w:rPr>
                <w:rFonts w:ascii="Century Gothic" w:eastAsia="微軟正黑體" w:hAnsi="Century Gothic" w:hint="eastAsia"/>
                <w:sz w:val="22"/>
              </w:rPr>
              <w:t>)</w:t>
            </w:r>
          </w:p>
          <w:p w14:paraId="3A141A4D" w14:textId="77777777" w:rsidR="00842411" w:rsidRDefault="00842411" w:rsidP="00842411">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※提醒您，使用前請備妥自然人憑證與讀卡機，並安裝驅動程式，更多資訊請至個人化資料自主運用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Pr>
                <w:rFonts w:ascii="Century Gothic" w:eastAsia="微軟正黑體" w:hAnsi="Century Gothic" w:hint="eastAsia"/>
                <w:sz w:val="22"/>
              </w:rPr>
              <w:t>。</w:t>
            </w:r>
          </w:p>
          <w:p w14:paraId="3041DA15" w14:textId="77777777" w:rsidR="00842411" w:rsidRDefault="00842411" w:rsidP="00842411">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適用</w:t>
            </w:r>
            <w:r w:rsidRPr="00DF26E5">
              <w:rPr>
                <w:rFonts w:ascii="Century Gothic" w:eastAsia="微軟正黑體" w:hAnsi="Century Gothic" w:hint="eastAsia"/>
                <w:sz w:val="22"/>
              </w:rPr>
              <w:t xml:space="preserve"> Chrome 80</w:t>
            </w:r>
            <w:r w:rsidRPr="00DF26E5">
              <w:rPr>
                <w:rFonts w:ascii="Century Gothic" w:eastAsia="微軟正黑體" w:hAnsi="Century Gothic" w:hint="eastAsia"/>
                <w:sz w:val="22"/>
              </w:rPr>
              <w:t>、</w:t>
            </w:r>
            <w:r w:rsidRPr="00DF26E5">
              <w:rPr>
                <w:rFonts w:ascii="Century Gothic" w:eastAsia="微軟正黑體" w:hAnsi="Century Gothic" w:hint="eastAsia"/>
                <w:sz w:val="22"/>
              </w:rPr>
              <w:t>Safari 13</w:t>
            </w:r>
            <w:r w:rsidRPr="00DF26E5">
              <w:rPr>
                <w:rFonts w:ascii="Century Gothic" w:eastAsia="微軟正黑體" w:hAnsi="Century Gothic" w:hint="eastAsia"/>
                <w:sz w:val="22"/>
              </w:rPr>
              <w:t>、</w:t>
            </w:r>
            <w:r w:rsidRPr="00DF26E5">
              <w:rPr>
                <w:rFonts w:ascii="Century Gothic" w:eastAsia="微軟正黑體" w:hAnsi="Century Gothic" w:hint="eastAsia"/>
                <w:sz w:val="22"/>
              </w:rPr>
              <w:t>Firefox 75</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Edge18 </w:t>
            </w:r>
            <w:r w:rsidRPr="00DF26E5">
              <w:rPr>
                <w:rFonts w:ascii="Century Gothic" w:eastAsia="微軟正黑體" w:hAnsi="Century Gothic" w:hint="eastAsia"/>
                <w:sz w:val="22"/>
              </w:rPr>
              <w:t>以上之版本，</w:t>
            </w:r>
            <w:r w:rsidRPr="00DF26E5">
              <w:rPr>
                <w:rFonts w:ascii="Century Gothic" w:eastAsia="微軟正黑體" w:hAnsi="Century Gothic" w:hint="eastAsia"/>
                <w:sz w:val="22"/>
              </w:rPr>
              <w:t xml:space="preserve">1280 x 1024 </w:t>
            </w:r>
            <w:r w:rsidRPr="00DF26E5">
              <w:rPr>
                <w:rFonts w:ascii="Century Gothic" w:eastAsia="微軟正黑體" w:hAnsi="Century Gothic" w:hint="eastAsia"/>
                <w:sz w:val="22"/>
              </w:rPr>
              <w:t>解析度瀏覽，不適用</w:t>
            </w:r>
            <w:r w:rsidRPr="00DF26E5">
              <w:rPr>
                <w:rFonts w:ascii="Century Gothic" w:eastAsia="微軟正黑體" w:hAnsi="Century Gothic" w:hint="eastAsia"/>
                <w:sz w:val="22"/>
              </w:rPr>
              <w:t>IE</w:t>
            </w:r>
            <w:r w:rsidRPr="00DF26E5">
              <w:rPr>
                <w:rFonts w:ascii="Century Gothic" w:eastAsia="微軟正黑體" w:hAnsi="Century Gothic" w:hint="eastAsia"/>
                <w:sz w:val="22"/>
              </w:rPr>
              <w:t>瀏覽器。手機適用</w:t>
            </w:r>
            <w:r w:rsidRPr="00DF26E5">
              <w:rPr>
                <w:rFonts w:ascii="Century Gothic" w:eastAsia="微軟正黑體" w:hAnsi="Century Gothic" w:hint="eastAsia"/>
                <w:sz w:val="22"/>
              </w:rPr>
              <w:t xml:space="preserve"> iOS 12.4</w:t>
            </w:r>
            <w:r w:rsidRPr="00DF26E5">
              <w:rPr>
                <w:rFonts w:ascii="Century Gothic" w:eastAsia="微軟正黑體" w:hAnsi="Century Gothic" w:hint="eastAsia"/>
                <w:sz w:val="22"/>
              </w:rPr>
              <w:t>、</w:t>
            </w:r>
            <w:r w:rsidRPr="00DF26E5">
              <w:rPr>
                <w:rFonts w:ascii="Century Gothic" w:eastAsia="微軟正黑體" w:hAnsi="Century Gothic" w:hint="eastAsia"/>
                <w:sz w:val="22"/>
              </w:rPr>
              <w:t xml:space="preserve">Android 8.0 </w:t>
            </w:r>
            <w:r w:rsidRPr="00DF26E5">
              <w:rPr>
                <w:rFonts w:ascii="Century Gothic" w:eastAsia="微軟正黑體" w:hAnsi="Century Gothic" w:hint="eastAsia"/>
                <w:sz w:val="22"/>
              </w:rPr>
              <w:t>以上之系統。</w:t>
            </w:r>
            <w:r w:rsidRPr="00DF26E5">
              <w:rPr>
                <w:rFonts w:ascii="Century Gothic" w:eastAsia="微軟正黑體" w:hAnsi="Century Gothic" w:hint="eastAsia"/>
                <w:sz w:val="22"/>
              </w:rPr>
              <w:t xml:space="preserve"> </w:t>
            </w:r>
          </w:p>
          <w:p w14:paraId="695836DC" w14:textId="77777777" w:rsidR="00842411" w:rsidRDefault="00842411" w:rsidP="00842411">
            <w:pPr>
              <w:pStyle w:val="af5"/>
              <w:spacing w:line="0" w:lineRule="atLeast"/>
              <w:ind w:leftChars="0" w:left="960"/>
              <w:rPr>
                <w:rFonts w:ascii="Century Gothic" w:eastAsia="微軟正黑體" w:hAnsi="Century Gothic"/>
                <w:sz w:val="22"/>
              </w:rPr>
            </w:pPr>
            <w:r w:rsidRPr="00DF26E5">
              <w:rPr>
                <w:rFonts w:ascii="Century Gothic" w:eastAsia="微軟正黑體" w:hAnsi="Century Gothic" w:hint="eastAsia"/>
                <w:sz w:val="22"/>
              </w:rPr>
              <w:t>※個人化資料自主運用</w:t>
            </w:r>
            <w:r w:rsidRPr="00DF26E5">
              <w:rPr>
                <w:rFonts w:ascii="Century Gothic" w:eastAsia="微軟正黑體" w:hAnsi="Century Gothic" w:hint="eastAsia"/>
                <w:sz w:val="22"/>
              </w:rPr>
              <w:t>(</w:t>
            </w:r>
            <w:proofErr w:type="spellStart"/>
            <w:r w:rsidRPr="00DF26E5">
              <w:rPr>
                <w:rFonts w:ascii="Century Gothic" w:eastAsia="微軟正黑體" w:hAnsi="Century Gothic" w:hint="eastAsia"/>
                <w:sz w:val="22"/>
              </w:rPr>
              <w:t>MyData</w:t>
            </w:r>
            <w:proofErr w:type="spellEnd"/>
            <w:r w:rsidRPr="00DF26E5">
              <w:rPr>
                <w:rFonts w:ascii="Century Gothic" w:eastAsia="微軟正黑體" w:hAnsi="Century Gothic" w:hint="eastAsia"/>
                <w:sz w:val="22"/>
              </w:rPr>
              <w:t>)</w:t>
            </w:r>
            <w:r w:rsidRPr="00DF26E5">
              <w:rPr>
                <w:rFonts w:ascii="Century Gothic" w:eastAsia="微軟正黑體" w:hAnsi="Century Gothic" w:hint="eastAsia"/>
                <w:sz w:val="22"/>
              </w:rPr>
              <w:t>平</w:t>
            </w:r>
            <w:proofErr w:type="gramStart"/>
            <w:r w:rsidRPr="00DF26E5">
              <w:rPr>
                <w:rFonts w:ascii="Century Gothic" w:eastAsia="微軟正黑體" w:hAnsi="Century Gothic" w:hint="eastAsia"/>
                <w:sz w:val="22"/>
              </w:rPr>
              <w:t>臺</w:t>
            </w:r>
            <w:proofErr w:type="gramEnd"/>
            <w:r w:rsidRPr="00DF26E5">
              <w:rPr>
                <w:rFonts w:ascii="Century Gothic" w:eastAsia="微軟正黑體" w:hAnsi="Century Gothic" w:hint="eastAsia"/>
                <w:sz w:val="22"/>
              </w:rPr>
              <w:t>服務固定於每週三</w:t>
            </w:r>
            <w:proofErr w:type="gramStart"/>
            <w:r w:rsidRPr="00DF26E5">
              <w:rPr>
                <w:rFonts w:ascii="Century Gothic" w:eastAsia="微軟正黑體" w:hAnsi="Century Gothic" w:hint="eastAsia"/>
                <w:sz w:val="22"/>
              </w:rPr>
              <w:t>17</w:t>
            </w:r>
            <w:proofErr w:type="gramEnd"/>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w:t>
            </w:r>
            <w:r w:rsidRPr="00DF26E5">
              <w:rPr>
                <w:rFonts w:ascii="Century Gothic" w:eastAsia="微軟正黑體" w:hAnsi="Century Gothic" w:hint="eastAsia"/>
                <w:sz w:val="22"/>
              </w:rPr>
              <w:t>19</w:t>
            </w:r>
            <w:r w:rsidRPr="00DF26E5">
              <w:rPr>
                <w:rFonts w:ascii="Century Gothic" w:eastAsia="微軟正黑體" w:hAnsi="Century Gothic" w:hint="eastAsia"/>
                <w:sz w:val="22"/>
              </w:rPr>
              <w:t>：</w:t>
            </w:r>
            <w:r w:rsidRPr="00DF26E5">
              <w:rPr>
                <w:rFonts w:ascii="Century Gothic" w:eastAsia="微軟正黑體" w:hAnsi="Century Gothic" w:hint="eastAsia"/>
                <w:sz w:val="22"/>
              </w:rPr>
              <w:t>00</w:t>
            </w:r>
            <w:r w:rsidRPr="00DF26E5">
              <w:rPr>
                <w:rFonts w:ascii="Century Gothic" w:eastAsia="微軟正黑體" w:hAnsi="Century Gothic" w:hint="eastAsia"/>
                <w:sz w:val="22"/>
              </w:rPr>
              <w:t>進行系統維護作業，屆時暫無法進行資料授權取用，造成不便，敬請見諒。</w:t>
            </w:r>
          </w:p>
          <w:p w14:paraId="529243DB" w14:textId="77777777" w:rsidR="00842411" w:rsidRDefault="00842411" w:rsidP="000C3000">
            <w:pPr>
              <w:pStyle w:val="af5"/>
              <w:numPr>
                <w:ilvl w:val="0"/>
                <w:numId w:val="63"/>
              </w:numPr>
              <w:spacing w:line="0" w:lineRule="atLeast"/>
              <w:ind w:leftChars="0"/>
              <w:rPr>
                <w:rFonts w:ascii="Century Gothic" w:eastAsia="微軟正黑體" w:hAnsi="Century Gothic"/>
                <w:sz w:val="22"/>
              </w:rPr>
            </w:pPr>
            <w:r>
              <w:rPr>
                <w:rFonts w:ascii="Century Gothic" w:eastAsia="微軟正黑體" w:hAnsi="Century Gothic" w:hint="eastAsia"/>
                <w:sz w:val="22"/>
              </w:rPr>
              <w:t>同意並前往</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spellStart"/>
            <w:r>
              <w:rPr>
                <w:rFonts w:ascii="Century Gothic" w:eastAsia="微軟正黑體" w:hAnsi="Century Gothic"/>
                <w:sz w:val="22"/>
              </w:rPr>
              <w:t>MyData</w:t>
            </w:r>
            <w:proofErr w:type="spellEnd"/>
            <w:r>
              <w:rPr>
                <w:rFonts w:ascii="Century Gothic" w:eastAsia="微軟正黑體" w:hAnsi="Century Gothic" w:hint="eastAsia"/>
                <w:sz w:val="22"/>
              </w:rPr>
              <w:t>頁面導引</w:t>
            </w:r>
            <w:r>
              <w:rPr>
                <w:rFonts w:ascii="Century Gothic" w:eastAsia="微軟正黑體" w:hAnsi="Century Gothic" w:hint="eastAsia"/>
                <w:sz w:val="22"/>
              </w:rPr>
              <w:t>(</w:t>
            </w:r>
            <w:r>
              <w:rPr>
                <w:rFonts w:ascii="Century Gothic" w:eastAsia="微軟正黑體" w:hAnsi="Century Gothic" w:hint="eastAsia"/>
                <w:sz w:val="22"/>
              </w:rPr>
              <w:t>內嵌</w:t>
            </w:r>
            <w:r>
              <w:rPr>
                <w:rFonts w:ascii="Century Gothic" w:eastAsia="微軟正黑體" w:hAnsi="Century Gothic" w:hint="eastAsia"/>
                <w:sz w:val="22"/>
              </w:rPr>
              <w:t>)</w:t>
            </w:r>
          </w:p>
          <w:p w14:paraId="123CF3E2" w14:textId="77777777" w:rsidR="0050323A" w:rsidRDefault="0050323A" w:rsidP="0050323A">
            <w:pPr>
              <w:pStyle w:val="af5"/>
              <w:spacing w:line="0" w:lineRule="atLeast"/>
              <w:ind w:leftChars="0" w:left="960"/>
              <w:rPr>
                <w:rFonts w:ascii="Century Gothic" w:eastAsia="微軟正黑體" w:hAnsi="Century Gothic"/>
                <w:sz w:val="22"/>
              </w:rPr>
            </w:pPr>
          </w:p>
          <w:p w14:paraId="0392578C" w14:textId="49CCD6E7" w:rsidR="0050323A" w:rsidRPr="00BE660D" w:rsidRDefault="0050323A" w:rsidP="00BE660D">
            <w:pPr>
              <w:spacing w:line="0" w:lineRule="atLeast"/>
              <w:rPr>
                <w:rFonts w:ascii="Century Gothic" w:eastAsia="微軟正黑體" w:hAnsi="Century Gothic"/>
                <w:sz w:val="22"/>
              </w:rPr>
            </w:pPr>
          </w:p>
        </w:tc>
      </w:tr>
      <w:tr w:rsidR="00842411" w14:paraId="37C6B3F7" w14:textId="77777777" w:rsidTr="0084241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5C4DA1" w14:textId="29863949" w:rsidR="00842411" w:rsidRDefault="00842411" w:rsidP="00842411">
            <w:pPr>
              <w:spacing w:line="0" w:lineRule="atLeast"/>
              <w:jc w:val="center"/>
              <w:rPr>
                <w:rFonts w:ascii="Century Gothic" w:eastAsia="微軟正黑體" w:hAnsi="Century Gothic"/>
                <w:sz w:val="22"/>
              </w:rPr>
            </w:pPr>
            <w:proofErr w:type="gramStart"/>
            <w:r>
              <w:rPr>
                <w:rFonts w:ascii="Century Gothic" w:eastAsia="微軟正黑體" w:hAnsi="Century Gothic" w:hint="eastAsia"/>
                <w:sz w:val="22"/>
              </w:rPr>
              <w:lastRenderedPageBreak/>
              <w:t>線上補件</w:t>
            </w:r>
            <w:proofErr w:type="gramEnd"/>
            <w:r>
              <w:rPr>
                <w:rFonts w:ascii="Century Gothic" w:eastAsia="微軟正黑體" w:hAnsi="Century Gothic"/>
                <w:sz w:val="22"/>
              </w:rPr>
              <w:t>Step</w:t>
            </w:r>
            <w:r w:rsidR="00F278AC">
              <w:rPr>
                <w:rFonts w:ascii="Century Gothic" w:eastAsia="微軟正黑體" w:hAnsi="Century Gothic"/>
                <w:sz w:val="22"/>
              </w:rPr>
              <w:t>2</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1AEB03"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69D8B"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842411" w14:paraId="18CDBA62" w14:textId="77777777" w:rsidTr="00294FA5">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5CF2D5BB" w14:textId="77777777" w:rsidR="00842411" w:rsidRDefault="00842411" w:rsidP="00842411">
            <w:pPr>
              <w:spacing w:line="0" w:lineRule="atLeast"/>
              <w:jc w:val="center"/>
              <w:rPr>
                <w:noProof/>
              </w:rPr>
            </w:pPr>
            <w:r>
              <w:t xml:space="preserve"> </w:t>
            </w:r>
            <w:r>
              <w:rPr>
                <w:noProof/>
              </w:rPr>
              <w:drawing>
                <wp:inline distT="0" distB="0" distL="0" distR="0" wp14:anchorId="6A0931A5" wp14:editId="7DC26E44">
                  <wp:extent cx="1583690" cy="4412974"/>
                  <wp:effectExtent l="0" t="0" r="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414"/>
                          <a:stretch/>
                        </pic:blipFill>
                        <pic:spPr bwMode="auto">
                          <a:xfrm>
                            <a:off x="0" y="0"/>
                            <a:ext cx="1584000" cy="44138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6AFE6051"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身分證</w:t>
            </w:r>
          </w:p>
        </w:tc>
        <w:tc>
          <w:tcPr>
            <w:tcW w:w="6232" w:type="dxa"/>
            <w:tcBorders>
              <w:top w:val="single" w:sz="4" w:space="0" w:color="auto"/>
              <w:left w:val="single" w:sz="4" w:space="0" w:color="auto"/>
              <w:bottom w:val="single" w:sz="4" w:space="0" w:color="auto"/>
              <w:right w:val="single" w:sz="4" w:space="0" w:color="auto"/>
            </w:tcBorders>
          </w:tcPr>
          <w:p w14:paraId="3BC1E728" w14:textId="77777777" w:rsidR="00842411" w:rsidRPr="00BF3843" w:rsidRDefault="00842411" w:rsidP="000C3000">
            <w:pPr>
              <w:pStyle w:val="af5"/>
              <w:numPr>
                <w:ilvl w:val="0"/>
                <w:numId w:val="55"/>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顯示：上傳之證件圖片</w:t>
            </w:r>
          </w:p>
        </w:tc>
      </w:tr>
      <w:tr w:rsidR="00842411" w:rsidRPr="00BF3843" w14:paraId="11E713FB"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2773F4B4"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267F7296"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證明文件</w:t>
            </w:r>
          </w:p>
        </w:tc>
        <w:tc>
          <w:tcPr>
            <w:tcW w:w="6232" w:type="dxa"/>
            <w:tcBorders>
              <w:top w:val="single" w:sz="4" w:space="0" w:color="auto"/>
              <w:left w:val="single" w:sz="4" w:space="0" w:color="auto"/>
              <w:bottom w:val="single" w:sz="4" w:space="0" w:color="auto"/>
              <w:right w:val="single" w:sz="4" w:space="0" w:color="auto"/>
            </w:tcBorders>
          </w:tcPr>
          <w:p w14:paraId="025BAC21" w14:textId="77777777" w:rsidR="00842411" w:rsidRPr="00BF3843" w:rsidRDefault="00842411" w:rsidP="000C3000">
            <w:pPr>
              <w:pStyle w:val="af5"/>
              <w:numPr>
                <w:ilvl w:val="0"/>
                <w:numId w:val="56"/>
              </w:numPr>
              <w:spacing w:line="0" w:lineRule="atLeast"/>
              <w:ind w:leftChars="0"/>
              <w:rPr>
                <w:rFonts w:ascii="Century Gothic" w:eastAsia="微軟正黑體" w:hAnsi="Century Gothic"/>
                <w:sz w:val="22"/>
              </w:rPr>
            </w:pPr>
            <w:r>
              <w:rPr>
                <w:rFonts w:ascii="Century Gothic" w:eastAsia="微軟正黑體" w:hAnsi="Century Gothic" w:hint="eastAsia"/>
                <w:sz w:val="22"/>
              </w:rPr>
              <w:t>顯示：證明文件之檔名</w:t>
            </w:r>
          </w:p>
        </w:tc>
      </w:tr>
      <w:tr w:rsidR="00842411" w:rsidRPr="00BF3843" w14:paraId="64370FDD"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68F63B2E"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494950FE"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確定送出</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1CB4EEBA" w14:textId="77777777" w:rsidR="00842411" w:rsidRDefault="00842411" w:rsidP="000C3000">
            <w:pPr>
              <w:pStyle w:val="af5"/>
              <w:numPr>
                <w:ilvl w:val="0"/>
                <w:numId w:val="57"/>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：送出補件檔案，前往</w:t>
            </w:r>
            <w:r>
              <w:rPr>
                <w:rFonts w:ascii="Century Gothic" w:eastAsia="微軟正黑體" w:hAnsi="Century Gothic"/>
                <w:sz w:val="22"/>
              </w:rPr>
              <w:t>Step3</w:t>
            </w:r>
          </w:p>
        </w:tc>
      </w:tr>
      <w:tr w:rsidR="00842411" w:rsidRPr="00BF3843" w14:paraId="7D75EDBF"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2F687744"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55B42758"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取消</w:t>
            </w:r>
          </w:p>
          <w:p w14:paraId="7B564B48"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3B10AC79" w14:textId="77777777" w:rsidR="00842411" w:rsidRDefault="00842411" w:rsidP="000C3000">
            <w:pPr>
              <w:pStyle w:val="af5"/>
              <w:numPr>
                <w:ilvl w:val="0"/>
                <w:numId w:val="58"/>
              </w:numPr>
              <w:spacing w:line="0" w:lineRule="atLeast"/>
              <w:ind w:leftChars="0"/>
              <w:rPr>
                <w:rFonts w:ascii="Century Gothic" w:eastAsia="微軟正黑體" w:hAnsi="Century Gothic"/>
                <w:sz w:val="22"/>
              </w:rPr>
            </w:pPr>
            <w:r>
              <w:rPr>
                <w:rFonts w:ascii="Century Gothic" w:eastAsia="微軟正黑體" w:hAnsi="Century Gothic" w:hint="eastAsia"/>
                <w:sz w:val="22"/>
              </w:rPr>
              <w:t>取消：返回</w:t>
            </w:r>
            <w:r w:rsidR="001D0234" w:rsidRPr="00294FA5">
              <w:rPr>
                <w:rFonts w:ascii="Century Gothic" w:eastAsia="微軟正黑體" w:hAnsi="Century Gothic" w:hint="eastAsia"/>
                <w:sz w:val="22"/>
                <w:highlight w:val="green"/>
              </w:rPr>
              <w:t>「首頁」</w:t>
            </w:r>
          </w:p>
          <w:p w14:paraId="2C8A18C6" w14:textId="77777777" w:rsidR="0050323A" w:rsidRDefault="0050323A" w:rsidP="0050323A">
            <w:pPr>
              <w:spacing w:line="0" w:lineRule="atLeast"/>
              <w:rPr>
                <w:rFonts w:ascii="Century Gothic" w:eastAsia="微軟正黑體" w:hAnsi="Century Gothic"/>
                <w:sz w:val="22"/>
              </w:rPr>
            </w:pPr>
          </w:p>
          <w:p w14:paraId="653ABCE9" w14:textId="77777777" w:rsidR="0050323A" w:rsidRDefault="0050323A" w:rsidP="0050323A">
            <w:pPr>
              <w:spacing w:line="0" w:lineRule="atLeast"/>
              <w:rPr>
                <w:rFonts w:ascii="Century Gothic" w:eastAsia="微軟正黑體" w:hAnsi="Century Gothic"/>
                <w:sz w:val="22"/>
              </w:rPr>
            </w:pPr>
          </w:p>
          <w:p w14:paraId="32AB667B" w14:textId="77777777" w:rsidR="0050323A" w:rsidRDefault="0050323A" w:rsidP="0050323A">
            <w:pPr>
              <w:spacing w:line="0" w:lineRule="atLeast"/>
              <w:rPr>
                <w:rFonts w:ascii="Century Gothic" w:eastAsia="微軟正黑體" w:hAnsi="Century Gothic"/>
                <w:sz w:val="22"/>
              </w:rPr>
            </w:pPr>
          </w:p>
          <w:p w14:paraId="069949A8" w14:textId="77777777" w:rsidR="0050323A" w:rsidRDefault="0050323A" w:rsidP="0050323A">
            <w:pPr>
              <w:spacing w:line="0" w:lineRule="atLeast"/>
              <w:rPr>
                <w:rFonts w:ascii="Century Gothic" w:eastAsia="微軟正黑體" w:hAnsi="Century Gothic"/>
                <w:sz w:val="22"/>
              </w:rPr>
            </w:pPr>
          </w:p>
          <w:p w14:paraId="69A6A3C6" w14:textId="77777777" w:rsidR="0050323A" w:rsidRDefault="0050323A" w:rsidP="0050323A">
            <w:pPr>
              <w:spacing w:line="0" w:lineRule="atLeast"/>
              <w:rPr>
                <w:rFonts w:ascii="Century Gothic" w:eastAsia="微軟正黑體" w:hAnsi="Century Gothic"/>
                <w:sz w:val="22"/>
              </w:rPr>
            </w:pPr>
          </w:p>
          <w:p w14:paraId="62311019" w14:textId="77777777" w:rsidR="0050323A" w:rsidRDefault="0050323A" w:rsidP="0050323A">
            <w:pPr>
              <w:spacing w:line="0" w:lineRule="atLeast"/>
              <w:rPr>
                <w:rFonts w:ascii="Century Gothic" w:eastAsia="微軟正黑體" w:hAnsi="Century Gothic"/>
                <w:sz w:val="22"/>
              </w:rPr>
            </w:pPr>
          </w:p>
          <w:p w14:paraId="28A13175" w14:textId="77777777" w:rsidR="0050323A" w:rsidRDefault="0050323A" w:rsidP="0050323A">
            <w:pPr>
              <w:spacing w:line="0" w:lineRule="atLeast"/>
              <w:rPr>
                <w:rFonts w:ascii="Century Gothic" w:eastAsia="微軟正黑體" w:hAnsi="Century Gothic"/>
                <w:sz w:val="22"/>
              </w:rPr>
            </w:pPr>
          </w:p>
          <w:p w14:paraId="6EB11189" w14:textId="77777777" w:rsidR="0050323A" w:rsidRDefault="0050323A" w:rsidP="0050323A">
            <w:pPr>
              <w:spacing w:line="0" w:lineRule="atLeast"/>
              <w:rPr>
                <w:rFonts w:ascii="Century Gothic" w:eastAsia="微軟正黑體" w:hAnsi="Century Gothic"/>
                <w:sz w:val="22"/>
              </w:rPr>
            </w:pPr>
          </w:p>
          <w:p w14:paraId="3E996D43" w14:textId="77777777" w:rsidR="0050323A" w:rsidRDefault="0050323A" w:rsidP="0050323A">
            <w:pPr>
              <w:spacing w:line="0" w:lineRule="atLeast"/>
              <w:rPr>
                <w:rFonts w:ascii="Century Gothic" w:eastAsia="微軟正黑體" w:hAnsi="Century Gothic"/>
                <w:sz w:val="22"/>
              </w:rPr>
            </w:pPr>
          </w:p>
          <w:p w14:paraId="14F0191F" w14:textId="77777777" w:rsidR="0050323A" w:rsidRDefault="0050323A" w:rsidP="0050323A">
            <w:pPr>
              <w:spacing w:line="0" w:lineRule="atLeast"/>
              <w:rPr>
                <w:rFonts w:ascii="Century Gothic" w:eastAsia="微軟正黑體" w:hAnsi="Century Gothic"/>
                <w:sz w:val="22"/>
              </w:rPr>
            </w:pPr>
          </w:p>
          <w:p w14:paraId="5F984525" w14:textId="77777777" w:rsidR="0050323A" w:rsidRDefault="0050323A" w:rsidP="0050323A">
            <w:pPr>
              <w:spacing w:line="0" w:lineRule="atLeast"/>
              <w:rPr>
                <w:rFonts w:ascii="Century Gothic" w:eastAsia="微軟正黑體" w:hAnsi="Century Gothic"/>
                <w:sz w:val="22"/>
              </w:rPr>
            </w:pPr>
          </w:p>
          <w:p w14:paraId="25709E36" w14:textId="77777777" w:rsidR="0050323A" w:rsidRDefault="0050323A" w:rsidP="0050323A">
            <w:pPr>
              <w:spacing w:line="0" w:lineRule="atLeast"/>
              <w:rPr>
                <w:rFonts w:ascii="Century Gothic" w:eastAsia="微軟正黑體" w:hAnsi="Century Gothic"/>
                <w:sz w:val="22"/>
              </w:rPr>
            </w:pPr>
          </w:p>
          <w:p w14:paraId="76841859" w14:textId="77777777" w:rsidR="0050323A" w:rsidRDefault="0050323A" w:rsidP="0050323A">
            <w:pPr>
              <w:spacing w:line="0" w:lineRule="atLeast"/>
              <w:rPr>
                <w:rFonts w:ascii="Century Gothic" w:eastAsia="微軟正黑體" w:hAnsi="Century Gothic"/>
                <w:sz w:val="22"/>
              </w:rPr>
            </w:pPr>
          </w:p>
          <w:p w14:paraId="591BE18C" w14:textId="77777777" w:rsidR="0050323A" w:rsidRDefault="0050323A" w:rsidP="0050323A">
            <w:pPr>
              <w:spacing w:line="0" w:lineRule="atLeast"/>
              <w:rPr>
                <w:rFonts w:ascii="Century Gothic" w:eastAsia="微軟正黑體" w:hAnsi="Century Gothic"/>
                <w:sz w:val="22"/>
              </w:rPr>
            </w:pPr>
          </w:p>
          <w:p w14:paraId="6A2ECC10" w14:textId="77777777" w:rsidR="0050323A" w:rsidRDefault="0050323A" w:rsidP="0050323A">
            <w:pPr>
              <w:spacing w:line="0" w:lineRule="atLeast"/>
              <w:rPr>
                <w:rFonts w:ascii="Century Gothic" w:eastAsia="微軟正黑體" w:hAnsi="Century Gothic"/>
                <w:sz w:val="22"/>
              </w:rPr>
            </w:pPr>
          </w:p>
          <w:p w14:paraId="5694171A" w14:textId="77777777" w:rsidR="0050323A" w:rsidRDefault="0050323A" w:rsidP="0050323A">
            <w:pPr>
              <w:spacing w:line="0" w:lineRule="atLeast"/>
              <w:rPr>
                <w:rFonts w:ascii="Century Gothic" w:eastAsia="微軟正黑體" w:hAnsi="Century Gothic"/>
                <w:sz w:val="22"/>
              </w:rPr>
            </w:pPr>
          </w:p>
          <w:p w14:paraId="6452597E" w14:textId="77777777" w:rsidR="0050323A" w:rsidRDefault="0050323A" w:rsidP="0050323A">
            <w:pPr>
              <w:spacing w:line="0" w:lineRule="atLeast"/>
              <w:rPr>
                <w:rFonts w:ascii="Century Gothic" w:eastAsia="微軟正黑體" w:hAnsi="Century Gothic"/>
                <w:sz w:val="22"/>
              </w:rPr>
            </w:pPr>
          </w:p>
          <w:p w14:paraId="250BEEB7" w14:textId="77777777" w:rsidR="0050323A" w:rsidRDefault="0050323A" w:rsidP="0050323A">
            <w:pPr>
              <w:spacing w:line="0" w:lineRule="atLeast"/>
              <w:rPr>
                <w:rFonts w:ascii="Century Gothic" w:eastAsia="微軟正黑體" w:hAnsi="Century Gothic"/>
                <w:sz w:val="22"/>
              </w:rPr>
            </w:pPr>
          </w:p>
          <w:p w14:paraId="66BA2F6C" w14:textId="77777777" w:rsidR="0050323A" w:rsidRDefault="0050323A" w:rsidP="0050323A">
            <w:pPr>
              <w:spacing w:line="0" w:lineRule="atLeast"/>
              <w:rPr>
                <w:rFonts w:ascii="Century Gothic" w:eastAsia="微軟正黑體" w:hAnsi="Century Gothic"/>
                <w:sz w:val="22"/>
              </w:rPr>
            </w:pPr>
          </w:p>
          <w:p w14:paraId="72DF2A8B" w14:textId="77777777" w:rsidR="0050323A" w:rsidRDefault="0050323A" w:rsidP="0050323A">
            <w:pPr>
              <w:spacing w:line="0" w:lineRule="atLeast"/>
              <w:rPr>
                <w:rFonts w:ascii="Century Gothic" w:eastAsia="微軟正黑體" w:hAnsi="Century Gothic"/>
                <w:sz w:val="22"/>
              </w:rPr>
            </w:pPr>
          </w:p>
          <w:p w14:paraId="4520C2FA" w14:textId="77777777" w:rsidR="0050323A" w:rsidRDefault="0050323A" w:rsidP="0050323A">
            <w:pPr>
              <w:spacing w:line="0" w:lineRule="atLeast"/>
              <w:rPr>
                <w:rFonts w:ascii="Century Gothic" w:eastAsia="微軟正黑體" w:hAnsi="Century Gothic"/>
                <w:sz w:val="22"/>
              </w:rPr>
            </w:pPr>
          </w:p>
          <w:p w14:paraId="2AE5E88C" w14:textId="77777777" w:rsidR="0050323A" w:rsidRDefault="0050323A" w:rsidP="0050323A">
            <w:pPr>
              <w:spacing w:line="0" w:lineRule="atLeast"/>
              <w:rPr>
                <w:rFonts w:ascii="Century Gothic" w:eastAsia="微軟正黑體" w:hAnsi="Century Gothic"/>
                <w:sz w:val="22"/>
              </w:rPr>
            </w:pPr>
          </w:p>
          <w:p w14:paraId="7C9E28C0" w14:textId="77777777" w:rsidR="0050323A" w:rsidRDefault="0050323A" w:rsidP="0050323A">
            <w:pPr>
              <w:spacing w:line="0" w:lineRule="atLeast"/>
              <w:rPr>
                <w:rFonts w:ascii="Century Gothic" w:eastAsia="微軟正黑體" w:hAnsi="Century Gothic"/>
                <w:sz w:val="22"/>
              </w:rPr>
            </w:pPr>
          </w:p>
          <w:p w14:paraId="20235D75" w14:textId="77777777" w:rsidR="0050323A" w:rsidRDefault="0050323A" w:rsidP="0050323A">
            <w:pPr>
              <w:spacing w:line="0" w:lineRule="atLeast"/>
              <w:rPr>
                <w:rFonts w:ascii="Century Gothic" w:eastAsia="微軟正黑體" w:hAnsi="Century Gothic"/>
                <w:sz w:val="22"/>
              </w:rPr>
            </w:pPr>
          </w:p>
          <w:p w14:paraId="3178C803" w14:textId="77777777" w:rsidR="0050323A" w:rsidRDefault="0050323A" w:rsidP="0050323A">
            <w:pPr>
              <w:spacing w:line="0" w:lineRule="atLeast"/>
              <w:rPr>
                <w:rFonts w:ascii="Century Gothic" w:eastAsia="微軟正黑體" w:hAnsi="Century Gothic"/>
                <w:sz w:val="22"/>
              </w:rPr>
            </w:pPr>
          </w:p>
          <w:p w14:paraId="246DF8C3" w14:textId="77777777" w:rsidR="0050323A" w:rsidRDefault="0050323A" w:rsidP="0050323A">
            <w:pPr>
              <w:spacing w:line="0" w:lineRule="atLeast"/>
              <w:rPr>
                <w:rFonts w:ascii="Century Gothic" w:eastAsia="微軟正黑體" w:hAnsi="Century Gothic"/>
                <w:sz w:val="22"/>
              </w:rPr>
            </w:pPr>
          </w:p>
          <w:p w14:paraId="09C4DB50" w14:textId="77777777" w:rsidR="0050323A" w:rsidRDefault="0050323A" w:rsidP="0050323A">
            <w:pPr>
              <w:spacing w:line="0" w:lineRule="atLeast"/>
              <w:rPr>
                <w:rFonts w:ascii="Century Gothic" w:eastAsia="微軟正黑體" w:hAnsi="Century Gothic"/>
                <w:sz w:val="22"/>
              </w:rPr>
            </w:pPr>
          </w:p>
          <w:p w14:paraId="0237E13B" w14:textId="77777777" w:rsidR="0050323A" w:rsidRDefault="0050323A" w:rsidP="0050323A">
            <w:pPr>
              <w:spacing w:line="0" w:lineRule="atLeast"/>
              <w:rPr>
                <w:rFonts w:ascii="Century Gothic" w:eastAsia="微軟正黑體" w:hAnsi="Century Gothic"/>
                <w:sz w:val="22"/>
              </w:rPr>
            </w:pPr>
          </w:p>
          <w:p w14:paraId="7F6ACA9F" w14:textId="77777777" w:rsidR="0050323A" w:rsidRDefault="0050323A" w:rsidP="0050323A">
            <w:pPr>
              <w:spacing w:line="0" w:lineRule="atLeast"/>
              <w:rPr>
                <w:rFonts w:ascii="Century Gothic" w:eastAsia="微軟正黑體" w:hAnsi="Century Gothic"/>
                <w:sz w:val="22"/>
              </w:rPr>
            </w:pPr>
          </w:p>
          <w:p w14:paraId="06609C2C" w14:textId="77777777" w:rsidR="0050323A" w:rsidRDefault="0050323A" w:rsidP="0050323A">
            <w:pPr>
              <w:spacing w:line="0" w:lineRule="atLeast"/>
              <w:rPr>
                <w:rFonts w:ascii="Century Gothic" w:eastAsia="微軟正黑體" w:hAnsi="Century Gothic"/>
                <w:sz w:val="22"/>
              </w:rPr>
            </w:pPr>
          </w:p>
          <w:p w14:paraId="06B0E266" w14:textId="77777777" w:rsidR="0050323A" w:rsidRDefault="0050323A" w:rsidP="0050323A">
            <w:pPr>
              <w:spacing w:line="0" w:lineRule="atLeast"/>
              <w:rPr>
                <w:rFonts w:ascii="Century Gothic" w:eastAsia="微軟正黑體" w:hAnsi="Century Gothic"/>
                <w:sz w:val="22"/>
              </w:rPr>
            </w:pPr>
          </w:p>
          <w:p w14:paraId="0F9AA629" w14:textId="77777777" w:rsidR="0050323A" w:rsidRDefault="0050323A" w:rsidP="0050323A">
            <w:pPr>
              <w:spacing w:line="0" w:lineRule="atLeast"/>
              <w:rPr>
                <w:rFonts w:ascii="Century Gothic" w:eastAsia="微軟正黑體" w:hAnsi="Century Gothic"/>
                <w:sz w:val="22"/>
              </w:rPr>
            </w:pPr>
          </w:p>
          <w:p w14:paraId="06DADB36" w14:textId="77777777" w:rsidR="0050323A" w:rsidRDefault="0050323A" w:rsidP="0050323A">
            <w:pPr>
              <w:spacing w:line="0" w:lineRule="atLeast"/>
              <w:rPr>
                <w:rFonts w:ascii="Century Gothic" w:eastAsia="微軟正黑體" w:hAnsi="Century Gothic"/>
                <w:sz w:val="22"/>
              </w:rPr>
            </w:pPr>
          </w:p>
          <w:p w14:paraId="5FF21729" w14:textId="77777777" w:rsidR="0050323A" w:rsidRDefault="0050323A" w:rsidP="0050323A">
            <w:pPr>
              <w:spacing w:line="0" w:lineRule="atLeast"/>
              <w:rPr>
                <w:rFonts w:ascii="Century Gothic" w:eastAsia="微軟正黑體" w:hAnsi="Century Gothic"/>
                <w:sz w:val="22"/>
              </w:rPr>
            </w:pPr>
          </w:p>
          <w:p w14:paraId="7D1CE418" w14:textId="77777777" w:rsidR="0050323A" w:rsidRDefault="0050323A" w:rsidP="0050323A">
            <w:pPr>
              <w:spacing w:line="0" w:lineRule="atLeast"/>
              <w:rPr>
                <w:rFonts w:ascii="Century Gothic" w:eastAsia="微軟正黑體" w:hAnsi="Century Gothic"/>
                <w:sz w:val="22"/>
              </w:rPr>
            </w:pPr>
          </w:p>
          <w:p w14:paraId="10B0E398" w14:textId="77777777" w:rsidR="0050323A" w:rsidRDefault="0050323A" w:rsidP="0050323A">
            <w:pPr>
              <w:spacing w:line="0" w:lineRule="atLeast"/>
              <w:rPr>
                <w:rFonts w:ascii="Century Gothic" w:eastAsia="微軟正黑體" w:hAnsi="Century Gothic"/>
                <w:sz w:val="22"/>
              </w:rPr>
            </w:pPr>
          </w:p>
          <w:p w14:paraId="4B10264B" w14:textId="77777777" w:rsidR="0050323A" w:rsidRDefault="0050323A" w:rsidP="0050323A">
            <w:pPr>
              <w:spacing w:line="0" w:lineRule="atLeast"/>
              <w:rPr>
                <w:rFonts w:ascii="Century Gothic" w:eastAsia="微軟正黑體" w:hAnsi="Century Gothic"/>
                <w:sz w:val="22"/>
              </w:rPr>
            </w:pPr>
          </w:p>
          <w:p w14:paraId="3AD11BDB" w14:textId="77777777" w:rsidR="0050323A" w:rsidRDefault="0050323A" w:rsidP="0050323A">
            <w:pPr>
              <w:spacing w:line="0" w:lineRule="atLeast"/>
              <w:rPr>
                <w:rFonts w:ascii="Century Gothic" w:eastAsia="微軟正黑體" w:hAnsi="Century Gothic"/>
                <w:sz w:val="22"/>
              </w:rPr>
            </w:pPr>
          </w:p>
          <w:p w14:paraId="75E1F058" w14:textId="77777777" w:rsidR="0050323A" w:rsidRDefault="0050323A" w:rsidP="0050323A">
            <w:pPr>
              <w:spacing w:line="0" w:lineRule="atLeast"/>
              <w:rPr>
                <w:rFonts w:ascii="Century Gothic" w:eastAsia="微軟正黑體" w:hAnsi="Century Gothic"/>
                <w:sz w:val="22"/>
              </w:rPr>
            </w:pPr>
          </w:p>
          <w:p w14:paraId="4E0658DF" w14:textId="77777777" w:rsidR="0050323A" w:rsidRDefault="0050323A" w:rsidP="00294FA5">
            <w:pPr>
              <w:spacing w:line="0" w:lineRule="atLeast"/>
              <w:rPr>
                <w:rFonts w:ascii="Century Gothic" w:eastAsia="微軟正黑體" w:hAnsi="Century Gothic"/>
                <w:sz w:val="22"/>
              </w:rPr>
            </w:pPr>
          </w:p>
          <w:p w14:paraId="74043D7C" w14:textId="77777777" w:rsidR="002572AD" w:rsidRDefault="002572AD" w:rsidP="00294FA5">
            <w:pPr>
              <w:spacing w:line="0" w:lineRule="atLeast"/>
              <w:rPr>
                <w:rFonts w:ascii="Century Gothic" w:eastAsia="微軟正黑體" w:hAnsi="Century Gothic"/>
                <w:sz w:val="22"/>
              </w:rPr>
            </w:pPr>
          </w:p>
          <w:p w14:paraId="5E5E4DC6" w14:textId="77777777" w:rsidR="002572AD" w:rsidRDefault="002572AD" w:rsidP="00294FA5">
            <w:pPr>
              <w:spacing w:line="0" w:lineRule="atLeast"/>
              <w:rPr>
                <w:rFonts w:ascii="Century Gothic" w:eastAsia="微軟正黑體" w:hAnsi="Century Gothic"/>
                <w:sz w:val="22"/>
              </w:rPr>
            </w:pPr>
          </w:p>
          <w:p w14:paraId="38931413" w14:textId="61B7AC6A" w:rsidR="002572AD" w:rsidRPr="00294FA5" w:rsidRDefault="002572AD" w:rsidP="00294FA5">
            <w:pPr>
              <w:spacing w:line="0" w:lineRule="atLeast"/>
              <w:rPr>
                <w:rFonts w:ascii="Century Gothic" w:eastAsia="微軟正黑體" w:hAnsi="Century Gothic"/>
                <w:sz w:val="22"/>
              </w:rPr>
            </w:pPr>
          </w:p>
        </w:tc>
      </w:tr>
      <w:tr w:rsidR="00842411" w14:paraId="4BD11151" w14:textId="77777777" w:rsidTr="00842411">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rPr>
          <w:trHeight w:val="80"/>
        </w:trPr>
        <w:tc>
          <w:tcPr>
            <w:tcW w:w="2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EB837" w14:textId="309AE77B" w:rsidR="00842411" w:rsidRDefault="00842411" w:rsidP="00842411">
            <w:pPr>
              <w:spacing w:line="0" w:lineRule="atLeast"/>
              <w:jc w:val="center"/>
              <w:rPr>
                <w:rFonts w:ascii="Century Gothic" w:eastAsia="微軟正黑體" w:hAnsi="Century Gothic"/>
                <w:sz w:val="22"/>
              </w:rPr>
            </w:pPr>
            <w:proofErr w:type="gramStart"/>
            <w:r w:rsidRPr="00294FA5">
              <w:rPr>
                <w:rFonts w:ascii="Century Gothic" w:eastAsia="微軟正黑體" w:hAnsi="Century Gothic" w:hint="eastAsia"/>
                <w:sz w:val="22"/>
              </w:rPr>
              <w:lastRenderedPageBreak/>
              <w:t>線上補件</w:t>
            </w:r>
            <w:proofErr w:type="gramEnd"/>
            <w:r w:rsidRPr="00294FA5">
              <w:rPr>
                <w:rFonts w:ascii="Century Gothic" w:eastAsia="微軟正黑體" w:hAnsi="Century Gothic"/>
                <w:sz w:val="22"/>
              </w:rPr>
              <w:t>Step</w:t>
            </w:r>
            <w:r w:rsidR="00F278AC">
              <w:rPr>
                <w:rFonts w:ascii="Century Gothic" w:eastAsia="微軟正黑體" w:hAnsi="Century Gothic"/>
                <w:sz w:val="22"/>
              </w:rPr>
              <w:t>3</w:t>
            </w:r>
          </w:p>
        </w:tc>
        <w:tc>
          <w:tcPr>
            <w:tcW w:w="1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DEB54"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項目</w:t>
            </w:r>
          </w:p>
        </w:tc>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19A4B9" w14:textId="77777777" w:rsidR="00842411" w:rsidRDefault="00842411" w:rsidP="00842411">
            <w:pPr>
              <w:spacing w:line="0" w:lineRule="atLeast"/>
              <w:jc w:val="center"/>
              <w:rPr>
                <w:rFonts w:ascii="Century Gothic" w:eastAsia="微軟正黑體" w:hAnsi="Century Gothic"/>
                <w:sz w:val="22"/>
              </w:rPr>
            </w:pPr>
            <w:r>
              <w:rPr>
                <w:rFonts w:ascii="Century Gothic" w:eastAsia="微軟正黑體" w:hAnsi="Century Gothic" w:hint="eastAsia"/>
                <w:sz w:val="22"/>
              </w:rPr>
              <w:t>說明</w:t>
            </w:r>
          </w:p>
        </w:tc>
      </w:tr>
      <w:tr w:rsidR="00842411" w:rsidRPr="00505A60" w14:paraId="38FA203F" w14:textId="77777777" w:rsidTr="00294FA5">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2E922E89" w14:textId="58DDA63D" w:rsidR="00842411" w:rsidRDefault="003D1426" w:rsidP="00842411">
            <w:pPr>
              <w:spacing w:line="0" w:lineRule="atLeast"/>
              <w:jc w:val="center"/>
              <w:rPr>
                <w:noProof/>
              </w:rPr>
            </w:pPr>
            <w:r>
              <w:rPr>
                <w:noProof/>
              </w:rPr>
              <w:drawing>
                <wp:inline distT="0" distB="0" distL="0" distR="0" wp14:anchorId="7F6DF7C4" wp14:editId="65CF32D3">
                  <wp:extent cx="1583690" cy="2816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39101D01"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3A358408" w14:textId="77777777" w:rsidR="00842411" w:rsidRDefault="00842411" w:rsidP="000C3000">
            <w:pPr>
              <w:pStyle w:val="af5"/>
              <w:numPr>
                <w:ilvl w:val="0"/>
                <w:numId w:val="50"/>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標題：上傳成功</w:t>
            </w:r>
          </w:p>
          <w:p w14:paraId="32170A7D" w14:textId="5D2F8639" w:rsidR="00842411" w:rsidRPr="00505A60" w:rsidRDefault="00842411" w:rsidP="000C3000">
            <w:pPr>
              <w:pStyle w:val="af5"/>
              <w:numPr>
                <w:ilvl w:val="0"/>
                <w:numId w:val="50"/>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sidRPr="00E43B5F">
              <w:rPr>
                <w:rFonts w:ascii="Century Gothic" w:eastAsia="微軟正黑體" w:hAnsi="Century Gothic" w:hint="eastAsia"/>
                <w:sz w:val="22"/>
              </w:rPr>
              <w:t>資料審理預計</w:t>
            </w:r>
            <w:r w:rsidRPr="00E43B5F">
              <w:rPr>
                <w:rFonts w:ascii="Century Gothic" w:eastAsia="微軟正黑體" w:hAnsi="Century Gothic" w:hint="eastAsia"/>
                <w:sz w:val="22"/>
              </w:rPr>
              <w:t>3-5</w:t>
            </w:r>
            <w:r w:rsidRPr="00E43B5F">
              <w:rPr>
                <w:rFonts w:ascii="Century Gothic" w:eastAsia="微軟正黑體" w:hAnsi="Century Gothic" w:hint="eastAsia"/>
                <w:sz w:val="22"/>
              </w:rPr>
              <w:t>天可完成，謝謝。</w:t>
            </w:r>
          </w:p>
        </w:tc>
      </w:tr>
      <w:tr w:rsidR="00842411" w14:paraId="65F9A368"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6EB3EB9F"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076331B2" w14:textId="3377465C"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確定</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037621C1" w14:textId="01041007" w:rsidR="00842411" w:rsidRDefault="00842411" w:rsidP="000C3000">
            <w:pPr>
              <w:pStyle w:val="af5"/>
              <w:numPr>
                <w:ilvl w:val="0"/>
                <w:numId w:val="49"/>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：返回</w:t>
            </w:r>
            <w:r w:rsidRPr="00294FA5">
              <w:rPr>
                <w:rFonts w:ascii="Century Gothic" w:eastAsia="微軟正黑體" w:hAnsi="Century Gothic" w:hint="eastAsia"/>
                <w:sz w:val="22"/>
                <w:highlight w:val="green"/>
              </w:rPr>
              <w:t>「首頁」</w:t>
            </w:r>
            <w:r>
              <w:rPr>
                <w:rFonts w:ascii="Century Gothic" w:eastAsia="微軟正黑體" w:hAnsi="Century Gothic" w:hint="eastAsia"/>
                <w:sz w:val="22"/>
              </w:rPr>
              <w:t>。</w:t>
            </w:r>
          </w:p>
        </w:tc>
      </w:tr>
      <w:tr w:rsidR="00842411" w14:paraId="30AA758E"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34FEB2C2"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2A1C9E7C" w14:textId="44CA00F3"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26F8C501" w14:textId="056EFC0F" w:rsidR="00842411" w:rsidRDefault="00842411" w:rsidP="000C3000">
            <w:pPr>
              <w:pStyle w:val="af5"/>
              <w:numPr>
                <w:ilvl w:val="0"/>
                <w:numId w:val="51"/>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r w:rsidR="00842411" w14:paraId="37D821AB" w14:textId="77777777" w:rsidTr="00294FA5">
        <w:trPr>
          <w:trHeight w:val="227"/>
        </w:trPr>
        <w:tc>
          <w:tcPr>
            <w:tcW w:w="2710" w:type="dxa"/>
            <w:vMerge w:val="restart"/>
            <w:tcBorders>
              <w:top w:val="single" w:sz="4" w:space="0" w:color="auto"/>
              <w:left w:val="single" w:sz="4" w:space="0" w:color="auto"/>
              <w:bottom w:val="single" w:sz="4" w:space="0" w:color="auto"/>
              <w:right w:val="single" w:sz="4" w:space="0" w:color="auto"/>
            </w:tcBorders>
          </w:tcPr>
          <w:p w14:paraId="166C9949" w14:textId="1F865627" w:rsidR="00842411" w:rsidRDefault="003D1426" w:rsidP="00842411">
            <w:pPr>
              <w:spacing w:line="0" w:lineRule="atLeast"/>
              <w:jc w:val="center"/>
              <w:rPr>
                <w:noProof/>
              </w:rPr>
            </w:pPr>
            <w:r>
              <w:rPr>
                <w:noProof/>
              </w:rPr>
              <w:drawing>
                <wp:inline distT="0" distB="0" distL="0" distR="0" wp14:anchorId="418A70B6" wp14:editId="1916ECC7">
                  <wp:extent cx="1583690" cy="2816860"/>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83690" cy="2816860"/>
                          </a:xfrm>
                          <a:prstGeom prst="rect">
                            <a:avLst/>
                          </a:prstGeom>
                          <a:noFill/>
                          <a:ln>
                            <a:noFill/>
                          </a:ln>
                        </pic:spPr>
                      </pic:pic>
                    </a:graphicData>
                  </a:graphic>
                </wp:inline>
              </w:drawing>
            </w:r>
          </w:p>
        </w:tc>
        <w:tc>
          <w:tcPr>
            <w:tcW w:w="1254" w:type="dxa"/>
            <w:tcBorders>
              <w:top w:val="single" w:sz="4" w:space="0" w:color="auto"/>
              <w:left w:val="single" w:sz="4" w:space="0" w:color="auto"/>
              <w:bottom w:val="single" w:sz="4" w:space="0" w:color="auto"/>
              <w:right w:val="single" w:sz="4" w:space="0" w:color="auto"/>
            </w:tcBorders>
          </w:tcPr>
          <w:p w14:paraId="5F41510C"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顯示</w:t>
            </w:r>
          </w:p>
        </w:tc>
        <w:tc>
          <w:tcPr>
            <w:tcW w:w="6232" w:type="dxa"/>
            <w:tcBorders>
              <w:top w:val="single" w:sz="4" w:space="0" w:color="auto"/>
              <w:left w:val="single" w:sz="4" w:space="0" w:color="auto"/>
              <w:bottom w:val="single" w:sz="4" w:space="0" w:color="auto"/>
              <w:right w:val="single" w:sz="4" w:space="0" w:color="auto"/>
            </w:tcBorders>
          </w:tcPr>
          <w:p w14:paraId="67CF16CB" w14:textId="77777777" w:rsidR="00842411" w:rsidRDefault="00842411" w:rsidP="000C3000">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標題：上傳失敗</w:t>
            </w:r>
          </w:p>
          <w:p w14:paraId="0EAA56FF" w14:textId="77777777" w:rsidR="00842411" w:rsidRDefault="00842411" w:rsidP="000C3000">
            <w:pPr>
              <w:pStyle w:val="af5"/>
              <w:numPr>
                <w:ilvl w:val="0"/>
                <w:numId w:val="52"/>
              </w:numPr>
              <w:spacing w:line="0" w:lineRule="atLeast"/>
              <w:ind w:leftChars="0"/>
              <w:rPr>
                <w:rFonts w:ascii="Century Gothic" w:eastAsia="微軟正黑體" w:hAnsi="Century Gothic"/>
                <w:sz w:val="22"/>
              </w:rPr>
            </w:pPr>
            <w:r>
              <w:rPr>
                <w:rFonts w:ascii="Century Gothic" w:eastAsia="微軟正黑體" w:hAnsi="Century Gothic" w:hint="eastAsia"/>
                <w:sz w:val="22"/>
              </w:rPr>
              <w:t>內容：</w:t>
            </w:r>
            <w:r>
              <w:rPr>
                <w:rFonts w:ascii="Century Gothic" w:eastAsia="微軟正黑體" w:hAnsi="Century Gothic" w:hint="eastAsia"/>
                <w:sz w:val="22"/>
              </w:rPr>
              <w:t>(</w:t>
            </w:r>
            <w:r>
              <w:rPr>
                <w:rFonts w:ascii="Century Gothic" w:eastAsia="微軟正黑體" w:hAnsi="Century Gothic" w:hint="eastAsia"/>
                <w:sz w:val="22"/>
              </w:rPr>
              <w:t>錯誤訊息</w:t>
            </w:r>
            <w:r>
              <w:rPr>
                <w:rFonts w:ascii="Century Gothic" w:eastAsia="微軟正黑體" w:hAnsi="Century Gothic" w:hint="eastAsia"/>
                <w:sz w:val="22"/>
              </w:rPr>
              <w:t>)</w:t>
            </w:r>
            <w:r>
              <w:rPr>
                <w:rFonts w:ascii="Century Gothic" w:eastAsia="微軟正黑體" w:hAnsi="Century Gothic"/>
                <w:sz w:val="22"/>
              </w:rPr>
              <w:t xml:space="preserve"> </w:t>
            </w:r>
          </w:p>
        </w:tc>
      </w:tr>
      <w:tr w:rsidR="00842411" w14:paraId="400B3F83"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79907D53"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3724E20C"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再試一次</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1D00BACE" w14:textId="0C47EC71" w:rsidR="00842411" w:rsidRDefault="00842411" w:rsidP="000C3000">
            <w:pPr>
              <w:pStyle w:val="af5"/>
              <w:numPr>
                <w:ilvl w:val="0"/>
                <w:numId w:val="53"/>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w:t>
            </w:r>
            <w:proofErr w:type="gramStart"/>
            <w:r>
              <w:rPr>
                <w:rFonts w:ascii="Century Gothic" w:eastAsia="微軟正黑體" w:hAnsi="Century Gothic" w:hint="eastAsia"/>
                <w:sz w:val="22"/>
              </w:rPr>
              <w:t>返回線上補件</w:t>
            </w:r>
            <w:proofErr w:type="gramEnd"/>
            <w:r w:rsidR="00F278AC">
              <w:rPr>
                <w:rFonts w:ascii="Century Gothic" w:eastAsia="微軟正黑體" w:hAnsi="Century Gothic" w:hint="eastAsia"/>
                <w:sz w:val="22"/>
              </w:rPr>
              <w:t>(</w:t>
            </w:r>
            <w:r w:rsidR="00F278AC">
              <w:rPr>
                <w:rFonts w:ascii="Century Gothic" w:eastAsia="微軟正黑體" w:hAnsi="Century Gothic" w:hint="eastAsia"/>
                <w:sz w:val="22"/>
              </w:rPr>
              <w:t>未登</w:t>
            </w:r>
            <w:r w:rsidR="00F278AC">
              <w:rPr>
                <w:rFonts w:ascii="Century Gothic" w:eastAsia="微軟正黑體" w:hAnsi="Century Gothic" w:hint="eastAsia"/>
                <w:sz w:val="22"/>
              </w:rPr>
              <w:t>)</w:t>
            </w:r>
            <w:r>
              <w:rPr>
                <w:rFonts w:ascii="Century Gothic" w:eastAsia="微軟正黑體" w:hAnsi="Century Gothic"/>
                <w:sz w:val="22"/>
              </w:rPr>
              <w:t>Step1</w:t>
            </w:r>
            <w:r>
              <w:rPr>
                <w:rFonts w:ascii="Century Gothic" w:eastAsia="微軟正黑體" w:hAnsi="Century Gothic" w:hint="eastAsia"/>
                <w:sz w:val="22"/>
              </w:rPr>
              <w:t>。</w:t>
            </w:r>
          </w:p>
        </w:tc>
      </w:tr>
      <w:tr w:rsidR="00842411" w14:paraId="7D1A86F4" w14:textId="77777777" w:rsidTr="00294FA5">
        <w:trPr>
          <w:trHeight w:val="227"/>
        </w:trPr>
        <w:tc>
          <w:tcPr>
            <w:tcW w:w="2710" w:type="dxa"/>
            <w:vMerge/>
            <w:tcBorders>
              <w:top w:val="single" w:sz="4" w:space="0" w:color="auto"/>
              <w:left w:val="single" w:sz="4" w:space="0" w:color="auto"/>
              <w:bottom w:val="single" w:sz="4" w:space="0" w:color="auto"/>
              <w:right w:val="single" w:sz="4" w:space="0" w:color="auto"/>
            </w:tcBorders>
          </w:tcPr>
          <w:p w14:paraId="0A9053CB" w14:textId="77777777" w:rsidR="00842411" w:rsidRDefault="00842411" w:rsidP="00842411">
            <w:pPr>
              <w:spacing w:line="0" w:lineRule="atLeast"/>
              <w:jc w:val="center"/>
              <w:rPr>
                <w:noProof/>
              </w:rPr>
            </w:pPr>
          </w:p>
        </w:tc>
        <w:tc>
          <w:tcPr>
            <w:tcW w:w="1254" w:type="dxa"/>
            <w:tcBorders>
              <w:top w:val="single" w:sz="4" w:space="0" w:color="auto"/>
              <w:left w:val="single" w:sz="4" w:space="0" w:color="auto"/>
              <w:bottom w:val="single" w:sz="4" w:space="0" w:color="auto"/>
              <w:right w:val="single" w:sz="4" w:space="0" w:color="auto"/>
            </w:tcBorders>
          </w:tcPr>
          <w:p w14:paraId="5DEB45FF" w14:textId="77777777" w:rsidR="00842411" w:rsidRDefault="00842411" w:rsidP="00842411">
            <w:pPr>
              <w:spacing w:line="0" w:lineRule="atLeast"/>
              <w:rPr>
                <w:rFonts w:ascii="Century Gothic" w:eastAsia="微軟正黑體" w:hAnsi="Century Gothic"/>
                <w:sz w:val="22"/>
              </w:rPr>
            </w:pPr>
            <w:r>
              <w:rPr>
                <w:rFonts w:ascii="Century Gothic" w:eastAsia="微軟正黑體" w:hAnsi="Century Gothic" w:hint="eastAsia"/>
                <w:sz w:val="22"/>
              </w:rPr>
              <w:t>聯繫客服</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p>
        </w:tc>
        <w:tc>
          <w:tcPr>
            <w:tcW w:w="6232" w:type="dxa"/>
            <w:tcBorders>
              <w:top w:val="single" w:sz="4" w:space="0" w:color="auto"/>
              <w:left w:val="single" w:sz="4" w:space="0" w:color="auto"/>
              <w:bottom w:val="single" w:sz="4" w:space="0" w:color="auto"/>
              <w:right w:val="single" w:sz="4" w:space="0" w:color="auto"/>
            </w:tcBorders>
          </w:tcPr>
          <w:p w14:paraId="25E92AC5" w14:textId="77777777" w:rsidR="00842411" w:rsidRDefault="00842411" w:rsidP="000C3000">
            <w:pPr>
              <w:pStyle w:val="af5"/>
              <w:numPr>
                <w:ilvl w:val="0"/>
                <w:numId w:val="54"/>
              </w:numPr>
              <w:spacing w:line="0" w:lineRule="atLeast"/>
              <w:ind w:leftChars="0"/>
              <w:rPr>
                <w:rFonts w:ascii="Century Gothic" w:eastAsia="微軟正黑體" w:hAnsi="Century Gothic"/>
                <w:sz w:val="22"/>
              </w:rPr>
            </w:pPr>
            <w:r>
              <w:rPr>
                <w:rFonts w:ascii="Century Gothic" w:eastAsia="微軟正黑體" w:hAnsi="Century Gothic" w:hint="eastAsia"/>
                <w:sz w:val="22"/>
              </w:rPr>
              <w:t>點擊</w:t>
            </w:r>
            <w:r>
              <w:rPr>
                <w:rFonts w:ascii="Century Gothic" w:eastAsia="微軟正黑體" w:hAnsi="Century Gothic" w:hint="eastAsia"/>
                <w:sz w:val="22"/>
              </w:rPr>
              <w:t>(</w:t>
            </w:r>
            <w:proofErr w:type="spellStart"/>
            <w:r>
              <w:rPr>
                <w:rFonts w:ascii="Century Gothic" w:eastAsia="微軟正黑體" w:hAnsi="Century Gothic"/>
                <w:sz w:val="22"/>
              </w:rPr>
              <w:t>btn</w:t>
            </w:r>
            <w:proofErr w:type="spellEnd"/>
            <w:r>
              <w:rPr>
                <w:rFonts w:ascii="Century Gothic" w:eastAsia="微軟正黑體" w:hAnsi="Century Gothic" w:hint="eastAsia"/>
                <w:sz w:val="22"/>
              </w:rPr>
              <w:t>)</w:t>
            </w:r>
            <w:r>
              <w:rPr>
                <w:rFonts w:ascii="Century Gothic" w:eastAsia="微軟正黑體" w:hAnsi="Century Gothic" w:hint="eastAsia"/>
                <w:sz w:val="22"/>
              </w:rPr>
              <w:t>：開啟</w:t>
            </w:r>
            <w:r w:rsidRPr="00A31421">
              <w:rPr>
                <w:rFonts w:ascii="Century Gothic" w:eastAsia="微軟正黑體" w:hAnsi="Century Gothic" w:hint="eastAsia"/>
                <w:sz w:val="22"/>
                <w:highlight w:val="green"/>
              </w:rPr>
              <w:t>「聯繫客服」</w:t>
            </w:r>
            <w:r>
              <w:rPr>
                <w:rFonts w:ascii="Century Gothic" w:eastAsia="微軟正黑體" w:hAnsi="Century Gothic" w:hint="eastAsia"/>
                <w:sz w:val="22"/>
              </w:rPr>
              <w:t>。</w:t>
            </w:r>
          </w:p>
        </w:tc>
      </w:tr>
    </w:tbl>
    <w:p w14:paraId="782796CB" w14:textId="6D614555" w:rsidR="00842411" w:rsidRDefault="00842411" w:rsidP="00FE6340">
      <w:pPr>
        <w:spacing w:line="0" w:lineRule="atLeast"/>
        <w:outlineLvl w:val="2"/>
        <w:rPr>
          <w:rFonts w:ascii="Century Gothic" w:eastAsia="微軟正黑體" w:hAnsi="Century Gothic"/>
          <w:b/>
          <w:sz w:val="22"/>
        </w:rPr>
      </w:pPr>
    </w:p>
    <w:p w14:paraId="47ADBD5F" w14:textId="7D67CCF1" w:rsidR="00E67FF5" w:rsidRDefault="00E67FF5">
      <w:pPr>
        <w:widowControl/>
        <w:rPr>
          <w:rFonts w:ascii="Century Gothic" w:eastAsia="微軟正黑體" w:hAnsi="Century Gothic"/>
          <w:b/>
          <w:sz w:val="22"/>
        </w:rPr>
      </w:pPr>
      <w:r>
        <w:rPr>
          <w:rFonts w:ascii="Century Gothic" w:eastAsia="微軟正黑體" w:hAnsi="Century Gothic"/>
          <w:b/>
          <w:sz w:val="22"/>
        </w:rPr>
        <w:br w:type="page"/>
      </w:r>
    </w:p>
    <w:p w14:paraId="25E491EA" w14:textId="77777777" w:rsidR="00B0607D" w:rsidRPr="00C633F4" w:rsidRDefault="00B0607D" w:rsidP="00B0607D">
      <w:pPr>
        <w:pStyle w:val="2"/>
        <w:numPr>
          <w:ilvl w:val="0"/>
          <w:numId w:val="2"/>
        </w:numPr>
        <w:spacing w:beforeLines="50" w:before="180" w:line="0" w:lineRule="atLeast"/>
        <w:ind w:left="482" w:hanging="482"/>
        <w:rPr>
          <w:ins w:id="129" w:author="謝昀蓁-數位支付部-永豐銀行" w:date="2022-03-30T13:39:00Z"/>
          <w:rFonts w:ascii="Century Gothic" w:eastAsia="微軟正黑體" w:hAnsi="Century Gothic"/>
          <w:sz w:val="24"/>
          <w:szCs w:val="22"/>
        </w:rPr>
      </w:pPr>
      <w:bookmarkStart w:id="130" w:name="_Toc97914221"/>
      <w:bookmarkStart w:id="131" w:name="_Toc98252632"/>
      <w:ins w:id="132" w:author="謝昀蓁-數位支付部-永豐銀行" w:date="2022-03-30T13:39:00Z">
        <w:r w:rsidRPr="006F54B2">
          <w:rPr>
            <w:rFonts w:ascii="Century Gothic" w:eastAsia="微軟正黑體" w:hAnsi="Century Gothic" w:hint="eastAsia"/>
            <w:sz w:val="24"/>
            <w:szCs w:val="22"/>
          </w:rPr>
          <w:lastRenderedPageBreak/>
          <w:t>推播訊息及設定</w:t>
        </w:r>
        <w:bookmarkEnd w:id="131"/>
      </w:ins>
    </w:p>
    <w:p w14:paraId="4CBE9141" w14:textId="77777777" w:rsidR="00B0607D" w:rsidRDefault="00B0607D" w:rsidP="00B0607D">
      <w:pPr>
        <w:pStyle w:val="af5"/>
        <w:numPr>
          <w:ilvl w:val="0"/>
          <w:numId w:val="203"/>
        </w:numPr>
        <w:spacing w:line="0" w:lineRule="atLeast"/>
        <w:ind w:leftChars="0"/>
        <w:rPr>
          <w:ins w:id="133" w:author="謝昀蓁-數位支付部-永豐銀行" w:date="2022-03-30T13:39:00Z"/>
          <w:rFonts w:ascii="Century Gothic" w:eastAsia="微軟正黑體" w:hAnsi="Century Gothic"/>
          <w:sz w:val="22"/>
        </w:rPr>
      </w:pPr>
      <w:ins w:id="134" w:author="謝昀蓁-數位支付部-永豐銀行" w:date="2022-03-30T13:39:00Z">
        <w:r>
          <w:rPr>
            <w:rFonts w:ascii="Century Gothic" w:eastAsia="微軟正黑體" w:hAnsi="Century Gothic" w:hint="eastAsia"/>
            <w:sz w:val="22"/>
          </w:rPr>
          <w:t>推播訊息內容</w:t>
        </w:r>
      </w:ins>
    </w:p>
    <w:p w14:paraId="45D73CE2" w14:textId="77777777" w:rsidR="00B0607D" w:rsidRPr="006F54B2" w:rsidRDefault="00B0607D" w:rsidP="00B0607D">
      <w:pPr>
        <w:pStyle w:val="af5"/>
        <w:spacing w:line="0" w:lineRule="atLeast"/>
        <w:ind w:leftChars="0" w:left="962"/>
        <w:rPr>
          <w:ins w:id="135" w:author="謝昀蓁-數位支付部-永豐銀行" w:date="2022-03-30T13:39:00Z"/>
          <w:rFonts w:ascii="Century Gothic" w:eastAsia="微軟正黑體" w:hAnsi="Century Gothic"/>
          <w:sz w:val="22"/>
        </w:rPr>
      </w:pPr>
      <w:ins w:id="136" w:author="謝昀蓁-數位支付部-永豐銀行" w:date="2022-03-30T13:39:00Z">
        <w:r w:rsidRPr="006F54B2">
          <w:rPr>
            <w:rFonts w:ascii="Century Gothic" w:eastAsia="微軟正黑體" w:hAnsi="Century Gothic" w:hint="eastAsia"/>
            <w:sz w:val="22"/>
          </w:rPr>
          <w:t>大</w:t>
        </w:r>
        <w:proofErr w:type="gramStart"/>
        <w:r w:rsidRPr="006F54B2">
          <w:rPr>
            <w:rFonts w:ascii="Century Gothic" w:eastAsia="微軟正黑體" w:hAnsi="Century Gothic" w:hint="eastAsia"/>
            <w:sz w:val="22"/>
          </w:rPr>
          <w:t>咖</w:t>
        </w:r>
        <w:proofErr w:type="gramEnd"/>
        <w:r w:rsidRPr="006F54B2">
          <w:rPr>
            <w:rFonts w:ascii="Century Gothic" w:eastAsia="微軟正黑體" w:hAnsi="Century Gothic" w:hint="eastAsia"/>
            <w:sz w:val="22"/>
          </w:rPr>
          <w:t>D</w:t>
        </w:r>
        <w:r w:rsidRPr="006F54B2">
          <w:rPr>
            <w:rFonts w:ascii="Century Gothic" w:eastAsia="微軟正黑體" w:hAnsi="Century Gothic"/>
            <w:sz w:val="22"/>
          </w:rPr>
          <w:t>ACARD App</w:t>
        </w:r>
        <w:r w:rsidRPr="006F54B2">
          <w:rPr>
            <w:rFonts w:ascii="Century Gothic" w:eastAsia="微軟正黑體" w:hAnsi="Century Gothic" w:hint="eastAsia"/>
            <w:sz w:val="22"/>
          </w:rPr>
          <w:t>擬新增個人化訊息</w:t>
        </w:r>
        <w:r w:rsidRPr="006F54B2">
          <w:rPr>
            <w:rFonts w:ascii="Century Gothic" w:eastAsia="微軟正黑體" w:hAnsi="Century Gothic" w:hint="eastAsia"/>
            <w:sz w:val="22"/>
          </w:rPr>
          <w:t>_</w:t>
        </w:r>
        <w:r w:rsidRPr="006F54B2">
          <w:rPr>
            <w:rFonts w:ascii="Century Gothic" w:eastAsia="微軟正黑體" w:hAnsi="Century Gothic" w:hint="eastAsia"/>
            <w:sz w:val="22"/>
          </w:rPr>
          <w:t>信用卡推播訊息，</w:t>
        </w:r>
        <w:proofErr w:type="gramStart"/>
        <w:r w:rsidRPr="006F54B2">
          <w:rPr>
            <w:rFonts w:ascii="Century Gothic" w:eastAsia="微軟正黑體" w:hAnsi="Century Gothic" w:hint="eastAsia"/>
            <w:sz w:val="22"/>
          </w:rPr>
          <w:t>連結導頁及</w:t>
        </w:r>
        <w:proofErr w:type="gramEnd"/>
        <w:r w:rsidRPr="006F54B2">
          <w:rPr>
            <w:rFonts w:ascii="Century Gothic" w:eastAsia="微軟正黑體" w:hAnsi="Century Gothic" w:hint="eastAsia"/>
            <w:sz w:val="22"/>
          </w:rPr>
          <w:t>說明如下。</w:t>
        </w:r>
      </w:ins>
    </w:p>
    <w:tbl>
      <w:tblPr>
        <w:tblStyle w:val="aa"/>
        <w:tblW w:w="10043" w:type="dxa"/>
        <w:tblLayout w:type="fixed"/>
        <w:tblLook w:val="04A0" w:firstRow="1" w:lastRow="0" w:firstColumn="1" w:lastColumn="0" w:noHBand="0" w:noVBand="1"/>
      </w:tblPr>
      <w:tblGrid>
        <w:gridCol w:w="988"/>
        <w:gridCol w:w="1984"/>
        <w:gridCol w:w="1134"/>
        <w:gridCol w:w="3827"/>
        <w:gridCol w:w="2110"/>
      </w:tblGrid>
      <w:tr w:rsidR="00B0607D" w:rsidRPr="006F54B2" w14:paraId="44D471BC" w14:textId="77777777" w:rsidTr="002604B1">
        <w:trPr>
          <w:ins w:id="137" w:author="謝昀蓁-數位支付部-永豐銀行" w:date="2022-03-30T13:39:00Z"/>
        </w:trPr>
        <w:tc>
          <w:tcPr>
            <w:tcW w:w="988" w:type="dxa"/>
            <w:shd w:val="clear" w:color="auto" w:fill="D9D9D9" w:themeFill="background1" w:themeFillShade="D9"/>
          </w:tcPr>
          <w:p w14:paraId="6D4794DF" w14:textId="77777777" w:rsidR="00B0607D" w:rsidRPr="006F54B2" w:rsidRDefault="00B0607D" w:rsidP="002604B1">
            <w:pPr>
              <w:spacing w:line="0" w:lineRule="atLeast"/>
              <w:rPr>
                <w:ins w:id="138" w:author="謝昀蓁-數位支付部-永豐銀行" w:date="2022-03-30T13:39:00Z"/>
                <w:rFonts w:ascii="Century Gothic" w:eastAsia="微軟正黑體" w:hAnsi="Century Gothic"/>
                <w:sz w:val="22"/>
              </w:rPr>
            </w:pPr>
            <w:ins w:id="139" w:author="謝昀蓁-數位支付部-永豐銀行" w:date="2022-03-30T13:39:00Z">
              <w:r w:rsidRPr="006F54B2">
                <w:rPr>
                  <w:rFonts w:ascii="Century Gothic" w:eastAsia="微軟正黑體" w:hAnsi="Century Gothic" w:hint="eastAsia"/>
                  <w:sz w:val="22"/>
                </w:rPr>
                <w:t>類別</w:t>
              </w:r>
            </w:ins>
          </w:p>
        </w:tc>
        <w:tc>
          <w:tcPr>
            <w:tcW w:w="1984" w:type="dxa"/>
            <w:shd w:val="clear" w:color="auto" w:fill="D9D9D9" w:themeFill="background1" w:themeFillShade="D9"/>
          </w:tcPr>
          <w:p w14:paraId="6E2728FE" w14:textId="77777777" w:rsidR="00B0607D" w:rsidRPr="006F54B2" w:rsidRDefault="00B0607D" w:rsidP="002604B1">
            <w:pPr>
              <w:spacing w:line="0" w:lineRule="atLeast"/>
              <w:rPr>
                <w:ins w:id="140" w:author="謝昀蓁-數位支付部-永豐銀行" w:date="2022-03-30T13:39:00Z"/>
                <w:rFonts w:ascii="Century Gothic" w:eastAsia="微軟正黑體" w:hAnsi="Century Gothic"/>
                <w:sz w:val="22"/>
              </w:rPr>
            </w:pPr>
            <w:ins w:id="141" w:author="謝昀蓁-數位支付部-永豐銀行" w:date="2022-03-30T13:39:00Z">
              <w:r w:rsidRPr="006F54B2">
                <w:rPr>
                  <w:rFonts w:ascii="Century Gothic" w:eastAsia="微軟正黑體" w:hAnsi="Century Gothic" w:hint="eastAsia"/>
                  <w:sz w:val="22"/>
                </w:rPr>
                <w:t>發送推播時機</w:t>
              </w:r>
            </w:ins>
          </w:p>
        </w:tc>
        <w:tc>
          <w:tcPr>
            <w:tcW w:w="1134" w:type="dxa"/>
            <w:shd w:val="clear" w:color="auto" w:fill="D9D9D9" w:themeFill="background1" w:themeFillShade="D9"/>
          </w:tcPr>
          <w:p w14:paraId="6F5C8D62" w14:textId="77777777" w:rsidR="00B0607D" w:rsidRPr="006F54B2" w:rsidRDefault="00B0607D" w:rsidP="002604B1">
            <w:pPr>
              <w:spacing w:line="0" w:lineRule="atLeast"/>
              <w:rPr>
                <w:ins w:id="142" w:author="謝昀蓁-數位支付部-永豐銀行" w:date="2022-03-30T13:39:00Z"/>
                <w:rFonts w:ascii="Century Gothic" w:eastAsia="微軟正黑體" w:hAnsi="Century Gothic"/>
                <w:sz w:val="22"/>
              </w:rPr>
            </w:pPr>
            <w:ins w:id="143" w:author="謝昀蓁-數位支付部-永豐銀行" w:date="2022-03-30T13:39:00Z">
              <w:r w:rsidRPr="006F54B2">
                <w:rPr>
                  <w:rFonts w:ascii="Century Gothic" w:eastAsia="微軟正黑體" w:hAnsi="Century Gothic" w:hint="eastAsia"/>
                  <w:sz w:val="22"/>
                </w:rPr>
                <w:t>發送條件</w:t>
              </w:r>
            </w:ins>
          </w:p>
        </w:tc>
        <w:tc>
          <w:tcPr>
            <w:tcW w:w="3827" w:type="dxa"/>
            <w:shd w:val="clear" w:color="auto" w:fill="D9D9D9" w:themeFill="background1" w:themeFillShade="D9"/>
          </w:tcPr>
          <w:p w14:paraId="4CA8E535" w14:textId="77777777" w:rsidR="00B0607D" w:rsidRPr="006F54B2" w:rsidRDefault="00B0607D" w:rsidP="002604B1">
            <w:pPr>
              <w:spacing w:line="0" w:lineRule="atLeast"/>
              <w:rPr>
                <w:ins w:id="144" w:author="謝昀蓁-數位支付部-永豐銀行" w:date="2022-03-30T13:39:00Z"/>
                <w:rFonts w:ascii="Century Gothic" w:eastAsia="微軟正黑體" w:hAnsi="Century Gothic"/>
                <w:sz w:val="22"/>
              </w:rPr>
            </w:pPr>
            <w:ins w:id="145" w:author="謝昀蓁-數位支付部-永豐銀行" w:date="2022-03-30T13:39:00Z">
              <w:r w:rsidRPr="006F54B2">
                <w:rPr>
                  <w:rFonts w:ascii="Century Gothic" w:eastAsia="微軟正黑體" w:hAnsi="Century Gothic" w:hint="eastAsia"/>
                  <w:sz w:val="22"/>
                </w:rPr>
                <w:t>訊息內容</w:t>
              </w:r>
            </w:ins>
          </w:p>
        </w:tc>
        <w:tc>
          <w:tcPr>
            <w:tcW w:w="2110" w:type="dxa"/>
            <w:shd w:val="clear" w:color="auto" w:fill="D9D9D9" w:themeFill="background1" w:themeFillShade="D9"/>
          </w:tcPr>
          <w:p w14:paraId="066DFECB" w14:textId="77777777" w:rsidR="00B0607D" w:rsidRPr="006F54B2" w:rsidRDefault="00B0607D" w:rsidP="002604B1">
            <w:pPr>
              <w:spacing w:line="0" w:lineRule="atLeast"/>
              <w:rPr>
                <w:ins w:id="146" w:author="謝昀蓁-數位支付部-永豐銀行" w:date="2022-03-30T13:39:00Z"/>
                <w:rFonts w:ascii="Century Gothic" w:eastAsia="微軟正黑體" w:hAnsi="Century Gothic"/>
                <w:sz w:val="22"/>
              </w:rPr>
            </w:pPr>
            <w:ins w:id="147" w:author="謝昀蓁-數位支付部-永豐銀行" w:date="2022-03-30T13:39:00Z">
              <w:r w:rsidRPr="006F54B2">
                <w:rPr>
                  <w:rFonts w:ascii="Century Gothic" w:eastAsia="微軟正黑體" w:hAnsi="Century Gothic" w:hint="eastAsia"/>
                  <w:sz w:val="22"/>
                </w:rPr>
                <w:t>點擊前往</w:t>
              </w:r>
            </w:ins>
          </w:p>
        </w:tc>
      </w:tr>
      <w:tr w:rsidR="00B0607D" w:rsidRPr="006F54B2" w14:paraId="43F5949B" w14:textId="77777777" w:rsidTr="002604B1">
        <w:trPr>
          <w:ins w:id="148" w:author="謝昀蓁-數位支付部-永豐銀行" w:date="2022-03-30T13:39:00Z"/>
        </w:trPr>
        <w:tc>
          <w:tcPr>
            <w:tcW w:w="988" w:type="dxa"/>
          </w:tcPr>
          <w:p w14:paraId="251C17C9" w14:textId="77777777" w:rsidR="00B0607D" w:rsidRPr="006F54B2" w:rsidRDefault="00B0607D" w:rsidP="002604B1">
            <w:pPr>
              <w:spacing w:line="0" w:lineRule="atLeast"/>
              <w:rPr>
                <w:ins w:id="149" w:author="謝昀蓁-數位支付部-永豐銀行" w:date="2022-03-30T13:39:00Z"/>
                <w:rFonts w:ascii="Century Gothic" w:eastAsia="微軟正黑體" w:hAnsi="Century Gothic"/>
                <w:sz w:val="22"/>
              </w:rPr>
            </w:pPr>
            <w:ins w:id="150" w:author="謝昀蓁-數位支付部-永豐銀行" w:date="2022-03-30T13:39:00Z">
              <w:r>
                <w:rPr>
                  <w:rFonts w:ascii="微軟正黑體" w:eastAsia="微軟正黑體" w:hAnsi="微軟正黑體" w:hint="eastAsia"/>
                  <w:sz w:val="22"/>
                  <w:szCs w:val="22"/>
                </w:rPr>
                <w:t>信用卡</w:t>
              </w:r>
            </w:ins>
          </w:p>
        </w:tc>
        <w:tc>
          <w:tcPr>
            <w:tcW w:w="1984" w:type="dxa"/>
          </w:tcPr>
          <w:p w14:paraId="41C92F5E" w14:textId="77777777" w:rsidR="00B0607D" w:rsidRPr="006F54B2" w:rsidRDefault="00B0607D" w:rsidP="002604B1">
            <w:pPr>
              <w:spacing w:line="0" w:lineRule="atLeast"/>
              <w:rPr>
                <w:ins w:id="151" w:author="謝昀蓁-數位支付部-永豐銀行" w:date="2022-03-30T13:39:00Z"/>
                <w:rFonts w:ascii="Century Gothic" w:eastAsia="微軟正黑體" w:hAnsi="Century Gothic"/>
                <w:sz w:val="22"/>
              </w:rPr>
            </w:pPr>
            <w:ins w:id="152" w:author="謝昀蓁-數位支付部-永豐銀行" w:date="2022-03-30T13:39:00Z">
              <w:r>
                <w:rPr>
                  <w:rFonts w:ascii="微軟正黑體" w:eastAsia="微軟正黑體" w:hAnsi="微軟正黑體" w:hint="eastAsia"/>
                  <w:sz w:val="22"/>
                  <w:szCs w:val="22"/>
                </w:rPr>
                <w:t>信用卡消費推播</w:t>
              </w:r>
            </w:ins>
          </w:p>
        </w:tc>
        <w:tc>
          <w:tcPr>
            <w:tcW w:w="1134" w:type="dxa"/>
          </w:tcPr>
          <w:p w14:paraId="5E2B0F93" w14:textId="77777777" w:rsidR="00B0607D" w:rsidRPr="006F54B2" w:rsidRDefault="00B0607D" w:rsidP="002604B1">
            <w:pPr>
              <w:spacing w:line="0" w:lineRule="atLeast"/>
              <w:rPr>
                <w:ins w:id="153" w:author="謝昀蓁-數位支付部-永豐銀行" w:date="2022-03-30T13:39:00Z"/>
                <w:rFonts w:ascii="Century Gothic" w:eastAsia="微軟正黑體" w:hAnsi="Century Gothic"/>
                <w:sz w:val="22"/>
              </w:rPr>
            </w:pPr>
            <w:proofErr w:type="gramStart"/>
            <w:ins w:id="154" w:author="謝昀蓁-數位支付部-永豐銀行" w:date="2022-03-30T13:39:00Z">
              <w:r>
                <w:rPr>
                  <w:rFonts w:ascii="微軟正黑體" w:eastAsia="微軟正黑體" w:hAnsi="微軟正黑體" w:hint="eastAsia"/>
                  <w:sz w:val="22"/>
                  <w:szCs w:val="22"/>
                </w:rPr>
                <w:t>網銀會員</w:t>
              </w:r>
              <w:proofErr w:type="gramEnd"/>
            </w:ins>
          </w:p>
        </w:tc>
        <w:tc>
          <w:tcPr>
            <w:tcW w:w="3827" w:type="dxa"/>
          </w:tcPr>
          <w:p w14:paraId="35015FDB" w14:textId="77777777" w:rsidR="00B0607D" w:rsidRPr="006F54B2" w:rsidRDefault="00B0607D" w:rsidP="002604B1">
            <w:pPr>
              <w:spacing w:line="0" w:lineRule="atLeast"/>
              <w:rPr>
                <w:ins w:id="155" w:author="謝昀蓁-數位支付部-永豐銀行" w:date="2022-03-30T13:39:00Z"/>
                <w:rFonts w:ascii="Century Gothic" w:eastAsia="微軟正黑體" w:hAnsi="Century Gothic"/>
                <w:sz w:val="22"/>
              </w:rPr>
            </w:pPr>
            <w:ins w:id="156" w:author="謝昀蓁-數位支付部-永豐銀行" w:date="2022-03-30T13:39:00Z">
              <w:r>
                <w:rPr>
                  <w:rFonts w:ascii="微軟正黑體" w:eastAsia="微軟正黑體" w:hAnsi="微軟正黑體" w:hint="eastAsia"/>
                  <w:sz w:val="22"/>
                  <w:szCs w:val="22"/>
                </w:rPr>
                <w:t>(依照現行消費推播內容發送)</w:t>
              </w:r>
            </w:ins>
          </w:p>
        </w:tc>
        <w:tc>
          <w:tcPr>
            <w:tcW w:w="2110" w:type="dxa"/>
          </w:tcPr>
          <w:p w14:paraId="10C72C27" w14:textId="77777777" w:rsidR="00B0607D" w:rsidRPr="006F54B2" w:rsidRDefault="00B0607D" w:rsidP="002604B1">
            <w:pPr>
              <w:spacing w:line="0" w:lineRule="atLeast"/>
              <w:rPr>
                <w:ins w:id="157" w:author="謝昀蓁-數位支付部-永豐銀行" w:date="2022-03-30T13:39:00Z"/>
                <w:rFonts w:ascii="Century Gothic" w:eastAsia="微軟正黑體" w:hAnsi="Century Gothic"/>
                <w:sz w:val="22"/>
              </w:rPr>
            </w:pPr>
            <w:ins w:id="158" w:author="謝昀蓁-數位支付部-永豐銀行" w:date="2022-03-30T13:39:00Z">
              <w:r>
                <w:rPr>
                  <w:rFonts w:ascii="微軟正黑體" w:eastAsia="微軟正黑體" w:hAnsi="微軟正黑體" w:hint="eastAsia"/>
                  <w:sz w:val="22"/>
                  <w:szCs w:val="22"/>
                </w:rPr>
                <w:t>交易紀錄頁</w:t>
              </w:r>
              <w:r>
                <w:rPr>
                  <w:rFonts w:ascii="Century Gothic" w:hAnsi="Century Gothic"/>
                  <w:sz w:val="22"/>
                  <w:szCs w:val="22"/>
                </w:rPr>
                <w:t>_</w:t>
              </w:r>
              <w:r>
                <w:rPr>
                  <w:rFonts w:ascii="微軟正黑體" w:eastAsia="微軟正黑體" w:hAnsi="微軟正黑體" w:hint="eastAsia"/>
                  <w:sz w:val="22"/>
                  <w:szCs w:val="22"/>
                </w:rPr>
                <w:t>信用卡</w:t>
              </w:r>
            </w:ins>
          </w:p>
        </w:tc>
      </w:tr>
      <w:tr w:rsidR="00B0607D" w:rsidRPr="006F54B2" w14:paraId="2B0814A4" w14:textId="77777777" w:rsidTr="002604B1">
        <w:trPr>
          <w:ins w:id="159" w:author="謝昀蓁-數位支付部-永豐銀行" w:date="2022-03-30T13:39:00Z"/>
        </w:trPr>
        <w:tc>
          <w:tcPr>
            <w:tcW w:w="988" w:type="dxa"/>
          </w:tcPr>
          <w:p w14:paraId="3F52E03E" w14:textId="77777777" w:rsidR="00B0607D" w:rsidRPr="006F54B2" w:rsidRDefault="00B0607D" w:rsidP="002604B1">
            <w:pPr>
              <w:spacing w:line="0" w:lineRule="atLeast"/>
              <w:rPr>
                <w:ins w:id="160" w:author="謝昀蓁-數位支付部-永豐銀行" w:date="2022-03-30T13:39:00Z"/>
                <w:rFonts w:ascii="Century Gothic" w:eastAsia="微軟正黑體" w:hAnsi="Century Gothic"/>
                <w:sz w:val="22"/>
              </w:rPr>
            </w:pPr>
            <w:ins w:id="161" w:author="謝昀蓁-數位支付部-永豐銀行" w:date="2022-03-30T13:39:00Z">
              <w:r>
                <w:rPr>
                  <w:rFonts w:ascii="微軟正黑體" w:eastAsia="微軟正黑體" w:hAnsi="微軟正黑體" w:hint="eastAsia"/>
                  <w:sz w:val="22"/>
                  <w:szCs w:val="22"/>
                </w:rPr>
                <w:t>信用卡</w:t>
              </w:r>
            </w:ins>
          </w:p>
        </w:tc>
        <w:tc>
          <w:tcPr>
            <w:tcW w:w="1984" w:type="dxa"/>
          </w:tcPr>
          <w:p w14:paraId="69716D82" w14:textId="77777777" w:rsidR="00B0607D" w:rsidRDefault="00B0607D" w:rsidP="002604B1">
            <w:pPr>
              <w:spacing w:line="0" w:lineRule="atLeast"/>
              <w:rPr>
                <w:ins w:id="162" w:author="謝昀蓁-數位支付部-永豐銀行" w:date="2022-03-30T13:39:00Z"/>
                <w:rFonts w:ascii="微軟正黑體" w:eastAsia="微軟正黑體" w:hAnsi="微軟正黑體"/>
                <w:sz w:val="22"/>
                <w:szCs w:val="22"/>
              </w:rPr>
            </w:pPr>
            <w:ins w:id="163" w:author="謝昀蓁-數位支付部-永豐銀行" w:date="2022-03-30T13:39:00Z">
              <w:r>
                <w:rPr>
                  <w:rFonts w:ascii="微軟正黑體" w:eastAsia="微軟正黑體" w:hAnsi="微軟正黑體" w:hint="eastAsia"/>
                  <w:sz w:val="22"/>
                  <w:szCs w:val="22"/>
                </w:rPr>
                <w:t>核卡推播</w:t>
              </w:r>
            </w:ins>
          </w:p>
          <w:p w14:paraId="3F82FCE7" w14:textId="77777777" w:rsidR="00B0607D" w:rsidRPr="006F54B2" w:rsidRDefault="00B0607D" w:rsidP="002604B1">
            <w:pPr>
              <w:spacing w:line="0" w:lineRule="atLeast"/>
              <w:rPr>
                <w:ins w:id="164" w:author="謝昀蓁-數位支付部-永豐銀行" w:date="2022-03-30T13:39:00Z"/>
                <w:rFonts w:ascii="Century Gothic" w:eastAsia="微軟正黑體" w:hAnsi="Century Gothic"/>
                <w:sz w:val="22"/>
              </w:rPr>
            </w:pPr>
            <w:ins w:id="165" w:author="謝昀蓁-數位支付部-永豐銀行" w:date="2022-03-30T13:39:00Z">
              <w:r>
                <w:rPr>
                  <w:rFonts w:ascii="微軟正黑體" w:eastAsia="微軟正黑體" w:hAnsi="微軟正黑體" w:hint="eastAsia"/>
                  <w:sz w:val="22"/>
                  <w:szCs w:val="22"/>
                </w:rPr>
                <w:t>(有發送簡訊才會同部發送推播)</w:t>
              </w:r>
            </w:ins>
          </w:p>
        </w:tc>
        <w:tc>
          <w:tcPr>
            <w:tcW w:w="1134" w:type="dxa"/>
          </w:tcPr>
          <w:p w14:paraId="1F2CFA3E" w14:textId="77777777" w:rsidR="00B0607D" w:rsidRPr="006F54B2" w:rsidRDefault="00B0607D" w:rsidP="002604B1">
            <w:pPr>
              <w:spacing w:line="0" w:lineRule="atLeast"/>
              <w:rPr>
                <w:ins w:id="166" w:author="謝昀蓁-數位支付部-永豐銀行" w:date="2022-03-30T13:39:00Z"/>
                <w:rFonts w:ascii="Century Gothic" w:eastAsia="微軟正黑體" w:hAnsi="Century Gothic"/>
                <w:sz w:val="22"/>
              </w:rPr>
            </w:pPr>
            <w:proofErr w:type="gramStart"/>
            <w:ins w:id="167" w:author="謝昀蓁-數位支付部-永豐銀行" w:date="2022-03-30T13:39:00Z">
              <w:r>
                <w:rPr>
                  <w:rFonts w:ascii="微軟正黑體" w:eastAsia="微軟正黑體" w:hAnsi="微軟正黑體" w:hint="eastAsia"/>
                  <w:sz w:val="22"/>
                  <w:szCs w:val="22"/>
                </w:rPr>
                <w:t>網銀會員</w:t>
              </w:r>
              <w:proofErr w:type="gramEnd"/>
            </w:ins>
          </w:p>
        </w:tc>
        <w:tc>
          <w:tcPr>
            <w:tcW w:w="3827" w:type="dxa"/>
          </w:tcPr>
          <w:p w14:paraId="1B88EB93" w14:textId="77777777" w:rsidR="00B0607D" w:rsidRPr="006F54B2" w:rsidRDefault="00B0607D" w:rsidP="002604B1">
            <w:pPr>
              <w:spacing w:line="0" w:lineRule="atLeast"/>
              <w:rPr>
                <w:ins w:id="168" w:author="謝昀蓁-數位支付部-永豐銀行" w:date="2022-03-30T13:39:00Z"/>
                <w:rFonts w:ascii="Century Gothic" w:eastAsia="微軟正黑體" w:hAnsi="Century Gothic"/>
                <w:sz w:val="22"/>
              </w:rPr>
            </w:pPr>
            <w:ins w:id="169" w:author="謝昀蓁-數位支付部-永豐銀行" w:date="2022-03-30T13:39:00Z">
              <w:r>
                <w:rPr>
                  <w:rFonts w:ascii="微軟正黑體" w:eastAsia="微軟正黑體" w:hAnsi="微軟正黑體" w:hint="eastAsia"/>
                  <w:sz w:val="22"/>
                  <w:szCs w:val="22"/>
                </w:rPr>
                <w:t>永豐貴賓您好，您的信用卡已核發，收到卡片後立即點我開卡</w:t>
              </w:r>
              <w:r>
                <w:rPr>
                  <w:rFonts w:ascii="Century Gothic" w:hAnsi="Century Gothic"/>
                  <w:sz w:val="22"/>
                  <w:szCs w:val="22"/>
                </w:rPr>
                <w:t>!</w:t>
              </w:r>
            </w:ins>
          </w:p>
        </w:tc>
        <w:tc>
          <w:tcPr>
            <w:tcW w:w="2110" w:type="dxa"/>
          </w:tcPr>
          <w:p w14:paraId="6EC23214" w14:textId="77777777" w:rsidR="00B0607D" w:rsidRPr="006F54B2" w:rsidRDefault="00B0607D" w:rsidP="002604B1">
            <w:pPr>
              <w:spacing w:line="0" w:lineRule="atLeast"/>
              <w:rPr>
                <w:ins w:id="170" w:author="謝昀蓁-數位支付部-永豐銀行" w:date="2022-03-30T13:39:00Z"/>
                <w:rFonts w:ascii="Century Gothic" w:eastAsia="微軟正黑體" w:hAnsi="Century Gothic"/>
                <w:sz w:val="22"/>
              </w:rPr>
            </w:pPr>
            <w:ins w:id="171" w:author="謝昀蓁-數位支付部-永豐銀行" w:date="2022-03-30T13:39:00Z">
              <w:r>
                <w:rPr>
                  <w:rFonts w:ascii="微軟正黑體" w:eastAsia="微軟正黑體" w:hAnsi="微軟正黑體" w:hint="eastAsia"/>
                  <w:sz w:val="22"/>
                  <w:szCs w:val="22"/>
                </w:rPr>
                <w:t>信用卡管理頁</w:t>
              </w:r>
            </w:ins>
          </w:p>
        </w:tc>
      </w:tr>
      <w:tr w:rsidR="00B0607D" w:rsidRPr="006F54B2" w14:paraId="527693C8" w14:textId="77777777" w:rsidTr="002604B1">
        <w:trPr>
          <w:ins w:id="172" w:author="謝昀蓁-數位支付部-永豐銀行" w:date="2022-03-30T13:39:00Z"/>
        </w:trPr>
        <w:tc>
          <w:tcPr>
            <w:tcW w:w="988" w:type="dxa"/>
          </w:tcPr>
          <w:p w14:paraId="700C964A" w14:textId="77777777" w:rsidR="00B0607D" w:rsidRPr="006F54B2" w:rsidRDefault="00B0607D" w:rsidP="002604B1">
            <w:pPr>
              <w:spacing w:line="0" w:lineRule="atLeast"/>
              <w:rPr>
                <w:ins w:id="173" w:author="謝昀蓁-數位支付部-永豐銀行" w:date="2022-03-30T13:39:00Z"/>
                <w:rFonts w:ascii="Century Gothic" w:eastAsia="微軟正黑體" w:hAnsi="Century Gothic"/>
                <w:sz w:val="22"/>
              </w:rPr>
            </w:pPr>
            <w:ins w:id="174" w:author="謝昀蓁-數位支付部-永豐銀行" w:date="2022-03-30T13:39:00Z">
              <w:r>
                <w:rPr>
                  <w:rFonts w:ascii="微軟正黑體" w:eastAsia="微軟正黑體" w:hAnsi="微軟正黑體" w:hint="eastAsia"/>
                  <w:sz w:val="22"/>
                  <w:szCs w:val="22"/>
                </w:rPr>
                <w:t>信用卡</w:t>
              </w:r>
            </w:ins>
          </w:p>
        </w:tc>
        <w:tc>
          <w:tcPr>
            <w:tcW w:w="1984" w:type="dxa"/>
          </w:tcPr>
          <w:p w14:paraId="2DEE965C" w14:textId="77777777" w:rsidR="00B0607D" w:rsidRPr="006F54B2" w:rsidRDefault="00B0607D" w:rsidP="002604B1">
            <w:pPr>
              <w:spacing w:line="0" w:lineRule="atLeast"/>
              <w:rPr>
                <w:ins w:id="175" w:author="謝昀蓁-數位支付部-永豐銀行" w:date="2022-03-30T13:39:00Z"/>
                <w:rFonts w:ascii="Century Gothic" w:eastAsia="微軟正黑體" w:hAnsi="Century Gothic"/>
                <w:sz w:val="22"/>
              </w:rPr>
            </w:pPr>
            <w:ins w:id="176" w:author="謝昀蓁-數位支付部-永豐銀行" w:date="2022-03-30T13:39:00Z">
              <w:r>
                <w:rPr>
                  <w:rFonts w:ascii="微軟正黑體" w:eastAsia="微軟正黑體" w:hAnsi="微軟正黑體" w:hint="eastAsia"/>
                  <w:sz w:val="22"/>
                  <w:szCs w:val="22"/>
                </w:rPr>
                <w:t>繳款</w:t>
              </w:r>
              <w:proofErr w:type="gramStart"/>
              <w:r>
                <w:rPr>
                  <w:rFonts w:ascii="微軟正黑體" w:eastAsia="微軟正黑體" w:hAnsi="微軟正黑體" w:hint="eastAsia"/>
                  <w:sz w:val="22"/>
                  <w:szCs w:val="22"/>
                </w:rPr>
                <w:t>入帳</w:t>
              </w:r>
              <w:proofErr w:type="gramEnd"/>
              <w:r>
                <w:rPr>
                  <w:rFonts w:ascii="微軟正黑體" w:eastAsia="微軟正黑體" w:hAnsi="微軟正黑體" w:hint="eastAsia"/>
                  <w:sz w:val="22"/>
                  <w:szCs w:val="22"/>
                </w:rPr>
                <w:t>推播</w:t>
              </w:r>
            </w:ins>
          </w:p>
        </w:tc>
        <w:tc>
          <w:tcPr>
            <w:tcW w:w="1134" w:type="dxa"/>
          </w:tcPr>
          <w:p w14:paraId="350B1C77" w14:textId="77777777" w:rsidR="00B0607D" w:rsidRPr="006F54B2" w:rsidRDefault="00B0607D" w:rsidP="002604B1">
            <w:pPr>
              <w:spacing w:line="0" w:lineRule="atLeast"/>
              <w:rPr>
                <w:ins w:id="177" w:author="謝昀蓁-數位支付部-永豐銀行" w:date="2022-03-30T13:39:00Z"/>
                <w:rFonts w:ascii="Century Gothic" w:eastAsia="微軟正黑體" w:hAnsi="Century Gothic"/>
                <w:sz w:val="22"/>
              </w:rPr>
            </w:pPr>
            <w:proofErr w:type="gramStart"/>
            <w:ins w:id="178" w:author="謝昀蓁-數位支付部-永豐銀行" w:date="2022-03-30T13:39:00Z">
              <w:r>
                <w:rPr>
                  <w:rFonts w:ascii="微軟正黑體" w:eastAsia="微軟正黑體" w:hAnsi="微軟正黑體" w:hint="eastAsia"/>
                  <w:sz w:val="22"/>
                  <w:szCs w:val="22"/>
                </w:rPr>
                <w:t>網銀會員</w:t>
              </w:r>
              <w:proofErr w:type="gramEnd"/>
            </w:ins>
          </w:p>
        </w:tc>
        <w:tc>
          <w:tcPr>
            <w:tcW w:w="3827" w:type="dxa"/>
          </w:tcPr>
          <w:p w14:paraId="064FE14B" w14:textId="77777777" w:rsidR="00B0607D" w:rsidRDefault="00B0607D" w:rsidP="002604B1">
            <w:pPr>
              <w:spacing w:line="0" w:lineRule="atLeast"/>
              <w:rPr>
                <w:ins w:id="179" w:author="謝昀蓁-數位支付部-永豐銀行" w:date="2022-03-30T13:39:00Z"/>
                <w:rFonts w:ascii="Century Gothic" w:hAnsi="Century Gothic"/>
                <w:sz w:val="22"/>
                <w:szCs w:val="22"/>
              </w:rPr>
            </w:pPr>
            <w:ins w:id="180" w:author="謝昀蓁-數位支付部-永豐銀行" w:date="2022-03-30T13:39:00Z">
              <w:r>
                <w:rPr>
                  <w:rFonts w:ascii="微軟正黑體" w:eastAsia="微軟正黑體" w:hAnsi="微軟正黑體" w:hint="eastAsia"/>
                  <w:sz w:val="22"/>
                  <w:szCs w:val="22"/>
                </w:rPr>
                <w:t>永豐貴賓您好，本行已收到您永豐銀行信用卡</w:t>
              </w:r>
              <w:r>
                <w:rPr>
                  <w:rFonts w:ascii="Century Gothic" w:hAnsi="Century Gothic"/>
                  <w:sz w:val="22"/>
                  <w:szCs w:val="22"/>
                </w:rPr>
                <w:t xml:space="preserve"> 2021/09/17 </w:t>
              </w:r>
              <w:r>
                <w:rPr>
                  <w:rFonts w:ascii="微軟正黑體" w:eastAsia="微軟正黑體" w:hAnsi="微軟正黑體" w:hint="eastAsia"/>
                  <w:sz w:val="22"/>
                  <w:szCs w:val="22"/>
                </w:rPr>
                <w:t>【永豐自扣】台幣繳款</w:t>
              </w:r>
              <w:r>
                <w:rPr>
                  <w:rFonts w:ascii="Century Gothic" w:hAnsi="Century Gothic"/>
                  <w:sz w:val="22"/>
                  <w:szCs w:val="22"/>
                </w:rPr>
                <w:t xml:space="preserve">11,541 </w:t>
              </w:r>
              <w:r>
                <w:rPr>
                  <w:rFonts w:ascii="微軟正黑體" w:eastAsia="微軟正黑體" w:hAnsi="微軟正黑體" w:hint="eastAsia"/>
                  <w:sz w:val="22"/>
                  <w:szCs w:val="22"/>
                </w:rPr>
                <w:t>元。</w:t>
              </w:r>
            </w:ins>
          </w:p>
          <w:p w14:paraId="4182A87A" w14:textId="77777777" w:rsidR="00B0607D" w:rsidRPr="006F54B2" w:rsidRDefault="00B0607D" w:rsidP="002604B1">
            <w:pPr>
              <w:spacing w:line="0" w:lineRule="atLeast"/>
              <w:rPr>
                <w:ins w:id="181" w:author="謝昀蓁-數位支付部-永豐銀行" w:date="2022-03-30T13:39:00Z"/>
                <w:rFonts w:ascii="Century Gothic" w:eastAsia="微軟正黑體" w:hAnsi="Century Gothic"/>
                <w:sz w:val="22"/>
              </w:rPr>
            </w:pPr>
            <w:ins w:id="182" w:author="謝昀蓁-數位支付部-永豐銀行" w:date="2022-03-30T13:39:00Z">
              <w:r>
                <w:rPr>
                  <w:rFonts w:ascii="微軟正黑體" w:eastAsia="微軟正黑體" w:hAnsi="微軟正黑體" w:hint="eastAsia"/>
                  <w:sz w:val="22"/>
                  <w:szCs w:val="22"/>
                </w:rPr>
                <w:t>謹慎理財信用至上循環利率</w:t>
              </w:r>
              <w:r>
                <w:rPr>
                  <w:rFonts w:ascii="Century Gothic" w:hAnsi="Century Gothic"/>
                  <w:sz w:val="22"/>
                  <w:szCs w:val="22"/>
                </w:rPr>
                <w:t>{</w:t>
              </w:r>
              <w:r>
                <w:rPr>
                  <w:rFonts w:ascii="微軟正黑體" w:eastAsia="微軟正黑體" w:hAnsi="微軟正黑體" w:hint="eastAsia"/>
                  <w:sz w:val="22"/>
                  <w:szCs w:val="22"/>
                </w:rPr>
                <w:t>利率</w:t>
              </w:r>
              <w:r>
                <w:rPr>
                  <w:rFonts w:ascii="Century Gothic" w:hAnsi="Century Gothic"/>
                  <w:sz w:val="22"/>
                  <w:szCs w:val="22"/>
                </w:rPr>
                <w:t>}</w:t>
              </w:r>
            </w:ins>
          </w:p>
        </w:tc>
        <w:tc>
          <w:tcPr>
            <w:tcW w:w="2110" w:type="dxa"/>
          </w:tcPr>
          <w:p w14:paraId="4C862CEE" w14:textId="77777777" w:rsidR="00B0607D" w:rsidRPr="006F54B2" w:rsidRDefault="00B0607D" w:rsidP="002604B1">
            <w:pPr>
              <w:spacing w:line="0" w:lineRule="atLeast"/>
              <w:rPr>
                <w:ins w:id="183" w:author="謝昀蓁-數位支付部-永豐銀行" w:date="2022-03-30T13:39:00Z"/>
                <w:rFonts w:ascii="Century Gothic" w:eastAsia="微軟正黑體" w:hAnsi="Century Gothic"/>
                <w:sz w:val="22"/>
              </w:rPr>
            </w:pPr>
            <w:ins w:id="184" w:author="謝昀蓁-數位支付部-永豐銀行" w:date="2022-03-30T13:39:00Z">
              <w:r>
                <w:rPr>
                  <w:rFonts w:ascii="微軟正黑體" w:eastAsia="微軟正黑體" w:hAnsi="微軟正黑體" w:hint="eastAsia"/>
                  <w:sz w:val="22"/>
                  <w:szCs w:val="22"/>
                </w:rPr>
                <w:t>交易紀錄頁</w:t>
              </w:r>
              <w:r>
                <w:rPr>
                  <w:rFonts w:ascii="Century Gothic" w:hAnsi="Century Gothic"/>
                  <w:sz w:val="22"/>
                  <w:szCs w:val="22"/>
                </w:rPr>
                <w:t>_</w:t>
              </w:r>
              <w:r>
                <w:rPr>
                  <w:rFonts w:ascii="微軟正黑體" w:eastAsia="微軟正黑體" w:hAnsi="微軟正黑體" w:hint="eastAsia"/>
                  <w:sz w:val="22"/>
                  <w:szCs w:val="22"/>
                </w:rPr>
                <w:t>信用卡</w:t>
              </w:r>
            </w:ins>
          </w:p>
        </w:tc>
      </w:tr>
    </w:tbl>
    <w:p w14:paraId="2A103A05" w14:textId="77777777" w:rsidR="00B0607D" w:rsidRDefault="00B0607D" w:rsidP="00B0607D">
      <w:pPr>
        <w:spacing w:line="0" w:lineRule="atLeast"/>
        <w:outlineLvl w:val="2"/>
        <w:rPr>
          <w:ins w:id="185" w:author="謝昀蓁-數位支付部-永豐銀行" w:date="2022-03-30T13:39:00Z"/>
          <w:rFonts w:ascii="Century Gothic" w:eastAsia="微軟正黑體" w:hAnsi="Century Gothic"/>
          <w:b/>
          <w:sz w:val="22"/>
        </w:rPr>
      </w:pPr>
    </w:p>
    <w:p w14:paraId="4B8EADE7" w14:textId="77777777" w:rsidR="00B0607D" w:rsidRPr="00793D61" w:rsidRDefault="00B0607D" w:rsidP="00B0607D">
      <w:pPr>
        <w:pStyle w:val="af5"/>
        <w:numPr>
          <w:ilvl w:val="0"/>
          <w:numId w:val="203"/>
        </w:numPr>
        <w:spacing w:line="0" w:lineRule="atLeast"/>
        <w:ind w:leftChars="0"/>
        <w:rPr>
          <w:ins w:id="186" w:author="謝昀蓁-數位支付部-永豐銀行" w:date="2022-03-30T13:39:00Z"/>
          <w:rFonts w:ascii="Century Gothic" w:eastAsia="微軟正黑體" w:hAnsi="Century Gothic"/>
          <w:sz w:val="22"/>
        </w:rPr>
      </w:pPr>
      <w:ins w:id="187" w:author="謝昀蓁-數位支付部-永豐銀行" w:date="2022-03-30T13:39:00Z">
        <w:r w:rsidRPr="00793D61">
          <w:rPr>
            <w:rFonts w:ascii="Century Gothic" w:eastAsia="微軟正黑體" w:hAnsi="Century Gothic" w:hint="eastAsia"/>
            <w:sz w:val="22"/>
          </w:rPr>
          <w:t>推播注意事項</w:t>
        </w:r>
      </w:ins>
    </w:p>
    <w:p w14:paraId="3BB259D3" w14:textId="77777777" w:rsidR="00B0607D" w:rsidRDefault="00B0607D" w:rsidP="00B0607D">
      <w:pPr>
        <w:spacing w:line="0" w:lineRule="atLeast"/>
        <w:rPr>
          <w:ins w:id="188" w:author="謝昀蓁-數位支付部-永豐銀行" w:date="2022-03-30T13:39:00Z"/>
          <w:rFonts w:ascii="Century Gothic" w:eastAsia="微軟正黑體" w:hAnsi="Century Gothic"/>
          <w:bCs/>
          <w:sz w:val="22"/>
        </w:rPr>
      </w:pPr>
      <w:ins w:id="189" w:author="謝昀蓁-數位支付部-永豐銀行" w:date="2022-03-30T13:39:00Z">
        <w:r>
          <w:rPr>
            <w:rFonts w:ascii="Century Gothic" w:eastAsia="微軟正黑體" w:hAnsi="Century Gothic" w:hint="eastAsia"/>
            <w:bCs/>
            <w:sz w:val="22"/>
          </w:rPr>
          <w:t>內容：</w:t>
        </w:r>
      </w:ins>
    </w:p>
    <w:p w14:paraId="442CC480" w14:textId="77777777" w:rsidR="00B0607D" w:rsidRPr="00580A5E" w:rsidRDefault="00B0607D" w:rsidP="00B0607D">
      <w:pPr>
        <w:spacing w:line="0" w:lineRule="atLeast"/>
        <w:rPr>
          <w:ins w:id="190" w:author="謝昀蓁-數位支付部-永豐銀行" w:date="2022-03-30T13:39:00Z"/>
          <w:rFonts w:ascii="Century Gothic" w:eastAsia="微軟正黑體" w:hAnsi="Century Gothic"/>
          <w:bCs/>
          <w:sz w:val="22"/>
        </w:rPr>
      </w:pPr>
      <w:ins w:id="191" w:author="謝昀蓁-數位支付部-永豐銀行" w:date="2022-03-30T13:39:00Z">
        <w:r w:rsidRPr="00580A5E">
          <w:rPr>
            <w:rFonts w:ascii="Century Gothic" w:eastAsia="微軟正黑體" w:hAnsi="Century Gothic" w:hint="eastAsia"/>
            <w:bCs/>
            <w:sz w:val="22"/>
          </w:rPr>
          <w:t xml:space="preserve">1. </w:t>
        </w:r>
        <w:r w:rsidRPr="00580A5E">
          <w:rPr>
            <w:rFonts w:ascii="Century Gothic" w:eastAsia="微軟正黑體" w:hAnsi="Century Gothic" w:hint="eastAsia"/>
            <w:bCs/>
            <w:sz w:val="22"/>
          </w:rPr>
          <w:t>「推播通知服務」</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以下簡稱本服務</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提供「</w:t>
        </w:r>
        <w:r>
          <w:rPr>
            <w:rFonts w:ascii="Century Gothic" w:eastAsia="微軟正黑體" w:hAnsi="Century Gothic" w:hint="eastAsia"/>
            <w:bCs/>
            <w:sz w:val="22"/>
          </w:rPr>
          <w:t>永豐網路銀行會員</w:t>
        </w:r>
        <w:r>
          <w:rPr>
            <w:rFonts w:ascii="Century Gothic" w:eastAsia="微軟正黑體" w:hAnsi="Century Gothic" w:hint="eastAsia"/>
            <w:bCs/>
            <w:sz w:val="22"/>
          </w:rPr>
          <w:t>(M</w:t>
        </w:r>
        <w:r>
          <w:rPr>
            <w:rFonts w:ascii="Century Gothic" w:eastAsia="微軟正黑體" w:hAnsi="Century Gothic"/>
            <w:bCs/>
            <w:sz w:val="22"/>
          </w:rPr>
          <w:t>MA</w:t>
        </w:r>
        <w:r>
          <w:rPr>
            <w:rFonts w:ascii="Century Gothic" w:eastAsia="微軟正黑體" w:hAnsi="Century Gothic" w:hint="eastAsia"/>
            <w:bCs/>
            <w:sz w:val="22"/>
          </w:rPr>
          <w:t>金融交易網會員</w:t>
        </w:r>
        <w:r>
          <w:rPr>
            <w:rFonts w:ascii="Century Gothic" w:eastAsia="微軟正黑體" w:hAnsi="Century Gothic" w:hint="eastAsia"/>
            <w:bCs/>
            <w:sz w:val="22"/>
          </w:rPr>
          <w:t>)</w:t>
        </w:r>
        <w:r w:rsidRPr="00580A5E">
          <w:rPr>
            <w:rFonts w:ascii="Century Gothic" w:eastAsia="微軟正黑體" w:hAnsi="Century Gothic" w:hint="eastAsia"/>
            <w:bCs/>
            <w:sz w:val="22"/>
          </w:rPr>
          <w:t>」及「</w:t>
        </w:r>
        <w:r>
          <w:rPr>
            <w:rFonts w:ascii="Century Gothic" w:eastAsia="微軟正黑體" w:hAnsi="Century Gothic" w:hint="eastAsia"/>
            <w:bCs/>
            <w:sz w:val="22"/>
          </w:rPr>
          <w:t>大</w:t>
        </w:r>
        <w:proofErr w:type="gramStart"/>
        <w:r>
          <w:rPr>
            <w:rFonts w:ascii="Century Gothic" w:eastAsia="微軟正黑體" w:hAnsi="Century Gothic" w:hint="eastAsia"/>
            <w:bCs/>
            <w:sz w:val="22"/>
          </w:rPr>
          <w:t>咖</w:t>
        </w:r>
        <w:proofErr w:type="gramEnd"/>
        <w:r>
          <w:rPr>
            <w:rFonts w:ascii="Century Gothic" w:eastAsia="微軟正黑體" w:hAnsi="Century Gothic" w:hint="eastAsia"/>
            <w:bCs/>
            <w:sz w:val="22"/>
          </w:rPr>
          <w:t>體驗會員</w:t>
        </w:r>
        <w:r w:rsidRPr="00580A5E">
          <w:rPr>
            <w:rFonts w:ascii="Century Gothic" w:eastAsia="微軟正黑體" w:hAnsi="Century Gothic" w:hint="eastAsia"/>
            <w:bCs/>
            <w:sz w:val="22"/>
          </w:rPr>
          <w:t>」免費使用。</w:t>
        </w:r>
      </w:ins>
    </w:p>
    <w:p w14:paraId="047B3BF8" w14:textId="77777777" w:rsidR="00B0607D" w:rsidRPr="00580A5E" w:rsidRDefault="00B0607D" w:rsidP="00B0607D">
      <w:pPr>
        <w:spacing w:line="0" w:lineRule="atLeast"/>
        <w:rPr>
          <w:ins w:id="192" w:author="謝昀蓁-數位支付部-永豐銀行" w:date="2022-03-30T13:39:00Z"/>
          <w:rFonts w:ascii="Century Gothic" w:eastAsia="微軟正黑體" w:hAnsi="Century Gothic"/>
          <w:bCs/>
          <w:sz w:val="22"/>
        </w:rPr>
      </w:pPr>
      <w:ins w:id="193" w:author="謝昀蓁-數位支付部-永豐銀行" w:date="2022-03-30T13:39:00Z">
        <w:r w:rsidRPr="00580A5E">
          <w:rPr>
            <w:rFonts w:ascii="Century Gothic" w:eastAsia="微軟正黑體" w:hAnsi="Century Gothic" w:hint="eastAsia"/>
            <w:bCs/>
            <w:sz w:val="22"/>
          </w:rPr>
          <w:t xml:space="preserve">2. </w:t>
        </w:r>
        <w:r w:rsidRPr="00580A5E">
          <w:rPr>
            <w:rFonts w:ascii="Century Gothic" w:eastAsia="微軟正黑體" w:hAnsi="Century Gothic" w:hint="eastAsia"/>
            <w:bCs/>
            <w:sz w:val="22"/>
          </w:rPr>
          <w:t>當您登入使用此裝置時將視為您已經同意「啟用」您的推播通知服務，如欲停止推播通知，請自行於</w:t>
        </w:r>
        <w:r w:rsidRPr="00150A4A">
          <w:rPr>
            <w:rFonts w:ascii="Century Gothic" w:eastAsia="微軟正黑體" w:hAnsi="Century Gothic" w:hint="eastAsia"/>
            <w:bCs/>
            <w:sz w:val="22"/>
          </w:rPr>
          <w:t>更多</w:t>
        </w:r>
        <w:r w:rsidRPr="00150A4A">
          <w:rPr>
            <w:rFonts w:ascii="Century Gothic" w:eastAsia="微軟正黑體" w:hAnsi="Century Gothic" w:hint="eastAsia"/>
            <w:bCs/>
            <w:sz w:val="22"/>
          </w:rPr>
          <w:t>&gt;</w:t>
        </w:r>
        <w:r w:rsidRPr="00150A4A">
          <w:rPr>
            <w:rFonts w:ascii="Century Gothic" w:eastAsia="微軟正黑體" w:hAnsi="Century Gothic" w:hint="eastAsia"/>
            <w:bCs/>
            <w:sz w:val="22"/>
          </w:rPr>
          <w:t>設定</w:t>
        </w:r>
        <w:r w:rsidRPr="00150A4A">
          <w:rPr>
            <w:rFonts w:ascii="Century Gothic" w:eastAsia="微軟正黑體" w:hAnsi="Century Gothic" w:hint="eastAsia"/>
            <w:bCs/>
            <w:sz w:val="22"/>
          </w:rPr>
          <w:t>&gt;</w:t>
        </w:r>
        <w:r w:rsidRPr="00150A4A">
          <w:rPr>
            <w:rFonts w:ascii="Century Gothic" w:eastAsia="微軟正黑體" w:hAnsi="Century Gothic" w:hint="eastAsia"/>
            <w:bCs/>
            <w:sz w:val="22"/>
          </w:rPr>
          <w:t>推播訊息</w:t>
        </w:r>
        <w:r w:rsidRPr="00150A4A">
          <w:rPr>
            <w:rFonts w:ascii="Century Gothic" w:eastAsia="微軟正黑體" w:hAnsi="Century Gothic" w:hint="eastAsia"/>
            <w:bCs/>
            <w:sz w:val="22"/>
          </w:rPr>
          <w:t>&gt;</w:t>
        </w:r>
        <w:r>
          <w:rPr>
            <w:rFonts w:ascii="Century Gothic" w:eastAsia="微軟正黑體" w:hAnsi="Century Gothic" w:hint="eastAsia"/>
            <w:bCs/>
            <w:sz w:val="22"/>
          </w:rPr>
          <w:t>提醒通知頁</w:t>
        </w:r>
        <w:r>
          <w:rPr>
            <w:rFonts w:ascii="Century Gothic" w:eastAsia="微軟正黑體" w:hAnsi="Century Gothic" w:hint="eastAsia"/>
            <w:bCs/>
            <w:sz w:val="22"/>
          </w:rPr>
          <w:t>(</w:t>
        </w:r>
        <w:r>
          <w:rPr>
            <w:rFonts w:ascii="Century Gothic" w:eastAsia="微軟正黑體" w:hAnsi="Century Gothic" w:hint="eastAsia"/>
            <w:bCs/>
            <w:sz w:val="22"/>
          </w:rPr>
          <w:t>點擊右上角齒輪</w:t>
        </w:r>
        <w:r>
          <w:rPr>
            <w:rFonts w:ascii="Century Gothic" w:eastAsia="微軟正黑體" w:hAnsi="Century Gothic" w:hint="eastAsia"/>
            <w:bCs/>
            <w:sz w:val="22"/>
          </w:rPr>
          <w:t>)&gt;</w:t>
        </w:r>
        <w:r>
          <w:rPr>
            <w:rFonts w:ascii="Century Gothic" w:eastAsia="微軟正黑體" w:hAnsi="Century Gothic" w:hint="eastAsia"/>
            <w:bCs/>
            <w:sz w:val="22"/>
          </w:rPr>
          <w:t>提醒通知設定頁</w:t>
        </w:r>
        <w:r w:rsidRPr="00150A4A">
          <w:rPr>
            <w:rFonts w:ascii="Century Gothic" w:eastAsia="微軟正黑體" w:hAnsi="Century Gothic" w:hint="eastAsia"/>
            <w:bCs/>
            <w:sz w:val="22"/>
          </w:rPr>
          <w:t>，</w:t>
        </w:r>
        <w:r w:rsidRPr="00580A5E">
          <w:rPr>
            <w:rFonts w:ascii="Century Gothic" w:eastAsia="微軟正黑體" w:hAnsi="Century Gothic" w:hint="eastAsia"/>
            <w:bCs/>
            <w:sz w:val="22"/>
          </w:rPr>
          <w:t>「關閉」推播訊息服務。</w:t>
        </w:r>
      </w:ins>
    </w:p>
    <w:p w14:paraId="06B847EE" w14:textId="77777777" w:rsidR="00B0607D" w:rsidRPr="00580A5E" w:rsidRDefault="00B0607D" w:rsidP="00B0607D">
      <w:pPr>
        <w:spacing w:line="0" w:lineRule="atLeast"/>
        <w:rPr>
          <w:ins w:id="194" w:author="謝昀蓁-數位支付部-永豐銀行" w:date="2022-03-30T13:39:00Z"/>
          <w:rFonts w:ascii="Century Gothic" w:eastAsia="微軟正黑體" w:hAnsi="Century Gothic"/>
          <w:bCs/>
          <w:sz w:val="22"/>
        </w:rPr>
      </w:pPr>
      <w:ins w:id="195" w:author="謝昀蓁-數位支付部-永豐銀行" w:date="2022-03-30T13:39:00Z">
        <w:r w:rsidRPr="00580A5E">
          <w:rPr>
            <w:rFonts w:ascii="Century Gothic" w:eastAsia="微軟正黑體" w:hAnsi="Century Gothic" w:hint="eastAsia"/>
            <w:bCs/>
            <w:sz w:val="22"/>
          </w:rPr>
          <w:t xml:space="preserve">3. </w:t>
        </w:r>
        <w:r w:rsidRPr="00580A5E">
          <w:rPr>
            <w:rFonts w:ascii="Century Gothic" w:eastAsia="微軟正黑體" w:hAnsi="Century Gothic" w:hint="eastAsia"/>
            <w:bCs/>
            <w:sz w:val="22"/>
          </w:rPr>
          <w:t>每</w:t>
        </w:r>
        <w:proofErr w:type="gramStart"/>
        <w:r w:rsidRPr="00580A5E">
          <w:rPr>
            <w:rFonts w:ascii="Century Gothic" w:eastAsia="微軟正黑體" w:hAnsi="Century Gothic" w:hint="eastAsia"/>
            <w:bCs/>
            <w:sz w:val="22"/>
          </w:rPr>
          <w:t>個</w:t>
        </w:r>
        <w:proofErr w:type="gramEnd"/>
        <w:r>
          <w:rPr>
            <w:rFonts w:ascii="Century Gothic" w:eastAsia="微軟正黑體" w:hAnsi="Century Gothic" w:hint="eastAsia"/>
            <w:bCs/>
            <w:sz w:val="22"/>
          </w:rPr>
          <w:t>身分</w:t>
        </w:r>
        <w:r w:rsidRPr="00580A5E">
          <w:rPr>
            <w:rFonts w:ascii="Century Gothic" w:eastAsia="微軟正黑體" w:hAnsi="Century Gothic" w:hint="eastAsia"/>
            <w:bCs/>
            <w:sz w:val="22"/>
          </w:rPr>
          <w:t>證字號僅可授權</w:t>
        </w:r>
        <w:r w:rsidRPr="00580A5E">
          <w:rPr>
            <w:rFonts w:ascii="Century Gothic" w:eastAsia="微軟正黑體" w:hAnsi="Century Gothic" w:hint="eastAsia"/>
            <w:bCs/>
            <w:sz w:val="22"/>
          </w:rPr>
          <w:t>5</w:t>
        </w:r>
        <w:r w:rsidRPr="00580A5E">
          <w:rPr>
            <w:rFonts w:ascii="Century Gothic" w:eastAsia="微軟正黑體" w:hAnsi="Century Gothic" w:hint="eastAsia"/>
            <w:bCs/>
            <w:sz w:val="22"/>
          </w:rPr>
          <w:t>台設備接收推播通知服務。</w:t>
        </w:r>
      </w:ins>
    </w:p>
    <w:p w14:paraId="66AC16BA" w14:textId="77777777" w:rsidR="00B0607D" w:rsidRPr="00580A5E" w:rsidRDefault="00B0607D" w:rsidP="00B0607D">
      <w:pPr>
        <w:spacing w:line="0" w:lineRule="atLeast"/>
        <w:rPr>
          <w:ins w:id="196" w:author="謝昀蓁-數位支付部-永豐銀行" w:date="2022-03-30T13:39:00Z"/>
          <w:rFonts w:ascii="Century Gothic" w:eastAsia="微軟正黑體" w:hAnsi="Century Gothic"/>
          <w:bCs/>
          <w:sz w:val="22"/>
        </w:rPr>
      </w:pPr>
      <w:ins w:id="197" w:author="謝昀蓁-數位支付部-永豐銀行" w:date="2022-03-30T13:39:00Z">
        <w:r w:rsidRPr="00580A5E">
          <w:rPr>
            <w:rFonts w:ascii="Century Gothic" w:eastAsia="微軟正黑體" w:hAnsi="Century Gothic" w:hint="eastAsia"/>
            <w:bCs/>
            <w:sz w:val="22"/>
          </w:rPr>
          <w:t xml:space="preserve">4. </w:t>
        </w:r>
        <w:r w:rsidRPr="00580A5E">
          <w:rPr>
            <w:rFonts w:ascii="Century Gothic" w:eastAsia="微軟正黑體" w:hAnsi="Century Gothic" w:hint="eastAsia"/>
            <w:bCs/>
            <w:sz w:val="22"/>
          </w:rPr>
          <w:t>每台設備僅可約定單一身分證字號</w:t>
        </w:r>
        <w:r w:rsidRPr="00150A4A">
          <w:rPr>
            <w:rFonts w:ascii="Century Gothic" w:eastAsia="微軟正黑體" w:hAnsi="Century Gothic" w:hint="eastAsia"/>
            <w:bCs/>
            <w:sz w:val="22"/>
          </w:rPr>
          <w:t>，如已解除裝置約定或切換使用者以另一個身分證字號約定本裝置，</w:t>
        </w:r>
        <w:r w:rsidRPr="00580A5E">
          <w:rPr>
            <w:rFonts w:ascii="Century Gothic" w:eastAsia="微軟正黑體" w:hAnsi="Century Gothic" w:hint="eastAsia"/>
            <w:bCs/>
            <w:sz w:val="22"/>
          </w:rPr>
          <w:t>本台裝置申請之推播服務將自動失效。</w:t>
        </w:r>
      </w:ins>
    </w:p>
    <w:p w14:paraId="72F0D048" w14:textId="77777777" w:rsidR="00B0607D" w:rsidRPr="00580A5E" w:rsidRDefault="00B0607D" w:rsidP="00B0607D">
      <w:pPr>
        <w:spacing w:line="0" w:lineRule="atLeast"/>
        <w:rPr>
          <w:ins w:id="198" w:author="謝昀蓁-數位支付部-永豐銀行" w:date="2022-03-30T13:39:00Z"/>
          <w:rFonts w:ascii="Century Gothic" w:eastAsia="微軟正黑體" w:hAnsi="Century Gothic"/>
          <w:bCs/>
          <w:sz w:val="22"/>
        </w:rPr>
      </w:pPr>
      <w:ins w:id="199" w:author="謝昀蓁-數位支付部-永豐銀行" w:date="2022-03-30T13:39:00Z">
        <w:r w:rsidRPr="00580A5E">
          <w:rPr>
            <w:rFonts w:ascii="Century Gothic" w:eastAsia="微軟正黑體" w:hAnsi="Century Gothic" w:hint="eastAsia"/>
            <w:bCs/>
            <w:sz w:val="22"/>
          </w:rPr>
          <w:t xml:space="preserve">5. </w:t>
        </w:r>
        <w:r w:rsidRPr="00580A5E">
          <w:rPr>
            <w:rFonts w:ascii="Century Gothic" w:eastAsia="微軟正黑體" w:hAnsi="Century Gothic" w:hint="eastAsia"/>
            <w:bCs/>
            <w:sz w:val="22"/>
          </w:rPr>
          <w:t>推播通知服務受限於網路傳輸或其他因素影響，無法保證一定送達，實際交易結果請以往來</w:t>
        </w:r>
        <w:proofErr w:type="gramStart"/>
        <w:r w:rsidRPr="00580A5E">
          <w:rPr>
            <w:rFonts w:ascii="Century Gothic" w:eastAsia="微軟正黑體" w:hAnsi="Century Gothic" w:hint="eastAsia"/>
            <w:bCs/>
            <w:sz w:val="22"/>
          </w:rPr>
          <w:t>明細或該</w:t>
        </w:r>
        <w:proofErr w:type="gramEnd"/>
        <w:r w:rsidRPr="00580A5E">
          <w:rPr>
            <w:rFonts w:ascii="Century Gothic" w:eastAsia="微軟正黑體" w:hAnsi="Century Gothic" w:hint="eastAsia"/>
            <w:bCs/>
            <w:sz w:val="22"/>
          </w:rPr>
          <w:t>筆交易查詢功能為</w:t>
        </w:r>
        <w:proofErr w:type="gramStart"/>
        <w:r w:rsidRPr="00580A5E">
          <w:rPr>
            <w:rFonts w:ascii="Century Gothic" w:eastAsia="微軟正黑體" w:hAnsi="Century Gothic" w:hint="eastAsia"/>
            <w:bCs/>
            <w:sz w:val="22"/>
          </w:rPr>
          <w:t>準</w:t>
        </w:r>
        <w:proofErr w:type="gramEnd"/>
        <w:r w:rsidRPr="00580A5E">
          <w:rPr>
            <w:rFonts w:ascii="Century Gothic" w:eastAsia="微軟正黑體" w:hAnsi="Century Gothic" w:hint="eastAsia"/>
            <w:bCs/>
            <w:sz w:val="22"/>
          </w:rPr>
          <w:t>。</w:t>
        </w:r>
      </w:ins>
    </w:p>
    <w:p w14:paraId="1B735DE2" w14:textId="77777777" w:rsidR="00B0607D" w:rsidRPr="00580A5E" w:rsidRDefault="00B0607D" w:rsidP="00B0607D">
      <w:pPr>
        <w:spacing w:line="0" w:lineRule="atLeast"/>
        <w:rPr>
          <w:ins w:id="200" w:author="謝昀蓁-數位支付部-永豐銀行" w:date="2022-03-30T13:39:00Z"/>
          <w:rFonts w:ascii="Century Gothic" w:eastAsia="微軟正黑體" w:hAnsi="Century Gothic"/>
          <w:bCs/>
          <w:sz w:val="22"/>
        </w:rPr>
      </w:pPr>
      <w:ins w:id="201" w:author="謝昀蓁-數位支付部-永豐銀行" w:date="2022-03-30T13:39:00Z">
        <w:r w:rsidRPr="00580A5E">
          <w:rPr>
            <w:rFonts w:ascii="Century Gothic" w:eastAsia="微軟正黑體" w:hAnsi="Century Gothic" w:hint="eastAsia"/>
            <w:bCs/>
            <w:sz w:val="22"/>
          </w:rPr>
          <w:t xml:space="preserve">6. </w:t>
        </w:r>
        <w:r w:rsidRPr="00580A5E">
          <w:rPr>
            <w:rFonts w:ascii="Century Gothic" w:eastAsia="微軟正黑體" w:hAnsi="Century Gothic" w:hint="eastAsia"/>
            <w:bCs/>
            <w:sz w:val="22"/>
          </w:rPr>
          <w:t>推播通知服務僅為提醒之用，若您因不明原因未收到推播提醒，請您直接使用該筆交易之查詢功能資料為</w:t>
        </w:r>
        <w:proofErr w:type="gramStart"/>
        <w:r w:rsidRPr="00580A5E">
          <w:rPr>
            <w:rFonts w:ascii="Century Gothic" w:eastAsia="微軟正黑體" w:hAnsi="Century Gothic" w:hint="eastAsia"/>
            <w:bCs/>
            <w:sz w:val="22"/>
          </w:rPr>
          <w:t>準</w:t>
        </w:r>
        <w:proofErr w:type="gramEnd"/>
        <w:r w:rsidRPr="00580A5E">
          <w:rPr>
            <w:rFonts w:ascii="Century Gothic" w:eastAsia="微軟正黑體" w:hAnsi="Century Gothic" w:hint="eastAsia"/>
            <w:bCs/>
            <w:sz w:val="22"/>
          </w:rPr>
          <w:t>，並請自行確認該設備推播設定已開啟且系統、網路連線正常，用戶不得以本行未發送推播通知、未即時發送推播通知或不明原因未收受消費推播通知，或推播通知內容有誤，而藉此請求損害賠償或否認該交易存在。</w:t>
        </w:r>
      </w:ins>
    </w:p>
    <w:p w14:paraId="33E5672B" w14:textId="77777777" w:rsidR="00B0607D" w:rsidRDefault="00B0607D" w:rsidP="00B0607D">
      <w:pPr>
        <w:spacing w:line="0" w:lineRule="atLeast"/>
        <w:rPr>
          <w:ins w:id="202" w:author="謝昀蓁-數位支付部-永豐銀行" w:date="2022-03-30T13:39:00Z"/>
          <w:rFonts w:ascii="Century Gothic" w:eastAsia="微軟正黑體" w:hAnsi="Century Gothic"/>
          <w:bCs/>
          <w:sz w:val="22"/>
        </w:rPr>
      </w:pPr>
      <w:ins w:id="203" w:author="謝昀蓁-數位支付部-永豐銀行" w:date="2022-03-30T13:39:00Z">
        <w:r w:rsidRPr="00580A5E">
          <w:rPr>
            <w:rFonts w:ascii="Century Gothic" w:eastAsia="微軟正黑體" w:hAnsi="Century Gothic" w:hint="eastAsia"/>
            <w:bCs/>
            <w:sz w:val="22"/>
          </w:rPr>
          <w:t xml:space="preserve">7. </w:t>
        </w:r>
        <w:r w:rsidRPr="00580A5E">
          <w:rPr>
            <w:rFonts w:ascii="Century Gothic" w:eastAsia="微軟正黑體" w:hAnsi="Century Gothic" w:hint="eastAsia"/>
            <w:bCs/>
            <w:sz w:val="22"/>
          </w:rPr>
          <w:t>本服務提供查詢最近三個月內收到的</w:t>
        </w:r>
        <w:r w:rsidRPr="00580A5E">
          <w:rPr>
            <w:rFonts w:ascii="Century Gothic" w:eastAsia="微軟正黑體" w:hAnsi="Century Gothic" w:hint="eastAsia"/>
            <w:bCs/>
            <w:sz w:val="22"/>
          </w:rPr>
          <w:t>50</w:t>
        </w:r>
        <w:r w:rsidRPr="00580A5E">
          <w:rPr>
            <w:rFonts w:ascii="Century Gothic" w:eastAsia="微軟正黑體" w:hAnsi="Century Gothic" w:hint="eastAsia"/>
            <w:bCs/>
            <w:sz w:val="22"/>
          </w:rPr>
          <w:t>筆訊息。</w:t>
        </w:r>
      </w:ins>
    </w:p>
    <w:p w14:paraId="02B39BB7" w14:textId="77777777" w:rsidR="00B0607D" w:rsidRPr="00150A4A" w:rsidRDefault="00B0607D" w:rsidP="00B0607D">
      <w:pPr>
        <w:spacing w:line="0" w:lineRule="atLeast"/>
        <w:rPr>
          <w:ins w:id="204" w:author="謝昀蓁-數位支付部-永豐銀行" w:date="2022-03-30T13:39:00Z"/>
          <w:rFonts w:ascii="Century Gothic" w:eastAsia="微軟正黑體" w:hAnsi="Century Gothic"/>
          <w:bCs/>
          <w:sz w:val="22"/>
        </w:rPr>
      </w:pPr>
      <w:ins w:id="205" w:author="謝昀蓁-數位支付部-永豐銀行" w:date="2022-03-30T13:39:00Z">
        <w:r>
          <w:rPr>
            <w:rFonts w:ascii="Century Gothic" w:eastAsia="微軟正黑體" w:hAnsi="Century Gothic" w:hint="eastAsia"/>
            <w:bCs/>
            <w:sz w:val="22"/>
          </w:rPr>
          <w:t>8</w:t>
        </w:r>
        <w:r>
          <w:rPr>
            <w:rFonts w:ascii="Century Gothic" w:eastAsia="微軟正黑體" w:hAnsi="Century Gothic"/>
            <w:bCs/>
            <w:sz w:val="22"/>
          </w:rPr>
          <w:t xml:space="preserve">. </w:t>
        </w:r>
        <w:r w:rsidRPr="00150A4A">
          <w:rPr>
            <w:rFonts w:ascii="Century Gothic" w:eastAsia="微軟正黑體" w:hAnsi="Century Gothic" w:hint="eastAsia"/>
            <w:bCs/>
            <w:sz w:val="22"/>
          </w:rPr>
          <w:t>推播訊息類型如下</w:t>
        </w:r>
      </w:ins>
    </w:p>
    <w:p w14:paraId="3F696CB5" w14:textId="77777777" w:rsidR="00B0607D" w:rsidRPr="00150A4A" w:rsidRDefault="00B0607D" w:rsidP="00B0607D">
      <w:pPr>
        <w:spacing w:line="0" w:lineRule="atLeast"/>
        <w:ind w:leftChars="100" w:left="240"/>
        <w:rPr>
          <w:ins w:id="206" w:author="謝昀蓁-數位支付部-永豐銀行" w:date="2022-03-30T13:39:00Z"/>
          <w:rFonts w:ascii="Century Gothic" w:eastAsia="微軟正黑體" w:hAnsi="Century Gothic"/>
          <w:bCs/>
          <w:sz w:val="22"/>
        </w:rPr>
      </w:pPr>
      <w:ins w:id="207" w:author="謝昀蓁-數位支付部-永豐銀行" w:date="2022-03-30T13:39:00Z">
        <w:r w:rsidRPr="00150A4A">
          <w:rPr>
            <w:rFonts w:ascii="Century Gothic" w:eastAsia="微軟正黑體" w:hAnsi="Century Gothic" w:hint="eastAsia"/>
            <w:bCs/>
            <w:sz w:val="22"/>
          </w:rPr>
          <w:t xml:space="preserve">a. </w:t>
        </w:r>
        <w:r w:rsidRPr="00150A4A">
          <w:rPr>
            <w:rFonts w:ascii="Century Gothic" w:eastAsia="微軟正黑體" w:hAnsi="Century Gothic" w:hint="eastAsia"/>
            <w:bCs/>
            <w:sz w:val="22"/>
          </w:rPr>
          <w:t>優惠</w:t>
        </w:r>
        <w:r w:rsidRPr="00150A4A">
          <w:rPr>
            <w:rFonts w:ascii="Century Gothic" w:eastAsia="微軟正黑體" w:hAnsi="Century Gothic" w:hint="eastAsia"/>
            <w:bCs/>
            <w:sz w:val="22"/>
          </w:rPr>
          <w:t>/</w:t>
        </w:r>
        <w:r w:rsidRPr="00150A4A">
          <w:rPr>
            <w:rFonts w:ascii="Century Gothic" w:eastAsia="微軟正黑體" w:hAnsi="Century Gothic" w:hint="eastAsia"/>
            <w:bCs/>
            <w:sz w:val="22"/>
          </w:rPr>
          <w:t>公告訊息：不定期公告本行優惠活動、系統維護、權益變更等訊息通知。</w:t>
        </w:r>
      </w:ins>
    </w:p>
    <w:p w14:paraId="4A7C428F" w14:textId="77777777" w:rsidR="00B0607D" w:rsidRPr="00150A4A" w:rsidRDefault="00B0607D" w:rsidP="00B0607D">
      <w:pPr>
        <w:spacing w:line="0" w:lineRule="atLeast"/>
        <w:ind w:leftChars="100" w:left="240"/>
        <w:rPr>
          <w:ins w:id="208" w:author="謝昀蓁-數位支付部-永豐銀行" w:date="2022-03-30T13:39:00Z"/>
          <w:rFonts w:ascii="Century Gothic" w:eastAsia="微軟正黑體" w:hAnsi="Century Gothic"/>
          <w:bCs/>
          <w:sz w:val="22"/>
        </w:rPr>
      </w:pPr>
      <w:ins w:id="209" w:author="謝昀蓁-數位支付部-永豐銀行" w:date="2022-03-30T13:39:00Z">
        <w:r w:rsidRPr="00150A4A">
          <w:rPr>
            <w:rFonts w:ascii="Century Gothic" w:eastAsia="微軟正黑體" w:hAnsi="Century Gothic" w:hint="eastAsia"/>
            <w:bCs/>
            <w:sz w:val="22"/>
          </w:rPr>
          <w:t xml:space="preserve">b. </w:t>
        </w:r>
        <w:r w:rsidRPr="00150A4A">
          <w:rPr>
            <w:rFonts w:ascii="Century Gothic" w:eastAsia="微軟正黑體" w:hAnsi="Century Gothic" w:hint="eastAsia"/>
            <w:bCs/>
            <w:sz w:val="22"/>
          </w:rPr>
          <w:t>繳費通知：包含待繳帳單提醒通知、繳費交易成功通知及繳費退款通知。</w:t>
        </w:r>
      </w:ins>
    </w:p>
    <w:p w14:paraId="1C123A86" w14:textId="77777777" w:rsidR="00B0607D" w:rsidRPr="00150A4A" w:rsidRDefault="00B0607D" w:rsidP="00B0607D">
      <w:pPr>
        <w:spacing w:line="0" w:lineRule="atLeast"/>
        <w:ind w:leftChars="100" w:left="240"/>
        <w:rPr>
          <w:ins w:id="210" w:author="謝昀蓁-數位支付部-永豐銀行" w:date="2022-03-30T13:39:00Z"/>
          <w:rFonts w:ascii="Century Gothic" w:eastAsia="微軟正黑體" w:hAnsi="Century Gothic"/>
          <w:bCs/>
          <w:sz w:val="22"/>
        </w:rPr>
      </w:pPr>
      <w:ins w:id="211" w:author="謝昀蓁-數位支付部-永豐銀行" w:date="2022-03-30T13:39:00Z">
        <w:r w:rsidRPr="00150A4A">
          <w:rPr>
            <w:rFonts w:ascii="Century Gothic" w:eastAsia="微軟正黑體" w:hAnsi="Century Gothic" w:hint="eastAsia"/>
            <w:bCs/>
            <w:sz w:val="22"/>
          </w:rPr>
          <w:t xml:space="preserve">c. </w:t>
        </w:r>
        <w:r w:rsidRPr="00150A4A">
          <w:rPr>
            <w:rFonts w:ascii="Century Gothic" w:eastAsia="微軟正黑體" w:hAnsi="Century Gothic" w:hint="eastAsia"/>
            <w:bCs/>
            <w:sz w:val="22"/>
          </w:rPr>
          <w:t>信用卡通知：包含信用卡消費通知、核卡通知及繳卡費入帳通知</w:t>
        </w:r>
      </w:ins>
    </w:p>
    <w:p w14:paraId="025BE09A" w14:textId="77777777" w:rsidR="00B0607D" w:rsidRPr="00150A4A" w:rsidRDefault="00B0607D" w:rsidP="00B0607D">
      <w:pPr>
        <w:spacing w:line="0" w:lineRule="atLeast"/>
        <w:ind w:leftChars="100" w:left="240"/>
        <w:rPr>
          <w:ins w:id="212" w:author="謝昀蓁-數位支付部-永豐銀行" w:date="2022-03-30T13:39:00Z"/>
          <w:rFonts w:ascii="Century Gothic" w:eastAsia="微軟正黑體" w:hAnsi="Century Gothic"/>
          <w:bCs/>
          <w:sz w:val="22"/>
        </w:rPr>
      </w:pPr>
      <w:ins w:id="213" w:author="謝昀蓁-數位支付部-永豐銀行" w:date="2022-03-30T13:39:00Z">
        <w:r w:rsidRPr="00150A4A">
          <w:rPr>
            <w:rFonts w:ascii="Century Gothic" w:eastAsia="微軟正黑體" w:hAnsi="Century Gothic" w:hint="eastAsia"/>
            <w:bCs/>
            <w:sz w:val="22"/>
          </w:rPr>
          <w:t xml:space="preserve">d. </w:t>
        </w:r>
        <w:r w:rsidRPr="00150A4A">
          <w:rPr>
            <w:rFonts w:ascii="Century Gothic" w:eastAsia="微軟正黑體" w:hAnsi="Century Gothic" w:hint="eastAsia"/>
            <w:bCs/>
            <w:sz w:val="22"/>
          </w:rPr>
          <w:t>裝置通知：包含行動裝置綁定與解除、登入錯誤通知及快速登入設定通知</w:t>
        </w:r>
      </w:ins>
    </w:p>
    <w:p w14:paraId="19C43715" w14:textId="77777777" w:rsidR="00B0607D" w:rsidRPr="00150A4A" w:rsidRDefault="00B0607D" w:rsidP="00B0607D">
      <w:pPr>
        <w:spacing w:line="0" w:lineRule="atLeast"/>
        <w:ind w:leftChars="100" w:left="240"/>
        <w:rPr>
          <w:ins w:id="214" w:author="謝昀蓁-數位支付部-永豐銀行" w:date="2022-03-30T13:39:00Z"/>
          <w:rFonts w:ascii="Century Gothic" w:eastAsia="微軟正黑體" w:hAnsi="Century Gothic"/>
          <w:bCs/>
          <w:sz w:val="22"/>
        </w:rPr>
      </w:pPr>
      <w:ins w:id="215" w:author="謝昀蓁-數位支付部-永豐銀行" w:date="2022-03-30T13:39:00Z">
        <w:r w:rsidRPr="00150A4A">
          <w:rPr>
            <w:rFonts w:ascii="Century Gothic" w:eastAsia="微軟正黑體" w:hAnsi="Century Gothic" w:hint="eastAsia"/>
            <w:bCs/>
            <w:sz w:val="22"/>
          </w:rPr>
          <w:t xml:space="preserve">e. </w:t>
        </w:r>
        <w:r w:rsidRPr="00150A4A">
          <w:rPr>
            <w:rFonts w:ascii="Century Gothic" w:eastAsia="微軟正黑體" w:hAnsi="Century Gothic" w:hint="eastAsia"/>
            <w:bCs/>
            <w:sz w:val="22"/>
          </w:rPr>
          <w:t>活動通知：包含活動中獎或其他個人活動通知</w:t>
        </w:r>
      </w:ins>
    </w:p>
    <w:p w14:paraId="1781F0E2" w14:textId="77777777" w:rsidR="00B0607D" w:rsidRPr="00580A5E" w:rsidRDefault="00B0607D" w:rsidP="00B0607D">
      <w:pPr>
        <w:spacing w:line="0" w:lineRule="atLeast"/>
        <w:rPr>
          <w:ins w:id="216" w:author="謝昀蓁-數位支付部-永豐銀行" w:date="2022-03-30T13:39:00Z"/>
          <w:rFonts w:ascii="Century Gothic" w:eastAsia="微軟正黑體" w:hAnsi="Century Gothic"/>
          <w:bCs/>
          <w:sz w:val="22"/>
        </w:rPr>
      </w:pPr>
      <w:ins w:id="217" w:author="謝昀蓁-數位支付部-永豐銀行" w:date="2022-03-30T13:39:00Z">
        <w:r>
          <w:rPr>
            <w:rFonts w:ascii="Century Gothic" w:eastAsia="微軟正黑體" w:hAnsi="Century Gothic"/>
            <w:bCs/>
            <w:sz w:val="22"/>
          </w:rPr>
          <w:t>9</w:t>
        </w:r>
        <w:r w:rsidRPr="00580A5E">
          <w:rPr>
            <w:rFonts w:ascii="Century Gothic" w:eastAsia="微軟正黑體" w:hAnsi="Century Gothic" w:hint="eastAsia"/>
            <w:bCs/>
            <w:sz w:val="22"/>
          </w:rPr>
          <w:t xml:space="preserve">. </w:t>
        </w:r>
        <w:r w:rsidRPr="00580A5E">
          <w:rPr>
            <w:rFonts w:ascii="Century Gothic" w:eastAsia="微軟正黑體" w:hAnsi="Century Gothic" w:hint="eastAsia"/>
            <w:bCs/>
            <w:sz w:val="22"/>
          </w:rPr>
          <w:t>信用卡消費通知，說明及注意事項：</w:t>
        </w:r>
      </w:ins>
    </w:p>
    <w:p w14:paraId="6F02C6D2" w14:textId="77777777" w:rsidR="00B0607D" w:rsidRPr="00580A5E" w:rsidRDefault="00B0607D" w:rsidP="00B0607D">
      <w:pPr>
        <w:spacing w:line="0" w:lineRule="atLeast"/>
        <w:rPr>
          <w:ins w:id="218" w:author="謝昀蓁-數位支付部-永豐銀行" w:date="2022-03-30T13:39:00Z"/>
          <w:rFonts w:ascii="Century Gothic" w:eastAsia="微軟正黑體" w:hAnsi="Century Gothic"/>
          <w:bCs/>
          <w:sz w:val="22"/>
        </w:rPr>
      </w:pPr>
      <w:proofErr w:type="gramStart"/>
      <w:ins w:id="219" w:author="謝昀蓁-數位支付部-永豐銀行" w:date="2022-03-30T13:39:00Z">
        <w:r w:rsidRPr="00580A5E">
          <w:rPr>
            <w:rFonts w:ascii="Century Gothic" w:eastAsia="微軟正黑體" w:hAnsi="Century Gothic" w:hint="eastAsia"/>
            <w:bCs/>
            <w:sz w:val="22"/>
          </w:rPr>
          <w:t>•</w:t>
        </w:r>
        <w:proofErr w:type="gramEnd"/>
        <w:r w:rsidRPr="00580A5E">
          <w:rPr>
            <w:rFonts w:ascii="Century Gothic" w:eastAsia="微軟正黑體" w:hAnsi="Century Gothic" w:hint="eastAsia"/>
            <w:bCs/>
            <w:sz w:val="22"/>
          </w:rPr>
          <w:t>本行預設提供</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正卡或附件</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持卡人不限金額消費通知。</w:t>
        </w:r>
      </w:ins>
    </w:p>
    <w:p w14:paraId="58925362" w14:textId="77777777" w:rsidR="00B0607D" w:rsidRPr="00580A5E" w:rsidRDefault="00B0607D" w:rsidP="00B0607D">
      <w:pPr>
        <w:spacing w:line="0" w:lineRule="atLeast"/>
        <w:rPr>
          <w:ins w:id="220" w:author="謝昀蓁-數位支付部-永豐銀行" w:date="2022-03-30T13:39:00Z"/>
          <w:rFonts w:ascii="Century Gothic" w:eastAsia="微軟正黑體" w:hAnsi="Century Gothic"/>
          <w:bCs/>
          <w:sz w:val="22"/>
        </w:rPr>
      </w:pPr>
      <w:proofErr w:type="gramStart"/>
      <w:ins w:id="221" w:author="謝昀蓁-數位支付部-永豐銀行" w:date="2022-03-30T13:39:00Z">
        <w:r w:rsidRPr="00580A5E">
          <w:rPr>
            <w:rFonts w:ascii="Century Gothic" w:eastAsia="微軟正黑體" w:hAnsi="Century Gothic" w:hint="eastAsia"/>
            <w:bCs/>
            <w:sz w:val="22"/>
          </w:rPr>
          <w:lastRenderedPageBreak/>
          <w:t>•</w:t>
        </w:r>
        <w:proofErr w:type="gramEnd"/>
        <w:r w:rsidRPr="00580A5E">
          <w:rPr>
            <w:rFonts w:ascii="Century Gothic" w:eastAsia="微軟正黑體" w:hAnsi="Century Gothic" w:hint="eastAsia"/>
            <w:bCs/>
            <w:sz w:val="22"/>
          </w:rPr>
          <w:t>當關閉推播服務或您已設定不接收推播之時段，於關閉或不接收推播之時段內進行信用卡交易則不會發送消費通知推播提醒。</w:t>
        </w:r>
      </w:ins>
    </w:p>
    <w:p w14:paraId="0095C26D" w14:textId="77777777" w:rsidR="00B0607D" w:rsidRPr="00580A5E" w:rsidRDefault="00B0607D" w:rsidP="00B0607D">
      <w:pPr>
        <w:spacing w:line="0" w:lineRule="atLeast"/>
        <w:rPr>
          <w:ins w:id="222" w:author="謝昀蓁-數位支付部-永豐銀行" w:date="2022-03-30T13:39:00Z"/>
          <w:rFonts w:ascii="Century Gothic" w:eastAsia="微軟正黑體" w:hAnsi="Century Gothic"/>
          <w:bCs/>
          <w:sz w:val="22"/>
        </w:rPr>
      </w:pPr>
      <w:proofErr w:type="gramStart"/>
      <w:ins w:id="223" w:author="謝昀蓁-數位支付部-永豐銀行" w:date="2022-03-30T13:39:00Z">
        <w:r w:rsidRPr="00580A5E">
          <w:rPr>
            <w:rFonts w:ascii="Century Gothic" w:eastAsia="微軟正黑體" w:hAnsi="Century Gothic" w:hint="eastAsia"/>
            <w:bCs/>
            <w:sz w:val="22"/>
          </w:rPr>
          <w:t>•</w:t>
        </w:r>
        <w:proofErr w:type="gramEnd"/>
        <w:r w:rsidRPr="00580A5E">
          <w:rPr>
            <w:rFonts w:ascii="Century Gothic" w:eastAsia="微軟正黑體" w:hAnsi="Century Gothic" w:hint="eastAsia"/>
            <w:bCs/>
            <w:sz w:val="22"/>
          </w:rPr>
          <w:t>關閉</w:t>
        </w:r>
        <w:r w:rsidRPr="00150A4A">
          <w:rPr>
            <w:rFonts w:ascii="Century Gothic" w:eastAsia="微軟正黑體" w:hAnsi="Century Gothic" w:hint="eastAsia"/>
            <w:bCs/>
            <w:sz w:val="22"/>
          </w:rPr>
          <w:t>大</w:t>
        </w:r>
        <w:proofErr w:type="gramStart"/>
        <w:r w:rsidRPr="00150A4A">
          <w:rPr>
            <w:rFonts w:ascii="Century Gothic" w:eastAsia="微軟正黑體" w:hAnsi="Century Gothic" w:hint="eastAsia"/>
            <w:bCs/>
            <w:sz w:val="22"/>
          </w:rPr>
          <w:t>咖</w:t>
        </w:r>
        <w:proofErr w:type="gramEnd"/>
        <w:r w:rsidRPr="00150A4A">
          <w:rPr>
            <w:rFonts w:ascii="Century Gothic" w:eastAsia="微軟正黑體" w:hAnsi="Century Gothic" w:hint="eastAsia"/>
            <w:bCs/>
            <w:sz w:val="22"/>
          </w:rPr>
          <w:t>DACARD App</w:t>
        </w:r>
        <w:r w:rsidRPr="00580A5E">
          <w:rPr>
            <w:rFonts w:ascii="Century Gothic" w:eastAsia="微軟正黑體" w:hAnsi="Century Gothic" w:hint="eastAsia"/>
            <w:bCs/>
            <w:sz w:val="22"/>
          </w:rPr>
          <w:t>信用卡消費通知推播提醒後，如您原已有設定接收信用卡消費簡訊、</w:t>
        </w:r>
        <w:r w:rsidRPr="00580A5E">
          <w:rPr>
            <w:rFonts w:ascii="Century Gothic" w:eastAsia="微軟正黑體" w:hAnsi="Century Gothic" w:hint="eastAsia"/>
            <w:bCs/>
            <w:sz w:val="22"/>
          </w:rPr>
          <w:t>LINE</w:t>
        </w:r>
        <w:r w:rsidRPr="00580A5E">
          <w:rPr>
            <w:rFonts w:ascii="Century Gothic" w:eastAsia="微軟正黑體" w:hAnsi="Century Gothic" w:hint="eastAsia"/>
            <w:bCs/>
            <w:sz w:val="22"/>
          </w:rPr>
          <w:t>官方帳號、行動銀行或</w:t>
        </w:r>
        <w:r w:rsidRPr="00580A5E">
          <w:rPr>
            <w:rFonts w:ascii="Century Gothic" w:eastAsia="微軟正黑體" w:hAnsi="Century Gothic" w:hint="eastAsia"/>
            <w:bCs/>
            <w:sz w:val="22"/>
          </w:rPr>
          <w:t>DAWHO APP</w:t>
        </w:r>
        <w:r w:rsidRPr="00580A5E">
          <w:rPr>
            <w:rFonts w:ascii="Century Gothic" w:eastAsia="微軟正黑體" w:hAnsi="Century Gothic" w:hint="eastAsia"/>
            <w:bCs/>
            <w:sz w:val="22"/>
          </w:rPr>
          <w:t>消費推播通知，於關閉本通知後仍會</w:t>
        </w:r>
        <w:r>
          <w:rPr>
            <w:rFonts w:ascii="Century Gothic" w:eastAsia="微軟正黑體" w:hAnsi="Century Gothic" w:hint="eastAsia"/>
            <w:bCs/>
            <w:sz w:val="22"/>
          </w:rPr>
          <w:t>收到前述</w:t>
        </w:r>
        <w:r w:rsidRPr="00580A5E">
          <w:rPr>
            <w:rFonts w:ascii="Century Gothic" w:eastAsia="微軟正黑體" w:hAnsi="Century Gothic" w:hint="eastAsia"/>
            <w:bCs/>
            <w:sz w:val="22"/>
          </w:rPr>
          <w:t>設定</w:t>
        </w:r>
        <w:r>
          <w:rPr>
            <w:rFonts w:ascii="Century Gothic" w:eastAsia="微軟正黑體" w:hAnsi="Century Gothic" w:hint="eastAsia"/>
            <w:bCs/>
            <w:sz w:val="22"/>
          </w:rPr>
          <w:t>之</w:t>
        </w:r>
        <w:r w:rsidRPr="00580A5E">
          <w:rPr>
            <w:rFonts w:ascii="Century Gothic" w:eastAsia="微軟正黑體" w:hAnsi="Century Gothic" w:hint="eastAsia"/>
            <w:bCs/>
            <w:sz w:val="22"/>
          </w:rPr>
          <w:t>消費推播通知。</w:t>
        </w:r>
      </w:ins>
    </w:p>
    <w:p w14:paraId="0C5091B0" w14:textId="77777777" w:rsidR="00B0607D" w:rsidRPr="00580A5E" w:rsidRDefault="00B0607D" w:rsidP="00B0607D">
      <w:pPr>
        <w:spacing w:line="0" w:lineRule="atLeast"/>
        <w:rPr>
          <w:ins w:id="224" w:author="謝昀蓁-數位支付部-永豐銀行" w:date="2022-03-30T13:39:00Z"/>
          <w:rFonts w:ascii="Century Gothic" w:eastAsia="微軟正黑體" w:hAnsi="Century Gothic"/>
          <w:bCs/>
          <w:sz w:val="22"/>
        </w:rPr>
      </w:pPr>
      <w:proofErr w:type="gramStart"/>
      <w:ins w:id="225" w:author="謝昀蓁-數位支付部-永豐銀行" w:date="2022-03-30T13:39:00Z">
        <w:r w:rsidRPr="00580A5E">
          <w:rPr>
            <w:rFonts w:ascii="Century Gothic" w:eastAsia="微軟正黑體" w:hAnsi="Century Gothic" w:hint="eastAsia"/>
            <w:bCs/>
            <w:sz w:val="22"/>
          </w:rPr>
          <w:t>•</w:t>
        </w:r>
        <w:proofErr w:type="gramEnd"/>
        <w:r w:rsidRPr="00580A5E">
          <w:rPr>
            <w:rFonts w:ascii="Century Gothic" w:eastAsia="微軟正黑體" w:hAnsi="Century Gothic" w:hint="eastAsia"/>
            <w:bCs/>
            <w:sz w:val="22"/>
          </w:rPr>
          <w:t>下列消費情形「不會」提供信用卡消費通知，包括但不限於：</w:t>
        </w:r>
      </w:ins>
    </w:p>
    <w:p w14:paraId="09F1C85C" w14:textId="77777777" w:rsidR="00B0607D" w:rsidRPr="00580A5E" w:rsidRDefault="00B0607D" w:rsidP="00B0607D">
      <w:pPr>
        <w:spacing w:line="0" w:lineRule="atLeast"/>
        <w:ind w:leftChars="100" w:left="240"/>
        <w:rPr>
          <w:ins w:id="226" w:author="謝昀蓁-數位支付部-永豐銀行" w:date="2022-03-30T13:39:00Z"/>
          <w:rFonts w:ascii="Century Gothic" w:eastAsia="微軟正黑體" w:hAnsi="Century Gothic"/>
          <w:bCs/>
          <w:sz w:val="22"/>
        </w:rPr>
      </w:pPr>
      <w:ins w:id="227" w:author="謝昀蓁-數位支付部-永豐銀行" w:date="2022-03-30T13:39:00Z">
        <w:r w:rsidRPr="00580A5E">
          <w:rPr>
            <w:rFonts w:ascii="Century Gothic" w:eastAsia="微軟正黑體" w:hAnsi="Century Gothic" w:hint="eastAsia"/>
            <w:bCs/>
            <w:sz w:val="22"/>
          </w:rPr>
          <w:t>a</w:t>
        </w:r>
        <w:r w:rsidRPr="00580A5E">
          <w:rPr>
            <w:rFonts w:ascii="Century Gothic" w:eastAsia="微軟正黑體" w:hAnsi="Century Gothic" w:hint="eastAsia"/>
            <w:bCs/>
            <w:sz w:val="22"/>
          </w:rPr>
          <w:t>悠遊卡及</w:t>
        </w:r>
        <w:proofErr w:type="gramStart"/>
        <w:r w:rsidRPr="00580A5E">
          <w:rPr>
            <w:rFonts w:ascii="Century Gothic" w:eastAsia="微軟正黑體" w:hAnsi="Century Gothic" w:hint="eastAsia"/>
            <w:bCs/>
            <w:sz w:val="22"/>
          </w:rPr>
          <w:t>一</w:t>
        </w:r>
        <w:proofErr w:type="gramEnd"/>
        <w:r w:rsidRPr="00580A5E">
          <w:rPr>
            <w:rFonts w:ascii="Century Gothic" w:eastAsia="微軟正黑體" w:hAnsi="Century Gothic" w:hint="eastAsia"/>
            <w:bCs/>
            <w:sz w:val="22"/>
          </w:rPr>
          <w:t>卡通自動加值、</w:t>
        </w:r>
        <w:r w:rsidRPr="00580A5E">
          <w:rPr>
            <w:rFonts w:ascii="Century Gothic" w:eastAsia="微軟正黑體" w:hAnsi="Century Gothic" w:hint="eastAsia"/>
            <w:bCs/>
            <w:sz w:val="22"/>
          </w:rPr>
          <w:t>ATM</w:t>
        </w:r>
        <w:r w:rsidRPr="00580A5E">
          <w:rPr>
            <w:rFonts w:ascii="Century Gothic" w:eastAsia="微軟正黑體" w:hAnsi="Century Gothic" w:hint="eastAsia"/>
            <w:bCs/>
            <w:sz w:val="22"/>
          </w:rPr>
          <w:t>預借現金、賭場</w:t>
        </w:r>
        <w:r>
          <w:rPr>
            <w:rFonts w:ascii="Century Gothic" w:eastAsia="微軟正黑體" w:hAnsi="Century Gothic" w:hint="eastAsia"/>
            <w:bCs/>
            <w:sz w:val="22"/>
          </w:rPr>
          <w:t>消費</w:t>
        </w:r>
        <w:r w:rsidRPr="00580A5E">
          <w:rPr>
            <w:rFonts w:ascii="Century Gothic" w:eastAsia="微軟正黑體" w:hAnsi="Century Gothic" w:hint="eastAsia"/>
            <w:bCs/>
            <w:sz w:val="22"/>
          </w:rPr>
          <w:t>、保費</w:t>
        </w:r>
        <w:r>
          <w:rPr>
            <w:rFonts w:ascii="Century Gothic" w:eastAsia="微軟正黑體" w:hAnsi="Century Gothic" w:hint="eastAsia"/>
            <w:bCs/>
            <w:sz w:val="22"/>
          </w:rPr>
          <w:t>交易</w:t>
        </w:r>
        <w:r w:rsidRPr="00580A5E">
          <w:rPr>
            <w:rFonts w:ascii="Century Gothic" w:eastAsia="微軟正黑體" w:hAnsi="Century Gothic" w:hint="eastAsia"/>
            <w:bCs/>
            <w:sz w:val="22"/>
          </w:rPr>
          <w:t>。</w:t>
        </w:r>
      </w:ins>
    </w:p>
    <w:p w14:paraId="1BA031FA" w14:textId="77777777" w:rsidR="00B0607D" w:rsidRPr="00580A5E" w:rsidRDefault="00B0607D" w:rsidP="00B0607D">
      <w:pPr>
        <w:spacing w:line="0" w:lineRule="atLeast"/>
        <w:ind w:leftChars="100" w:left="240"/>
        <w:rPr>
          <w:ins w:id="228" w:author="謝昀蓁-數位支付部-永豐銀行" w:date="2022-03-30T13:39:00Z"/>
          <w:rFonts w:ascii="Century Gothic" w:eastAsia="微軟正黑體" w:hAnsi="Century Gothic"/>
          <w:bCs/>
          <w:sz w:val="22"/>
        </w:rPr>
      </w:pPr>
      <w:ins w:id="229" w:author="謝昀蓁-數位支付部-永豐銀行" w:date="2022-03-30T13:39:00Z">
        <w:r w:rsidRPr="00580A5E">
          <w:rPr>
            <w:rFonts w:ascii="Century Gothic" w:eastAsia="微軟正黑體" w:hAnsi="Century Gothic" w:hint="eastAsia"/>
            <w:bCs/>
            <w:sz w:val="22"/>
          </w:rPr>
          <w:t>b</w:t>
        </w:r>
        <w:r w:rsidRPr="00580A5E">
          <w:rPr>
            <w:rFonts w:ascii="Century Gothic" w:eastAsia="微軟正黑體" w:hAnsi="Century Gothic" w:hint="eastAsia"/>
            <w:bCs/>
            <w:sz w:val="22"/>
          </w:rPr>
          <w:t>若因系統等因素</w:t>
        </w:r>
        <w:proofErr w:type="gramStart"/>
        <w:r w:rsidRPr="00580A5E">
          <w:rPr>
            <w:rFonts w:ascii="Century Gothic" w:eastAsia="微軟正黑體" w:hAnsi="Century Gothic" w:hint="eastAsia"/>
            <w:bCs/>
            <w:sz w:val="22"/>
          </w:rPr>
          <w:t>（</w:t>
        </w:r>
        <w:proofErr w:type="gramEnd"/>
        <w:r w:rsidRPr="00580A5E">
          <w:rPr>
            <w:rFonts w:ascii="Century Gothic" w:eastAsia="微軟正黑體" w:hAnsi="Century Gothic" w:hint="eastAsia"/>
            <w:bCs/>
            <w:sz w:val="22"/>
          </w:rPr>
          <w:t>如：飛機上之離線交易</w:t>
        </w:r>
        <w:proofErr w:type="gramStart"/>
        <w:r w:rsidRPr="00580A5E">
          <w:rPr>
            <w:rFonts w:ascii="Century Gothic" w:eastAsia="微軟正黑體" w:hAnsi="Century Gothic" w:hint="eastAsia"/>
            <w:bCs/>
            <w:sz w:val="22"/>
          </w:rPr>
          <w:t>）</w:t>
        </w:r>
        <w:proofErr w:type="gramEnd"/>
        <w:r w:rsidRPr="00580A5E">
          <w:rPr>
            <w:rFonts w:ascii="Century Gothic" w:eastAsia="微軟正黑體" w:hAnsi="Century Gothic" w:hint="eastAsia"/>
            <w:bCs/>
            <w:sz w:val="22"/>
          </w:rPr>
          <w:t>致本行無法即時得知消費交易時。</w:t>
        </w:r>
      </w:ins>
    </w:p>
    <w:p w14:paraId="6BA9F6A8" w14:textId="77777777" w:rsidR="00B0607D" w:rsidRPr="00580A5E" w:rsidRDefault="00B0607D" w:rsidP="00B0607D">
      <w:pPr>
        <w:spacing w:line="0" w:lineRule="atLeast"/>
        <w:ind w:leftChars="100" w:left="240"/>
        <w:rPr>
          <w:ins w:id="230" w:author="謝昀蓁-數位支付部-永豐銀行" w:date="2022-03-30T13:39:00Z"/>
          <w:rFonts w:ascii="Century Gothic" w:eastAsia="微軟正黑體" w:hAnsi="Century Gothic"/>
          <w:bCs/>
          <w:sz w:val="22"/>
        </w:rPr>
      </w:pPr>
      <w:ins w:id="231" w:author="謝昀蓁-數位支付部-永豐銀行" w:date="2022-03-30T13:39:00Z">
        <w:r w:rsidRPr="00580A5E">
          <w:rPr>
            <w:rFonts w:ascii="Century Gothic" w:eastAsia="微軟正黑體" w:hAnsi="Century Gothic" w:hint="eastAsia"/>
            <w:bCs/>
            <w:sz w:val="22"/>
          </w:rPr>
          <w:t>c</w:t>
        </w:r>
        <w:r w:rsidRPr="00580A5E">
          <w:rPr>
            <w:rFonts w:ascii="Century Gothic" w:eastAsia="微軟正黑體" w:hAnsi="Century Gothic" w:hint="eastAsia"/>
            <w:bCs/>
            <w:sz w:val="22"/>
          </w:rPr>
          <w:t>沖銷交易、拒絕交易、取消交易、授權金額</w:t>
        </w:r>
        <w:r w:rsidRPr="00A86B3C">
          <w:rPr>
            <w:rFonts w:ascii="Century Gothic" w:eastAsia="微軟正黑體" w:hAnsi="Century Gothic" w:hint="eastAsia"/>
            <w:bCs/>
            <w:sz w:val="22"/>
          </w:rPr>
          <w:t>小於等於零</w:t>
        </w:r>
        <w:r w:rsidRPr="00580A5E">
          <w:rPr>
            <w:rFonts w:ascii="Century Gothic" w:eastAsia="微軟正黑體" w:hAnsi="Century Gothic" w:hint="eastAsia"/>
            <w:bCs/>
            <w:sz w:val="22"/>
          </w:rPr>
          <w:t>之交易。</w:t>
        </w:r>
      </w:ins>
    </w:p>
    <w:p w14:paraId="72688161" w14:textId="77777777" w:rsidR="00B0607D" w:rsidRPr="00580A5E" w:rsidRDefault="00B0607D" w:rsidP="00B0607D">
      <w:pPr>
        <w:spacing w:line="0" w:lineRule="atLeast"/>
        <w:ind w:leftChars="100" w:left="240"/>
        <w:rPr>
          <w:ins w:id="232" w:author="謝昀蓁-數位支付部-永豐銀行" w:date="2022-03-30T13:39:00Z"/>
          <w:rFonts w:ascii="Century Gothic" w:eastAsia="微軟正黑體" w:hAnsi="Century Gothic"/>
          <w:bCs/>
          <w:sz w:val="22"/>
        </w:rPr>
      </w:pPr>
      <w:ins w:id="233" w:author="謝昀蓁-數位支付部-永豐銀行" w:date="2022-03-30T13:39:00Z">
        <w:r w:rsidRPr="00580A5E">
          <w:rPr>
            <w:rFonts w:ascii="Century Gothic" w:eastAsia="微軟正黑體" w:hAnsi="Century Gothic" w:hint="eastAsia"/>
            <w:bCs/>
            <w:sz w:val="22"/>
          </w:rPr>
          <w:t>d</w:t>
        </w:r>
        <w:r w:rsidRPr="00580A5E">
          <w:rPr>
            <w:rFonts w:ascii="Century Gothic" w:eastAsia="微軟正黑體" w:hAnsi="Century Gothic" w:hint="eastAsia"/>
            <w:bCs/>
            <w:sz w:val="22"/>
          </w:rPr>
          <w:t>人工授權、非即時交易及預先授權之交易</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例如飯店…等</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w:t>
        </w:r>
      </w:ins>
    </w:p>
    <w:p w14:paraId="2E384F84" w14:textId="77777777" w:rsidR="00B0607D" w:rsidRPr="00580A5E" w:rsidRDefault="00B0607D" w:rsidP="00B0607D">
      <w:pPr>
        <w:spacing w:line="0" w:lineRule="atLeast"/>
        <w:ind w:leftChars="100" w:left="240"/>
        <w:rPr>
          <w:ins w:id="234" w:author="謝昀蓁-數位支付部-永豐銀行" w:date="2022-03-30T13:39:00Z"/>
          <w:rFonts w:ascii="Century Gothic" w:eastAsia="微軟正黑體" w:hAnsi="Century Gothic"/>
          <w:bCs/>
          <w:sz w:val="22"/>
        </w:rPr>
      </w:pPr>
      <w:ins w:id="235" w:author="謝昀蓁-數位支付部-永豐銀行" w:date="2022-03-30T13:39:00Z">
        <w:r w:rsidRPr="00580A5E">
          <w:rPr>
            <w:rFonts w:ascii="Century Gothic" w:eastAsia="微軟正黑體" w:hAnsi="Century Gothic" w:hint="eastAsia"/>
            <w:bCs/>
            <w:sz w:val="22"/>
          </w:rPr>
          <w:t>e</w:t>
        </w:r>
        <w:r w:rsidRPr="00580A5E">
          <w:rPr>
            <w:rFonts w:ascii="Century Gothic" w:eastAsia="微軟正黑體" w:hAnsi="Century Gothic" w:hint="eastAsia"/>
            <w:bCs/>
            <w:sz w:val="22"/>
          </w:rPr>
          <w:t>部分交易因商店處理方式不同，將無法提供即時的刷卡通知，如信用卡代扣繳費用、稅款、郵購、保險、人工授權及週期性固定繳納之會費等交易或消費時間您所看到之消費時間不同</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如時間差超過一小時之交易</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w:t>
        </w:r>
      </w:ins>
    </w:p>
    <w:p w14:paraId="414F365F" w14:textId="77777777" w:rsidR="00B0607D" w:rsidRPr="00580A5E" w:rsidRDefault="00B0607D" w:rsidP="00B0607D">
      <w:pPr>
        <w:spacing w:line="0" w:lineRule="atLeast"/>
        <w:ind w:leftChars="100" w:left="240"/>
        <w:rPr>
          <w:ins w:id="236" w:author="謝昀蓁-數位支付部-永豐銀行" w:date="2022-03-30T13:39:00Z"/>
          <w:rFonts w:ascii="Century Gothic" w:eastAsia="微軟正黑體" w:hAnsi="Century Gothic"/>
          <w:bCs/>
          <w:sz w:val="22"/>
        </w:rPr>
      </w:pPr>
      <w:ins w:id="237" w:author="謝昀蓁-數位支付部-永豐銀行" w:date="2022-03-30T13:39:00Z">
        <w:r w:rsidRPr="00580A5E">
          <w:rPr>
            <w:rFonts w:ascii="Century Gothic" w:eastAsia="微軟正黑體" w:hAnsi="Century Gothic" w:hint="eastAsia"/>
            <w:bCs/>
            <w:sz w:val="22"/>
          </w:rPr>
          <w:t>f</w:t>
        </w:r>
        <w:r w:rsidRPr="00580A5E">
          <w:rPr>
            <w:rFonts w:ascii="Century Gothic" w:eastAsia="微軟正黑體" w:hAnsi="Century Gothic" w:hint="eastAsia"/>
            <w:bCs/>
            <w:sz w:val="22"/>
          </w:rPr>
          <w:t>豐市集紅利網交易</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部分</w:t>
        </w:r>
        <w:proofErr w:type="gramStart"/>
        <w:r w:rsidRPr="00580A5E">
          <w:rPr>
            <w:rFonts w:ascii="Century Gothic" w:eastAsia="微軟正黑體" w:hAnsi="Century Gothic" w:hint="eastAsia"/>
            <w:bCs/>
            <w:sz w:val="22"/>
          </w:rPr>
          <w:t>特</w:t>
        </w:r>
        <w:proofErr w:type="gramEnd"/>
        <w:r w:rsidRPr="00580A5E">
          <w:rPr>
            <w:rFonts w:ascii="Century Gothic" w:eastAsia="微軟正黑體" w:hAnsi="Century Gothic" w:hint="eastAsia"/>
            <w:bCs/>
            <w:sz w:val="22"/>
          </w:rPr>
          <w:t>店</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w:t>
        </w:r>
      </w:ins>
    </w:p>
    <w:p w14:paraId="16E5B5ED" w14:textId="77777777" w:rsidR="00B0607D" w:rsidRPr="00580A5E" w:rsidRDefault="00B0607D" w:rsidP="00B0607D">
      <w:pPr>
        <w:spacing w:line="0" w:lineRule="atLeast"/>
        <w:ind w:leftChars="100" w:left="240"/>
        <w:rPr>
          <w:ins w:id="238" w:author="謝昀蓁-數位支付部-永豐銀行" w:date="2022-03-30T13:39:00Z"/>
          <w:rFonts w:ascii="Century Gothic" w:eastAsia="微軟正黑體" w:hAnsi="Century Gothic"/>
          <w:bCs/>
          <w:sz w:val="22"/>
        </w:rPr>
      </w:pPr>
      <w:ins w:id="239" w:author="謝昀蓁-數位支付部-永豐銀行" w:date="2022-03-30T13:39:00Z">
        <w:r w:rsidRPr="00580A5E">
          <w:rPr>
            <w:rFonts w:ascii="Century Gothic" w:eastAsia="微軟正黑體" w:hAnsi="Century Gothic" w:hint="eastAsia"/>
            <w:bCs/>
            <w:sz w:val="22"/>
          </w:rPr>
          <w:t>g</w:t>
        </w:r>
        <w:r w:rsidRPr="00580A5E">
          <w:rPr>
            <w:rFonts w:ascii="Century Gothic" w:eastAsia="微軟正黑體" w:hAnsi="Century Gothic" w:hint="eastAsia"/>
            <w:bCs/>
            <w:sz w:val="22"/>
          </w:rPr>
          <w:t>代行授權</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國際組織代替銀行授權交易</w:t>
        </w:r>
        <w:r w:rsidRPr="00580A5E">
          <w:rPr>
            <w:rFonts w:ascii="Century Gothic" w:eastAsia="微軟正黑體" w:hAnsi="Century Gothic" w:hint="eastAsia"/>
            <w:bCs/>
            <w:sz w:val="22"/>
          </w:rPr>
          <w:t>)</w:t>
        </w:r>
        <w:r w:rsidRPr="00580A5E">
          <w:rPr>
            <w:rFonts w:ascii="Century Gothic" w:eastAsia="微軟正黑體" w:hAnsi="Century Gothic" w:hint="eastAsia"/>
            <w:bCs/>
            <w:sz w:val="22"/>
          </w:rPr>
          <w:t>。</w:t>
        </w:r>
      </w:ins>
    </w:p>
    <w:p w14:paraId="7FB135FF" w14:textId="73B2E89D" w:rsidR="00E67FF5" w:rsidRPr="00BE660D" w:rsidDel="00B0607D" w:rsidRDefault="00E67FF5" w:rsidP="00B0607D">
      <w:pPr>
        <w:pStyle w:val="2"/>
        <w:numPr>
          <w:ilvl w:val="0"/>
          <w:numId w:val="2"/>
        </w:numPr>
        <w:spacing w:beforeLines="50" w:before="180" w:line="0" w:lineRule="atLeast"/>
        <w:ind w:left="482" w:hanging="482"/>
        <w:rPr>
          <w:del w:id="240" w:author="謝昀蓁-數位支付部-永豐銀行" w:date="2022-03-30T13:39:00Z"/>
          <w:rFonts w:ascii="Century Gothic" w:eastAsia="微軟正黑體" w:hAnsi="Century Gothic"/>
          <w:sz w:val="24"/>
          <w:szCs w:val="22"/>
          <w:rPrChange w:id="241" w:author="謝昀蓁-數位支付部-永豐銀行" w:date="2022-03-30T13:33:00Z">
            <w:rPr>
              <w:del w:id="242" w:author="謝昀蓁-數位支付部-永豐銀行" w:date="2022-03-30T13:39:00Z"/>
              <w:rFonts w:ascii="Century Gothic" w:eastAsia="微軟正黑體" w:hAnsi="Century Gothic"/>
              <w:szCs w:val="22"/>
            </w:rPr>
          </w:rPrChange>
        </w:rPr>
      </w:pPr>
      <w:del w:id="243" w:author="謝昀蓁-數位支付部-永豐銀行" w:date="2022-03-30T13:39:00Z">
        <w:r w:rsidDel="00B0607D">
          <w:rPr>
            <w:rFonts w:ascii="Century Gothic" w:eastAsia="微軟正黑體" w:hAnsi="Century Gothic" w:hint="eastAsia"/>
            <w:sz w:val="24"/>
            <w:szCs w:val="22"/>
          </w:rPr>
          <w:delText>推播訊息及設定</w:delText>
        </w:r>
        <w:bookmarkEnd w:id="130"/>
      </w:del>
    </w:p>
    <w:p w14:paraId="4C7170CC" w14:textId="0EB9C3B9" w:rsidR="00E67FF5" w:rsidDel="00B0607D" w:rsidRDefault="00E67FF5" w:rsidP="00B0607D">
      <w:pPr>
        <w:pStyle w:val="2"/>
        <w:numPr>
          <w:ilvl w:val="0"/>
          <w:numId w:val="2"/>
        </w:numPr>
        <w:spacing w:beforeLines="50" w:before="180" w:line="0" w:lineRule="atLeast"/>
        <w:ind w:left="482" w:hanging="482"/>
        <w:rPr>
          <w:del w:id="244" w:author="謝昀蓁-數位支付部-永豐銀行" w:date="2022-03-30T13:39:00Z"/>
          <w:rFonts w:ascii="Century Gothic" w:eastAsia="微軟正黑體" w:hAnsi="Century Gothic"/>
          <w:sz w:val="22"/>
        </w:rPr>
      </w:pPr>
      <w:del w:id="245" w:author="謝昀蓁-數位支付部-永豐銀行" w:date="2022-03-30T13:39:00Z">
        <w:r w:rsidDel="00B0607D">
          <w:rPr>
            <w:rFonts w:ascii="Century Gothic" w:eastAsia="微軟正黑體" w:hAnsi="Century Gothic" w:hint="eastAsia"/>
            <w:sz w:val="22"/>
          </w:rPr>
          <w:delText>大咖</w:delText>
        </w:r>
        <w:r w:rsidDel="00B0607D">
          <w:rPr>
            <w:rFonts w:ascii="Century Gothic" w:eastAsia="微軟正黑體" w:hAnsi="Century Gothic" w:hint="eastAsia"/>
            <w:sz w:val="22"/>
          </w:rPr>
          <w:delText>D</w:delText>
        </w:r>
        <w:r w:rsidDel="00B0607D">
          <w:rPr>
            <w:rFonts w:ascii="Century Gothic" w:eastAsia="微軟正黑體" w:hAnsi="Century Gothic"/>
            <w:sz w:val="22"/>
          </w:rPr>
          <w:delText>ACARD App</w:delText>
        </w:r>
        <w:r w:rsidDel="00B0607D">
          <w:rPr>
            <w:rFonts w:ascii="Century Gothic" w:eastAsia="微軟正黑體" w:hAnsi="Century Gothic" w:hint="eastAsia"/>
            <w:sz w:val="22"/>
          </w:rPr>
          <w:delText>擬新增個人化訊息</w:delText>
        </w:r>
        <w:r w:rsidDel="00B0607D">
          <w:rPr>
            <w:rFonts w:ascii="Century Gothic" w:eastAsia="微軟正黑體" w:hAnsi="Century Gothic" w:hint="eastAsia"/>
            <w:sz w:val="22"/>
          </w:rPr>
          <w:delText>_</w:delText>
        </w:r>
        <w:r w:rsidDel="00B0607D">
          <w:rPr>
            <w:rFonts w:ascii="Century Gothic" w:eastAsia="微軟正黑體" w:hAnsi="Century Gothic" w:hint="eastAsia"/>
            <w:sz w:val="22"/>
          </w:rPr>
          <w:delText>信用卡推播訊息，連結導頁及說明如下。</w:delText>
        </w:r>
      </w:del>
    </w:p>
    <w:tbl>
      <w:tblPr>
        <w:tblStyle w:val="aa"/>
        <w:tblW w:w="10043" w:type="dxa"/>
        <w:tblLayout w:type="fixed"/>
        <w:tblLook w:val="04A0" w:firstRow="1" w:lastRow="0" w:firstColumn="1" w:lastColumn="0" w:noHBand="0" w:noVBand="1"/>
      </w:tblPr>
      <w:tblGrid>
        <w:gridCol w:w="988"/>
        <w:gridCol w:w="1984"/>
        <w:gridCol w:w="1134"/>
        <w:gridCol w:w="3827"/>
        <w:gridCol w:w="2110"/>
      </w:tblGrid>
      <w:tr w:rsidR="00E67FF5" w:rsidRPr="00CB19A4" w:rsidDel="00B0607D" w14:paraId="206290AD" w14:textId="06BEECCD" w:rsidTr="00BE660D">
        <w:trPr>
          <w:del w:id="246" w:author="謝昀蓁-數位支付部-永豐銀行" w:date="2022-03-30T13:39:00Z"/>
        </w:trPr>
        <w:tc>
          <w:tcPr>
            <w:tcW w:w="988" w:type="dxa"/>
            <w:shd w:val="clear" w:color="auto" w:fill="D9D9D9" w:themeFill="background1" w:themeFillShade="D9"/>
          </w:tcPr>
          <w:p w14:paraId="6089D8F9" w14:textId="29311373" w:rsidR="00E67FF5" w:rsidRPr="00CB19A4" w:rsidDel="00B0607D" w:rsidRDefault="00E67FF5" w:rsidP="00B0607D">
            <w:pPr>
              <w:pStyle w:val="2"/>
              <w:numPr>
                <w:ilvl w:val="0"/>
                <w:numId w:val="2"/>
              </w:numPr>
              <w:spacing w:beforeLines="50" w:before="180" w:line="0" w:lineRule="atLeast"/>
              <w:ind w:left="482" w:hanging="482"/>
              <w:rPr>
                <w:del w:id="247" w:author="謝昀蓁-數位支付部-永豐銀行" w:date="2022-03-30T13:39:00Z"/>
                <w:rFonts w:ascii="Century Gothic" w:eastAsia="微軟正黑體" w:hAnsi="Century Gothic"/>
                <w:sz w:val="22"/>
              </w:rPr>
            </w:pPr>
            <w:del w:id="248" w:author="謝昀蓁-數位支付部-永豐銀行" w:date="2022-03-30T13:39:00Z">
              <w:r w:rsidRPr="00CB19A4" w:rsidDel="00B0607D">
                <w:rPr>
                  <w:rFonts w:ascii="Century Gothic" w:eastAsia="微軟正黑體" w:hAnsi="Century Gothic" w:hint="eastAsia"/>
                  <w:sz w:val="22"/>
                </w:rPr>
                <w:delText>類別</w:delText>
              </w:r>
            </w:del>
          </w:p>
        </w:tc>
        <w:tc>
          <w:tcPr>
            <w:tcW w:w="1984" w:type="dxa"/>
            <w:shd w:val="clear" w:color="auto" w:fill="D9D9D9" w:themeFill="background1" w:themeFillShade="D9"/>
          </w:tcPr>
          <w:p w14:paraId="2355B867" w14:textId="27949B0D" w:rsidR="00E67FF5" w:rsidRPr="00CB19A4" w:rsidDel="00B0607D" w:rsidRDefault="00E67FF5" w:rsidP="00B0607D">
            <w:pPr>
              <w:pStyle w:val="2"/>
              <w:numPr>
                <w:ilvl w:val="0"/>
                <w:numId w:val="2"/>
              </w:numPr>
              <w:spacing w:beforeLines="50" w:before="180" w:line="0" w:lineRule="atLeast"/>
              <w:ind w:left="482" w:hanging="482"/>
              <w:rPr>
                <w:del w:id="249" w:author="謝昀蓁-數位支付部-永豐銀行" w:date="2022-03-30T13:39:00Z"/>
                <w:rFonts w:ascii="Century Gothic" w:eastAsia="微軟正黑體" w:hAnsi="Century Gothic"/>
                <w:sz w:val="22"/>
              </w:rPr>
            </w:pPr>
            <w:del w:id="250" w:author="謝昀蓁-數位支付部-永豐銀行" w:date="2022-03-30T13:39:00Z">
              <w:r w:rsidRPr="00CB19A4" w:rsidDel="00B0607D">
                <w:rPr>
                  <w:rFonts w:ascii="Century Gothic" w:eastAsia="微軟正黑體" w:hAnsi="Century Gothic" w:hint="eastAsia"/>
                  <w:sz w:val="22"/>
                </w:rPr>
                <w:delText>發送推播時機</w:delText>
              </w:r>
            </w:del>
          </w:p>
        </w:tc>
        <w:tc>
          <w:tcPr>
            <w:tcW w:w="1134" w:type="dxa"/>
            <w:shd w:val="clear" w:color="auto" w:fill="D9D9D9" w:themeFill="background1" w:themeFillShade="D9"/>
          </w:tcPr>
          <w:p w14:paraId="2A900922" w14:textId="0FFE5F77" w:rsidR="00E67FF5" w:rsidRPr="00CB19A4" w:rsidDel="00B0607D" w:rsidRDefault="00E67FF5" w:rsidP="00B0607D">
            <w:pPr>
              <w:pStyle w:val="2"/>
              <w:numPr>
                <w:ilvl w:val="0"/>
                <w:numId w:val="2"/>
              </w:numPr>
              <w:spacing w:beforeLines="50" w:before="180" w:line="0" w:lineRule="atLeast"/>
              <w:ind w:left="482" w:hanging="482"/>
              <w:rPr>
                <w:del w:id="251" w:author="謝昀蓁-數位支付部-永豐銀行" w:date="2022-03-30T13:39:00Z"/>
                <w:rFonts w:ascii="Century Gothic" w:eastAsia="微軟正黑體" w:hAnsi="Century Gothic"/>
                <w:sz w:val="22"/>
              </w:rPr>
            </w:pPr>
            <w:del w:id="252" w:author="謝昀蓁-數位支付部-永豐銀行" w:date="2022-03-30T13:39:00Z">
              <w:r w:rsidRPr="00CB19A4" w:rsidDel="00B0607D">
                <w:rPr>
                  <w:rFonts w:ascii="Century Gothic" w:eastAsia="微軟正黑體" w:hAnsi="Century Gothic" w:hint="eastAsia"/>
                  <w:sz w:val="22"/>
                </w:rPr>
                <w:delText>發送條件</w:delText>
              </w:r>
            </w:del>
          </w:p>
        </w:tc>
        <w:tc>
          <w:tcPr>
            <w:tcW w:w="3827" w:type="dxa"/>
            <w:shd w:val="clear" w:color="auto" w:fill="D9D9D9" w:themeFill="background1" w:themeFillShade="D9"/>
          </w:tcPr>
          <w:p w14:paraId="72BB1C4A" w14:textId="3781E4FD" w:rsidR="00E67FF5" w:rsidRPr="00CB19A4" w:rsidDel="00B0607D" w:rsidRDefault="00E67FF5" w:rsidP="00B0607D">
            <w:pPr>
              <w:pStyle w:val="2"/>
              <w:numPr>
                <w:ilvl w:val="0"/>
                <w:numId w:val="2"/>
              </w:numPr>
              <w:spacing w:beforeLines="50" w:before="180" w:line="0" w:lineRule="atLeast"/>
              <w:ind w:left="482" w:hanging="482"/>
              <w:rPr>
                <w:del w:id="253" w:author="謝昀蓁-數位支付部-永豐銀行" w:date="2022-03-30T13:39:00Z"/>
                <w:rFonts w:ascii="Century Gothic" w:eastAsia="微軟正黑體" w:hAnsi="Century Gothic"/>
                <w:sz w:val="22"/>
              </w:rPr>
            </w:pPr>
            <w:del w:id="254" w:author="謝昀蓁-數位支付部-永豐銀行" w:date="2022-03-30T13:39:00Z">
              <w:r w:rsidRPr="00CB19A4" w:rsidDel="00B0607D">
                <w:rPr>
                  <w:rFonts w:ascii="Century Gothic" w:eastAsia="微軟正黑體" w:hAnsi="Century Gothic" w:hint="eastAsia"/>
                  <w:sz w:val="22"/>
                </w:rPr>
                <w:delText>訊息內容</w:delText>
              </w:r>
            </w:del>
          </w:p>
        </w:tc>
        <w:tc>
          <w:tcPr>
            <w:tcW w:w="2110" w:type="dxa"/>
            <w:shd w:val="clear" w:color="auto" w:fill="D9D9D9" w:themeFill="background1" w:themeFillShade="D9"/>
          </w:tcPr>
          <w:p w14:paraId="0F3932E7" w14:textId="1C410DE6" w:rsidR="00E67FF5" w:rsidRPr="00CB19A4" w:rsidDel="00B0607D" w:rsidRDefault="00E67FF5" w:rsidP="00B0607D">
            <w:pPr>
              <w:pStyle w:val="2"/>
              <w:numPr>
                <w:ilvl w:val="0"/>
                <w:numId w:val="2"/>
              </w:numPr>
              <w:spacing w:beforeLines="50" w:before="180" w:line="0" w:lineRule="atLeast"/>
              <w:ind w:left="482" w:hanging="482"/>
              <w:rPr>
                <w:del w:id="255" w:author="謝昀蓁-數位支付部-永豐銀行" w:date="2022-03-30T13:39:00Z"/>
                <w:rFonts w:ascii="Century Gothic" w:eastAsia="微軟正黑體" w:hAnsi="Century Gothic"/>
                <w:sz w:val="22"/>
              </w:rPr>
            </w:pPr>
            <w:del w:id="256" w:author="謝昀蓁-數位支付部-永豐銀行" w:date="2022-03-30T13:39:00Z">
              <w:r w:rsidRPr="00CB19A4" w:rsidDel="00B0607D">
                <w:rPr>
                  <w:rFonts w:ascii="Century Gothic" w:eastAsia="微軟正黑體" w:hAnsi="Century Gothic" w:hint="eastAsia"/>
                  <w:sz w:val="22"/>
                </w:rPr>
                <w:delText>點擊前往</w:delText>
              </w:r>
            </w:del>
          </w:p>
        </w:tc>
      </w:tr>
      <w:tr w:rsidR="00E67FF5" w:rsidRPr="00CB19A4" w:rsidDel="00B0607D" w14:paraId="17995574" w14:textId="3288533A" w:rsidTr="00BE660D">
        <w:trPr>
          <w:del w:id="257" w:author="謝昀蓁-數位支付部-永豐銀行" w:date="2022-03-30T13:39:00Z"/>
        </w:trPr>
        <w:tc>
          <w:tcPr>
            <w:tcW w:w="988" w:type="dxa"/>
          </w:tcPr>
          <w:p w14:paraId="2CCB6D77" w14:textId="4035E45D" w:rsidR="00E67FF5" w:rsidRPr="00CB19A4" w:rsidDel="00B0607D" w:rsidRDefault="00E67FF5" w:rsidP="00B0607D">
            <w:pPr>
              <w:pStyle w:val="2"/>
              <w:numPr>
                <w:ilvl w:val="0"/>
                <w:numId w:val="2"/>
              </w:numPr>
              <w:spacing w:beforeLines="50" w:before="180" w:line="0" w:lineRule="atLeast"/>
              <w:ind w:left="482" w:hanging="482"/>
              <w:rPr>
                <w:del w:id="258" w:author="謝昀蓁-數位支付部-永豐銀行" w:date="2022-03-30T13:39:00Z"/>
                <w:rFonts w:ascii="Century Gothic" w:eastAsia="微軟正黑體" w:hAnsi="Century Gothic"/>
                <w:sz w:val="22"/>
              </w:rPr>
            </w:pPr>
            <w:del w:id="259" w:author="謝昀蓁-數位支付部-永豐銀行" w:date="2022-03-30T13:39:00Z">
              <w:r w:rsidRPr="00CB19A4" w:rsidDel="00B0607D">
                <w:rPr>
                  <w:rFonts w:ascii="Century Gothic" w:eastAsia="微軟正黑體" w:hAnsi="Century Gothic" w:hint="eastAsia"/>
                  <w:sz w:val="22"/>
                </w:rPr>
                <w:delText>信用卡</w:delText>
              </w:r>
            </w:del>
          </w:p>
        </w:tc>
        <w:tc>
          <w:tcPr>
            <w:tcW w:w="1984" w:type="dxa"/>
          </w:tcPr>
          <w:p w14:paraId="13332694" w14:textId="67B78476" w:rsidR="00E67FF5" w:rsidRPr="00CB19A4" w:rsidDel="00B0607D" w:rsidRDefault="00E67FF5" w:rsidP="00B0607D">
            <w:pPr>
              <w:pStyle w:val="2"/>
              <w:numPr>
                <w:ilvl w:val="0"/>
                <w:numId w:val="2"/>
              </w:numPr>
              <w:spacing w:beforeLines="50" w:before="180" w:line="0" w:lineRule="atLeast"/>
              <w:ind w:left="482" w:hanging="482"/>
              <w:rPr>
                <w:del w:id="260" w:author="謝昀蓁-數位支付部-永豐銀行" w:date="2022-03-30T13:39:00Z"/>
                <w:rFonts w:ascii="Century Gothic" w:eastAsia="微軟正黑體" w:hAnsi="Century Gothic"/>
                <w:sz w:val="22"/>
              </w:rPr>
            </w:pPr>
            <w:del w:id="261" w:author="謝昀蓁-數位支付部-永豐銀行" w:date="2022-03-30T13:39:00Z">
              <w:r w:rsidRPr="00CB19A4" w:rsidDel="00B0607D">
                <w:rPr>
                  <w:rFonts w:ascii="Century Gothic" w:eastAsia="微軟正黑體" w:hAnsi="Century Gothic" w:hint="eastAsia"/>
                  <w:sz w:val="22"/>
                </w:rPr>
                <w:delText>信用卡消費推播</w:delText>
              </w:r>
              <w:r w:rsidRPr="00CB19A4" w:rsidDel="00B0607D">
                <w:rPr>
                  <w:rFonts w:ascii="Century Gothic" w:eastAsia="微軟正黑體" w:hAnsi="Century Gothic" w:hint="eastAsia"/>
                  <w:sz w:val="22"/>
                </w:rPr>
                <w:delText>1</w:delText>
              </w:r>
            </w:del>
          </w:p>
        </w:tc>
        <w:tc>
          <w:tcPr>
            <w:tcW w:w="1134" w:type="dxa"/>
          </w:tcPr>
          <w:p w14:paraId="2C5BC605" w14:textId="6A216210" w:rsidR="00E67FF5" w:rsidRPr="00CB19A4" w:rsidDel="00B0607D" w:rsidRDefault="00E67FF5" w:rsidP="00B0607D">
            <w:pPr>
              <w:pStyle w:val="2"/>
              <w:numPr>
                <w:ilvl w:val="0"/>
                <w:numId w:val="2"/>
              </w:numPr>
              <w:spacing w:beforeLines="50" w:before="180" w:line="0" w:lineRule="atLeast"/>
              <w:ind w:left="482" w:hanging="482"/>
              <w:rPr>
                <w:del w:id="262" w:author="謝昀蓁-數位支付部-永豐銀行" w:date="2022-03-30T13:39:00Z"/>
                <w:rFonts w:ascii="Century Gothic" w:eastAsia="微軟正黑體" w:hAnsi="Century Gothic"/>
                <w:sz w:val="22"/>
              </w:rPr>
            </w:pPr>
            <w:del w:id="263" w:author="謝昀蓁-數位支付部-永豐銀行" w:date="2022-03-30T13:39:00Z">
              <w:r w:rsidRPr="00CB19A4" w:rsidDel="00B0607D">
                <w:rPr>
                  <w:rFonts w:ascii="Century Gothic" w:eastAsia="微軟正黑體" w:hAnsi="Century Gothic" w:hint="eastAsia"/>
                  <w:sz w:val="22"/>
                </w:rPr>
                <w:delText>網銀會員</w:delText>
              </w:r>
            </w:del>
          </w:p>
        </w:tc>
        <w:tc>
          <w:tcPr>
            <w:tcW w:w="3827" w:type="dxa"/>
          </w:tcPr>
          <w:p w14:paraId="57C887E1" w14:textId="3B87D5E5" w:rsidR="00E67FF5" w:rsidRPr="00CB19A4" w:rsidDel="00B0607D" w:rsidRDefault="00E67FF5" w:rsidP="00B0607D">
            <w:pPr>
              <w:pStyle w:val="2"/>
              <w:numPr>
                <w:ilvl w:val="0"/>
                <w:numId w:val="2"/>
              </w:numPr>
              <w:spacing w:beforeLines="50" w:before="180" w:line="0" w:lineRule="atLeast"/>
              <w:ind w:left="482" w:hanging="482"/>
              <w:rPr>
                <w:del w:id="264" w:author="謝昀蓁-數位支付部-永豐銀行" w:date="2022-03-30T13:39:00Z"/>
                <w:rFonts w:ascii="Century Gothic" w:eastAsia="微軟正黑體" w:hAnsi="Century Gothic"/>
                <w:sz w:val="22"/>
              </w:rPr>
            </w:pPr>
            <w:del w:id="265" w:author="謝昀蓁-數位支付部-永豐銀行" w:date="2022-03-30T13:39:00Z">
              <w:r w:rsidRPr="00CB19A4" w:rsidDel="00B0607D">
                <w:rPr>
                  <w:rFonts w:ascii="Century Gothic" w:eastAsia="微軟正黑體" w:hAnsi="Century Gothic" w:hint="eastAsia"/>
                  <w:sz w:val="22"/>
                </w:rPr>
                <w:delText>永豐貴賓您好，感謝刷卡</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金額</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元。謹慎理財信用卡至上循環利率</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利率</w:delText>
              </w:r>
              <w:r w:rsidRPr="00CB19A4" w:rsidDel="00B0607D">
                <w:rPr>
                  <w:rFonts w:ascii="Century Gothic" w:eastAsia="微軟正黑體" w:hAnsi="Century Gothic" w:hint="eastAsia"/>
                  <w:sz w:val="22"/>
                </w:rPr>
                <w:delText>}</w:delText>
              </w:r>
            </w:del>
          </w:p>
        </w:tc>
        <w:tc>
          <w:tcPr>
            <w:tcW w:w="2110" w:type="dxa"/>
          </w:tcPr>
          <w:p w14:paraId="4311A951" w14:textId="407A652D" w:rsidR="00E67FF5" w:rsidRPr="00CB19A4" w:rsidDel="00B0607D" w:rsidRDefault="00E67FF5" w:rsidP="00B0607D">
            <w:pPr>
              <w:pStyle w:val="2"/>
              <w:numPr>
                <w:ilvl w:val="0"/>
                <w:numId w:val="2"/>
              </w:numPr>
              <w:spacing w:beforeLines="50" w:before="180" w:line="0" w:lineRule="atLeast"/>
              <w:ind w:left="482" w:hanging="482"/>
              <w:rPr>
                <w:del w:id="266" w:author="謝昀蓁-數位支付部-永豐銀行" w:date="2022-03-30T13:39:00Z"/>
                <w:rFonts w:ascii="Century Gothic" w:eastAsia="微軟正黑體" w:hAnsi="Century Gothic"/>
                <w:sz w:val="22"/>
              </w:rPr>
            </w:pPr>
            <w:del w:id="267" w:author="謝昀蓁-數位支付部-永豐銀行" w:date="2022-03-30T13:39:00Z">
              <w:r w:rsidRPr="00CB19A4" w:rsidDel="00B0607D">
                <w:rPr>
                  <w:rFonts w:ascii="Century Gothic" w:eastAsia="微軟正黑體" w:hAnsi="Century Gothic" w:hint="eastAsia"/>
                  <w:sz w:val="22"/>
                </w:rPr>
                <w:delText>交易紀錄頁</w:delText>
              </w:r>
              <w:r w:rsidRPr="00CB19A4" w:rsidDel="00B0607D">
                <w:rPr>
                  <w:rFonts w:ascii="Century Gothic" w:eastAsia="微軟正黑體" w:hAnsi="Century Gothic" w:hint="eastAsia"/>
                  <w:sz w:val="22"/>
                </w:rPr>
                <w:delText>_</w:delText>
              </w:r>
              <w:r w:rsidRPr="00CB19A4" w:rsidDel="00B0607D">
                <w:rPr>
                  <w:rFonts w:ascii="Century Gothic" w:eastAsia="微軟正黑體" w:hAnsi="Century Gothic" w:hint="eastAsia"/>
                  <w:sz w:val="22"/>
                </w:rPr>
                <w:delText>信用卡</w:delText>
              </w:r>
            </w:del>
          </w:p>
        </w:tc>
      </w:tr>
      <w:tr w:rsidR="00E67FF5" w:rsidRPr="00CB19A4" w:rsidDel="00B0607D" w14:paraId="26B526F5" w14:textId="2C70643C" w:rsidTr="00BE660D">
        <w:trPr>
          <w:del w:id="268" w:author="謝昀蓁-數位支付部-永豐銀行" w:date="2022-03-30T13:39:00Z"/>
        </w:trPr>
        <w:tc>
          <w:tcPr>
            <w:tcW w:w="988" w:type="dxa"/>
          </w:tcPr>
          <w:p w14:paraId="7070127D" w14:textId="6489E0E9" w:rsidR="00E67FF5" w:rsidRPr="00CB19A4" w:rsidDel="00B0607D" w:rsidRDefault="00E67FF5" w:rsidP="00B0607D">
            <w:pPr>
              <w:pStyle w:val="2"/>
              <w:numPr>
                <w:ilvl w:val="0"/>
                <w:numId w:val="2"/>
              </w:numPr>
              <w:spacing w:beforeLines="50" w:before="180" w:line="0" w:lineRule="atLeast"/>
              <w:ind w:left="482" w:hanging="482"/>
              <w:rPr>
                <w:del w:id="269" w:author="謝昀蓁-數位支付部-永豐銀行" w:date="2022-03-30T13:39:00Z"/>
                <w:rFonts w:ascii="Century Gothic" w:eastAsia="微軟正黑體" w:hAnsi="Century Gothic"/>
                <w:sz w:val="22"/>
              </w:rPr>
            </w:pPr>
            <w:del w:id="270" w:author="謝昀蓁-數位支付部-永豐銀行" w:date="2022-03-30T13:39:00Z">
              <w:r w:rsidRPr="00CB19A4" w:rsidDel="00B0607D">
                <w:rPr>
                  <w:rFonts w:ascii="Century Gothic" w:eastAsia="微軟正黑體" w:hAnsi="Century Gothic" w:hint="eastAsia"/>
                  <w:sz w:val="22"/>
                </w:rPr>
                <w:delText>信用卡</w:delText>
              </w:r>
            </w:del>
          </w:p>
        </w:tc>
        <w:tc>
          <w:tcPr>
            <w:tcW w:w="1984" w:type="dxa"/>
          </w:tcPr>
          <w:p w14:paraId="16822CF7" w14:textId="0F6DFBE9" w:rsidR="00E67FF5" w:rsidRPr="00CB19A4" w:rsidDel="00B0607D" w:rsidRDefault="00E67FF5" w:rsidP="00B0607D">
            <w:pPr>
              <w:pStyle w:val="2"/>
              <w:numPr>
                <w:ilvl w:val="0"/>
                <w:numId w:val="2"/>
              </w:numPr>
              <w:spacing w:beforeLines="50" w:before="180" w:line="0" w:lineRule="atLeast"/>
              <w:ind w:left="482" w:hanging="482"/>
              <w:rPr>
                <w:del w:id="271" w:author="謝昀蓁-數位支付部-永豐銀行" w:date="2022-03-30T13:39:00Z"/>
                <w:rFonts w:ascii="Century Gothic" w:eastAsia="微軟正黑體" w:hAnsi="Century Gothic"/>
                <w:sz w:val="22"/>
              </w:rPr>
            </w:pPr>
            <w:del w:id="272" w:author="謝昀蓁-數位支付部-永豐銀行" w:date="2022-03-30T13:39:00Z">
              <w:r w:rsidRPr="00CB19A4" w:rsidDel="00B0607D">
                <w:rPr>
                  <w:rFonts w:ascii="Century Gothic" w:eastAsia="微軟正黑體" w:hAnsi="Century Gothic" w:hint="eastAsia"/>
                  <w:sz w:val="22"/>
                </w:rPr>
                <w:delText>信用卡消費推播</w:delText>
              </w:r>
              <w:r w:rsidRPr="00CB19A4" w:rsidDel="00B0607D">
                <w:rPr>
                  <w:rFonts w:ascii="Century Gothic" w:eastAsia="微軟正黑體" w:hAnsi="Century Gothic" w:hint="eastAsia"/>
                  <w:sz w:val="22"/>
                </w:rPr>
                <w:delText>2</w:delText>
              </w:r>
            </w:del>
          </w:p>
        </w:tc>
        <w:tc>
          <w:tcPr>
            <w:tcW w:w="1134" w:type="dxa"/>
          </w:tcPr>
          <w:p w14:paraId="1B03B468" w14:textId="1FE8820B" w:rsidR="00E67FF5" w:rsidRPr="00CB19A4" w:rsidDel="00B0607D" w:rsidRDefault="00E67FF5" w:rsidP="00B0607D">
            <w:pPr>
              <w:pStyle w:val="2"/>
              <w:numPr>
                <w:ilvl w:val="0"/>
                <w:numId w:val="2"/>
              </w:numPr>
              <w:spacing w:beforeLines="50" w:before="180" w:line="0" w:lineRule="atLeast"/>
              <w:ind w:left="482" w:hanging="482"/>
              <w:rPr>
                <w:del w:id="273" w:author="謝昀蓁-數位支付部-永豐銀行" w:date="2022-03-30T13:39:00Z"/>
                <w:rFonts w:ascii="Century Gothic" w:eastAsia="微軟正黑體" w:hAnsi="Century Gothic"/>
                <w:sz w:val="22"/>
              </w:rPr>
            </w:pPr>
            <w:del w:id="274" w:author="謝昀蓁-數位支付部-永豐銀行" w:date="2022-03-30T13:39:00Z">
              <w:r w:rsidRPr="00CB19A4" w:rsidDel="00B0607D">
                <w:rPr>
                  <w:rFonts w:ascii="Century Gothic" w:eastAsia="微軟正黑體" w:hAnsi="Century Gothic" w:hint="eastAsia"/>
                  <w:sz w:val="22"/>
                </w:rPr>
                <w:delText>網銀會員</w:delText>
              </w:r>
            </w:del>
          </w:p>
        </w:tc>
        <w:tc>
          <w:tcPr>
            <w:tcW w:w="3827" w:type="dxa"/>
          </w:tcPr>
          <w:p w14:paraId="782CC7DA" w14:textId="6EC85455" w:rsidR="00E67FF5" w:rsidRPr="00CB19A4" w:rsidDel="00B0607D" w:rsidRDefault="00E67FF5" w:rsidP="00B0607D">
            <w:pPr>
              <w:pStyle w:val="2"/>
              <w:numPr>
                <w:ilvl w:val="0"/>
                <w:numId w:val="2"/>
              </w:numPr>
              <w:spacing w:beforeLines="50" w:before="180" w:line="0" w:lineRule="atLeast"/>
              <w:ind w:left="482" w:hanging="482"/>
              <w:rPr>
                <w:del w:id="275" w:author="謝昀蓁-數位支付部-永豐銀行" w:date="2022-03-30T13:39:00Z"/>
                <w:rFonts w:ascii="Century Gothic" w:eastAsia="微軟正黑體" w:hAnsi="Century Gothic"/>
                <w:sz w:val="22"/>
              </w:rPr>
            </w:pPr>
            <w:del w:id="276" w:author="謝昀蓁-數位支付部-永豐銀行" w:date="2022-03-30T13:39:00Z">
              <w:r w:rsidRPr="00CB19A4" w:rsidDel="00B0607D">
                <w:rPr>
                  <w:rFonts w:ascii="Century Gothic" w:eastAsia="微軟正黑體" w:hAnsi="Century Gothic" w:hint="eastAsia"/>
                  <w:sz w:val="22"/>
                </w:rPr>
                <w:delText>永豐信用卡刷卡通知</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sz w:val="22"/>
                </w:rPr>
                <w:delText>YYYMMDD_HH:MM}</w:delText>
              </w:r>
              <w:r w:rsidRPr="00CB19A4" w:rsidDel="00B0607D">
                <w:rPr>
                  <w:rFonts w:ascii="Century Gothic" w:eastAsia="微軟正黑體" w:hAnsi="Century Gothic" w:hint="eastAsia"/>
                  <w:sz w:val="22"/>
                </w:rPr>
                <w:delText>金額</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金額</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元實際請款金額以帳單所列為準如有疑問請撥打卡片背面服務專線，謝謝</w:delText>
              </w:r>
              <w:r w:rsidRPr="00CB19A4" w:rsidDel="00B0607D">
                <w:rPr>
                  <w:rFonts w:ascii="Century Gothic" w:eastAsia="微軟正黑體" w:hAnsi="Century Gothic" w:hint="eastAsia"/>
                  <w:sz w:val="22"/>
                </w:rPr>
                <w:delText>!</w:delText>
              </w:r>
            </w:del>
          </w:p>
        </w:tc>
        <w:tc>
          <w:tcPr>
            <w:tcW w:w="2110" w:type="dxa"/>
          </w:tcPr>
          <w:p w14:paraId="68FC00BC" w14:textId="7326A40C" w:rsidR="00E67FF5" w:rsidRPr="00CB19A4" w:rsidDel="00B0607D" w:rsidRDefault="00E67FF5" w:rsidP="00B0607D">
            <w:pPr>
              <w:pStyle w:val="2"/>
              <w:numPr>
                <w:ilvl w:val="0"/>
                <w:numId w:val="2"/>
              </w:numPr>
              <w:spacing w:beforeLines="50" w:before="180" w:line="0" w:lineRule="atLeast"/>
              <w:ind w:left="482" w:hanging="482"/>
              <w:rPr>
                <w:del w:id="277" w:author="謝昀蓁-數位支付部-永豐銀行" w:date="2022-03-30T13:39:00Z"/>
                <w:rFonts w:ascii="Century Gothic" w:eastAsia="微軟正黑體" w:hAnsi="Century Gothic"/>
                <w:sz w:val="22"/>
              </w:rPr>
            </w:pPr>
            <w:del w:id="278" w:author="謝昀蓁-數位支付部-永豐銀行" w:date="2022-03-30T13:39:00Z">
              <w:r w:rsidRPr="00CB19A4" w:rsidDel="00B0607D">
                <w:rPr>
                  <w:rFonts w:ascii="Century Gothic" w:eastAsia="微軟正黑體" w:hAnsi="Century Gothic" w:hint="eastAsia"/>
                  <w:sz w:val="22"/>
                </w:rPr>
                <w:delText>交易紀錄頁</w:delText>
              </w:r>
              <w:r w:rsidRPr="00CB19A4" w:rsidDel="00B0607D">
                <w:rPr>
                  <w:rFonts w:ascii="Century Gothic" w:eastAsia="微軟正黑體" w:hAnsi="Century Gothic" w:hint="eastAsia"/>
                  <w:sz w:val="22"/>
                </w:rPr>
                <w:delText>_</w:delText>
              </w:r>
              <w:r w:rsidRPr="00CB19A4" w:rsidDel="00B0607D">
                <w:rPr>
                  <w:rFonts w:ascii="Century Gothic" w:eastAsia="微軟正黑體" w:hAnsi="Century Gothic" w:hint="eastAsia"/>
                  <w:sz w:val="22"/>
                </w:rPr>
                <w:delText>信用卡</w:delText>
              </w:r>
            </w:del>
          </w:p>
        </w:tc>
      </w:tr>
      <w:tr w:rsidR="00E67FF5" w:rsidRPr="00CB19A4" w:rsidDel="00B0607D" w14:paraId="079959E5" w14:textId="63D5FA84" w:rsidTr="00BE660D">
        <w:trPr>
          <w:del w:id="279" w:author="謝昀蓁-數位支付部-永豐銀行" w:date="2022-03-30T13:39:00Z"/>
        </w:trPr>
        <w:tc>
          <w:tcPr>
            <w:tcW w:w="988" w:type="dxa"/>
          </w:tcPr>
          <w:p w14:paraId="17873E12" w14:textId="2844F295" w:rsidR="00E67FF5" w:rsidRPr="00CB19A4" w:rsidDel="00B0607D" w:rsidRDefault="00E67FF5" w:rsidP="00B0607D">
            <w:pPr>
              <w:pStyle w:val="2"/>
              <w:numPr>
                <w:ilvl w:val="0"/>
                <w:numId w:val="2"/>
              </w:numPr>
              <w:spacing w:beforeLines="50" w:before="180" w:line="0" w:lineRule="atLeast"/>
              <w:ind w:left="482" w:hanging="482"/>
              <w:rPr>
                <w:del w:id="280" w:author="謝昀蓁-數位支付部-永豐銀行" w:date="2022-03-30T13:39:00Z"/>
                <w:rFonts w:ascii="Century Gothic" w:eastAsia="微軟正黑體" w:hAnsi="Century Gothic"/>
                <w:sz w:val="22"/>
              </w:rPr>
            </w:pPr>
            <w:del w:id="281" w:author="謝昀蓁-數位支付部-永豐銀行" w:date="2022-03-30T13:39:00Z">
              <w:r w:rsidDel="00B0607D">
                <w:rPr>
                  <w:rFonts w:ascii="Century Gothic" w:eastAsia="微軟正黑體" w:hAnsi="Century Gothic" w:hint="eastAsia"/>
                  <w:sz w:val="22"/>
                </w:rPr>
                <w:delText>信用卡</w:delText>
              </w:r>
            </w:del>
          </w:p>
        </w:tc>
        <w:tc>
          <w:tcPr>
            <w:tcW w:w="1984" w:type="dxa"/>
          </w:tcPr>
          <w:p w14:paraId="3A64FE13" w14:textId="3DBC0D15" w:rsidR="00E67FF5" w:rsidRPr="00CB19A4" w:rsidDel="00B0607D" w:rsidRDefault="00E67FF5" w:rsidP="00B0607D">
            <w:pPr>
              <w:pStyle w:val="2"/>
              <w:numPr>
                <w:ilvl w:val="0"/>
                <w:numId w:val="2"/>
              </w:numPr>
              <w:spacing w:beforeLines="50" w:before="180" w:line="0" w:lineRule="atLeast"/>
              <w:ind w:left="482" w:hanging="482"/>
              <w:rPr>
                <w:del w:id="282" w:author="謝昀蓁-數位支付部-永豐銀行" w:date="2022-03-30T13:39:00Z"/>
                <w:rFonts w:ascii="Century Gothic" w:eastAsia="微軟正黑體" w:hAnsi="Century Gothic"/>
                <w:sz w:val="22"/>
              </w:rPr>
            </w:pPr>
            <w:del w:id="283" w:author="謝昀蓁-數位支付部-永豐銀行" w:date="2022-03-30T13:39:00Z">
              <w:r w:rsidDel="00B0607D">
                <w:rPr>
                  <w:rFonts w:ascii="Century Gothic" w:eastAsia="微軟正黑體" w:hAnsi="Century Gothic" w:hint="eastAsia"/>
                  <w:sz w:val="22"/>
                </w:rPr>
                <w:delText>核卡推播</w:delText>
              </w:r>
            </w:del>
          </w:p>
        </w:tc>
        <w:tc>
          <w:tcPr>
            <w:tcW w:w="1134" w:type="dxa"/>
          </w:tcPr>
          <w:p w14:paraId="4F73E7F5" w14:textId="51A89E06" w:rsidR="00E67FF5" w:rsidRPr="00CB19A4" w:rsidDel="00B0607D" w:rsidRDefault="00E67FF5" w:rsidP="00B0607D">
            <w:pPr>
              <w:pStyle w:val="2"/>
              <w:numPr>
                <w:ilvl w:val="0"/>
                <w:numId w:val="2"/>
              </w:numPr>
              <w:spacing w:beforeLines="50" w:before="180" w:line="0" w:lineRule="atLeast"/>
              <w:ind w:left="482" w:hanging="482"/>
              <w:rPr>
                <w:del w:id="284" w:author="謝昀蓁-數位支付部-永豐銀行" w:date="2022-03-30T13:39:00Z"/>
                <w:rFonts w:ascii="Century Gothic" w:eastAsia="微軟正黑體" w:hAnsi="Century Gothic"/>
                <w:sz w:val="22"/>
              </w:rPr>
            </w:pPr>
            <w:del w:id="285" w:author="謝昀蓁-數位支付部-永豐銀行" w:date="2022-03-30T13:39:00Z">
              <w:r w:rsidRPr="00CB19A4" w:rsidDel="00B0607D">
                <w:rPr>
                  <w:rFonts w:ascii="Century Gothic" w:eastAsia="微軟正黑體" w:hAnsi="Century Gothic" w:hint="eastAsia"/>
                  <w:sz w:val="22"/>
                </w:rPr>
                <w:delText>網銀會員</w:delText>
              </w:r>
            </w:del>
          </w:p>
        </w:tc>
        <w:tc>
          <w:tcPr>
            <w:tcW w:w="3827" w:type="dxa"/>
          </w:tcPr>
          <w:p w14:paraId="2C967FAA" w14:textId="798D211C" w:rsidR="00E67FF5" w:rsidRPr="00CB19A4" w:rsidDel="00B0607D" w:rsidRDefault="002572AD" w:rsidP="00B0607D">
            <w:pPr>
              <w:pStyle w:val="2"/>
              <w:numPr>
                <w:ilvl w:val="0"/>
                <w:numId w:val="2"/>
              </w:numPr>
              <w:spacing w:beforeLines="50" w:before="180" w:line="0" w:lineRule="atLeast"/>
              <w:ind w:left="482" w:hanging="482"/>
              <w:rPr>
                <w:del w:id="286" w:author="謝昀蓁-數位支付部-永豐銀行" w:date="2022-03-30T13:39:00Z"/>
                <w:rFonts w:ascii="Century Gothic" w:eastAsia="微軟正黑體" w:hAnsi="Century Gothic"/>
                <w:sz w:val="22"/>
              </w:rPr>
            </w:pPr>
            <w:del w:id="287" w:author="謝昀蓁-數位支付部-永豐銀行" w:date="2022-03-30T13:39:00Z">
              <w:r w:rsidDel="00B0607D">
                <w:rPr>
                  <w:rFonts w:ascii="Century Gothic" w:eastAsia="微軟正黑體" w:hAnsi="Century Gothic" w:hint="eastAsia"/>
                  <w:sz w:val="22"/>
                </w:rPr>
                <w:delText>永豐貴賓您好，您的信用卡已核發，收到卡片後立即點我開卡</w:delText>
              </w:r>
              <w:r w:rsidDel="00B0607D">
                <w:rPr>
                  <w:rFonts w:ascii="Century Gothic" w:eastAsia="微軟正黑體" w:hAnsi="Century Gothic" w:hint="eastAsia"/>
                  <w:sz w:val="22"/>
                </w:rPr>
                <w:delText>!</w:delText>
              </w:r>
            </w:del>
          </w:p>
        </w:tc>
        <w:tc>
          <w:tcPr>
            <w:tcW w:w="2110" w:type="dxa"/>
          </w:tcPr>
          <w:p w14:paraId="24AC788C" w14:textId="3B8B234C" w:rsidR="00E67FF5" w:rsidRPr="00CB19A4" w:rsidDel="00B0607D" w:rsidRDefault="00E67FF5" w:rsidP="00B0607D">
            <w:pPr>
              <w:pStyle w:val="2"/>
              <w:numPr>
                <w:ilvl w:val="0"/>
                <w:numId w:val="2"/>
              </w:numPr>
              <w:spacing w:beforeLines="50" w:before="180" w:line="0" w:lineRule="atLeast"/>
              <w:ind w:left="482" w:hanging="482"/>
              <w:rPr>
                <w:del w:id="288" w:author="謝昀蓁-數位支付部-永豐銀行" w:date="2022-03-30T13:39:00Z"/>
                <w:rFonts w:ascii="Century Gothic" w:eastAsia="微軟正黑體" w:hAnsi="Century Gothic"/>
                <w:sz w:val="22"/>
              </w:rPr>
            </w:pPr>
            <w:del w:id="289" w:author="謝昀蓁-數位支付部-永豐銀行" w:date="2022-03-30T13:39:00Z">
              <w:r w:rsidDel="00B0607D">
                <w:rPr>
                  <w:rFonts w:ascii="Century Gothic" w:eastAsia="微軟正黑體" w:hAnsi="Century Gothic" w:hint="eastAsia"/>
                  <w:sz w:val="22"/>
                </w:rPr>
                <w:delText>信用卡管理頁</w:delText>
              </w:r>
            </w:del>
          </w:p>
        </w:tc>
      </w:tr>
      <w:tr w:rsidR="00E67FF5" w:rsidRPr="00CB19A4" w:rsidDel="00B0607D" w14:paraId="7C972405" w14:textId="6E7F54C9" w:rsidTr="00BE660D">
        <w:trPr>
          <w:del w:id="290" w:author="謝昀蓁-數位支付部-永豐銀行" w:date="2022-03-30T13:39:00Z"/>
        </w:trPr>
        <w:tc>
          <w:tcPr>
            <w:tcW w:w="988" w:type="dxa"/>
          </w:tcPr>
          <w:p w14:paraId="01C6AEF6" w14:textId="335EE350" w:rsidR="00E67FF5" w:rsidRPr="00CB19A4" w:rsidDel="00B0607D" w:rsidRDefault="00E67FF5" w:rsidP="00B0607D">
            <w:pPr>
              <w:pStyle w:val="2"/>
              <w:numPr>
                <w:ilvl w:val="0"/>
                <w:numId w:val="2"/>
              </w:numPr>
              <w:spacing w:beforeLines="50" w:before="180" w:line="0" w:lineRule="atLeast"/>
              <w:ind w:left="482" w:hanging="482"/>
              <w:rPr>
                <w:del w:id="291" w:author="謝昀蓁-數位支付部-永豐銀行" w:date="2022-03-30T13:39:00Z"/>
                <w:rFonts w:ascii="Century Gothic" w:eastAsia="微軟正黑體" w:hAnsi="Century Gothic"/>
                <w:sz w:val="22"/>
              </w:rPr>
            </w:pPr>
            <w:del w:id="292" w:author="謝昀蓁-數位支付部-永豐銀行" w:date="2022-03-30T13:39:00Z">
              <w:r w:rsidDel="00B0607D">
                <w:rPr>
                  <w:rFonts w:ascii="Century Gothic" w:eastAsia="微軟正黑體" w:hAnsi="Century Gothic" w:hint="eastAsia"/>
                  <w:sz w:val="22"/>
                </w:rPr>
                <w:delText>信用卡</w:delText>
              </w:r>
            </w:del>
          </w:p>
        </w:tc>
        <w:tc>
          <w:tcPr>
            <w:tcW w:w="1984" w:type="dxa"/>
          </w:tcPr>
          <w:p w14:paraId="3E32C964" w14:textId="601F4A79" w:rsidR="00E67FF5" w:rsidRPr="00CB19A4" w:rsidDel="00B0607D" w:rsidRDefault="00E67FF5" w:rsidP="00B0607D">
            <w:pPr>
              <w:pStyle w:val="2"/>
              <w:numPr>
                <w:ilvl w:val="0"/>
                <w:numId w:val="2"/>
              </w:numPr>
              <w:spacing w:beforeLines="50" w:before="180" w:line="0" w:lineRule="atLeast"/>
              <w:ind w:left="482" w:hanging="482"/>
              <w:rPr>
                <w:del w:id="293" w:author="謝昀蓁-數位支付部-永豐銀行" w:date="2022-03-30T13:39:00Z"/>
                <w:rFonts w:ascii="Century Gothic" w:eastAsia="微軟正黑體" w:hAnsi="Century Gothic"/>
                <w:sz w:val="22"/>
              </w:rPr>
            </w:pPr>
            <w:del w:id="294" w:author="謝昀蓁-數位支付部-永豐銀行" w:date="2022-03-30T13:39:00Z">
              <w:r w:rsidDel="00B0607D">
                <w:rPr>
                  <w:rFonts w:ascii="Century Gothic" w:eastAsia="微軟正黑體" w:hAnsi="Century Gothic" w:hint="eastAsia"/>
                  <w:sz w:val="22"/>
                </w:rPr>
                <w:delText>繳款入帳推播</w:delText>
              </w:r>
            </w:del>
          </w:p>
        </w:tc>
        <w:tc>
          <w:tcPr>
            <w:tcW w:w="1134" w:type="dxa"/>
          </w:tcPr>
          <w:p w14:paraId="3D64D9BF" w14:textId="57A523FC" w:rsidR="00E67FF5" w:rsidRPr="00CB19A4" w:rsidDel="00B0607D" w:rsidRDefault="00E67FF5" w:rsidP="00B0607D">
            <w:pPr>
              <w:pStyle w:val="2"/>
              <w:numPr>
                <w:ilvl w:val="0"/>
                <w:numId w:val="2"/>
              </w:numPr>
              <w:spacing w:beforeLines="50" w:before="180" w:line="0" w:lineRule="atLeast"/>
              <w:ind w:left="482" w:hanging="482"/>
              <w:rPr>
                <w:del w:id="295" w:author="謝昀蓁-數位支付部-永豐銀行" w:date="2022-03-30T13:39:00Z"/>
                <w:rFonts w:ascii="Century Gothic" w:eastAsia="微軟正黑體" w:hAnsi="Century Gothic"/>
                <w:sz w:val="22"/>
              </w:rPr>
            </w:pPr>
            <w:del w:id="296" w:author="謝昀蓁-數位支付部-永豐銀行" w:date="2022-03-30T13:39:00Z">
              <w:r w:rsidRPr="00CB19A4" w:rsidDel="00B0607D">
                <w:rPr>
                  <w:rFonts w:ascii="Century Gothic" w:eastAsia="微軟正黑體" w:hAnsi="Century Gothic" w:hint="eastAsia"/>
                  <w:sz w:val="22"/>
                </w:rPr>
                <w:delText>網銀會員</w:delText>
              </w:r>
            </w:del>
          </w:p>
        </w:tc>
        <w:tc>
          <w:tcPr>
            <w:tcW w:w="3827" w:type="dxa"/>
          </w:tcPr>
          <w:p w14:paraId="3DFF0F22" w14:textId="1383A204" w:rsidR="00E67FF5" w:rsidDel="00B0607D" w:rsidRDefault="002572AD" w:rsidP="00B0607D">
            <w:pPr>
              <w:pStyle w:val="2"/>
              <w:numPr>
                <w:ilvl w:val="0"/>
                <w:numId w:val="2"/>
              </w:numPr>
              <w:spacing w:beforeLines="50" w:before="180" w:line="0" w:lineRule="atLeast"/>
              <w:ind w:left="482" w:hanging="482"/>
              <w:rPr>
                <w:del w:id="297" w:author="謝昀蓁-數位支付部-永豐銀行" w:date="2022-03-30T13:39:00Z"/>
                <w:rFonts w:ascii="Century Gothic" w:eastAsia="微軟正黑體" w:hAnsi="Century Gothic"/>
                <w:sz w:val="22"/>
              </w:rPr>
            </w:pPr>
            <w:del w:id="298" w:author="謝昀蓁-數位支付部-永豐銀行" w:date="2022-03-30T13:39:00Z">
              <w:r w:rsidDel="00B0607D">
                <w:rPr>
                  <w:rFonts w:ascii="Century Gothic" w:eastAsia="微軟正黑體" w:hAnsi="Century Gothic" w:hint="eastAsia"/>
                  <w:sz w:val="22"/>
                </w:rPr>
                <w:delText>永豐貴賓</w:delText>
              </w:r>
              <w:r w:rsidR="00E67FF5" w:rsidDel="00B0607D">
                <w:rPr>
                  <w:rFonts w:ascii="Century Gothic" w:eastAsia="微軟正黑體" w:hAnsi="Century Gothic" w:hint="eastAsia"/>
                  <w:sz w:val="22"/>
                </w:rPr>
                <w:delText>您好，本行已於</w:delText>
              </w:r>
              <w:r w:rsidR="00E67FF5" w:rsidRPr="00CB19A4" w:rsidDel="00B0607D">
                <w:rPr>
                  <w:rFonts w:ascii="Century Gothic" w:eastAsia="微軟正黑體" w:hAnsi="Century Gothic" w:hint="eastAsia"/>
                  <w:sz w:val="22"/>
                </w:rPr>
                <w:delText>{</w:delText>
              </w:r>
              <w:r w:rsidR="00E67FF5" w:rsidRPr="00CB19A4" w:rsidDel="00B0607D">
                <w:rPr>
                  <w:rFonts w:ascii="Century Gothic" w:eastAsia="微軟正黑體" w:hAnsi="Century Gothic"/>
                  <w:sz w:val="22"/>
                </w:rPr>
                <w:delText>YYYMMDD_HH:MM}</w:delText>
              </w:r>
              <w:r w:rsidR="00E67FF5" w:rsidDel="00B0607D">
                <w:rPr>
                  <w:rFonts w:ascii="Century Gothic" w:eastAsia="微軟正黑體" w:hAnsi="Century Gothic" w:hint="eastAsia"/>
                  <w:sz w:val="22"/>
                </w:rPr>
                <w:delText>收到您永豐銀行信用卡</w:delText>
              </w:r>
              <w:r w:rsidR="00E67FF5" w:rsidRPr="00CB19A4" w:rsidDel="00B0607D">
                <w:rPr>
                  <w:rFonts w:ascii="Century Gothic" w:eastAsia="微軟正黑體" w:hAnsi="Century Gothic" w:hint="eastAsia"/>
                  <w:sz w:val="22"/>
                </w:rPr>
                <w:delText>{</w:delText>
              </w:r>
              <w:r w:rsidR="00E67FF5" w:rsidDel="00B0607D">
                <w:rPr>
                  <w:rFonts w:ascii="Century Gothic" w:eastAsia="微軟正黑體" w:hAnsi="Century Gothic" w:hint="eastAsia"/>
                  <w:sz w:val="22"/>
                </w:rPr>
                <w:delText>繳款方式</w:delText>
              </w:r>
              <w:r w:rsidR="00E67FF5" w:rsidRPr="00CB19A4" w:rsidDel="00B0607D">
                <w:rPr>
                  <w:rFonts w:ascii="Century Gothic" w:eastAsia="微軟正黑體" w:hAnsi="Century Gothic"/>
                  <w:sz w:val="22"/>
                </w:rPr>
                <w:delText>}</w:delText>
              </w:r>
              <w:r w:rsidR="00E67FF5" w:rsidDel="00B0607D">
                <w:rPr>
                  <w:rFonts w:ascii="Century Gothic" w:eastAsia="微軟正黑體" w:hAnsi="Century Gothic" w:hint="eastAsia"/>
                  <w:sz w:val="22"/>
                </w:rPr>
                <w:delText>繳款</w:delText>
              </w:r>
              <w:r w:rsidR="00E67FF5" w:rsidRPr="00CB19A4" w:rsidDel="00B0607D">
                <w:rPr>
                  <w:rFonts w:ascii="Century Gothic" w:eastAsia="微軟正黑體" w:hAnsi="Century Gothic" w:hint="eastAsia"/>
                  <w:sz w:val="22"/>
                </w:rPr>
                <w:delText>{</w:delText>
              </w:r>
              <w:r w:rsidR="00E67FF5" w:rsidRPr="00CB19A4" w:rsidDel="00B0607D">
                <w:rPr>
                  <w:rFonts w:ascii="Century Gothic" w:eastAsia="微軟正黑體" w:hAnsi="Century Gothic" w:hint="eastAsia"/>
                  <w:sz w:val="22"/>
                </w:rPr>
                <w:delText>金額</w:delText>
              </w:r>
              <w:r w:rsidR="00E67FF5" w:rsidRPr="00CB19A4" w:rsidDel="00B0607D">
                <w:rPr>
                  <w:rFonts w:ascii="Century Gothic" w:eastAsia="微軟正黑體" w:hAnsi="Century Gothic" w:hint="eastAsia"/>
                  <w:sz w:val="22"/>
                </w:rPr>
                <w:delText>}</w:delText>
              </w:r>
              <w:r w:rsidR="00E67FF5" w:rsidRPr="00CB19A4" w:rsidDel="00B0607D">
                <w:rPr>
                  <w:rFonts w:ascii="Century Gothic" w:eastAsia="微軟正黑體" w:hAnsi="Century Gothic" w:hint="eastAsia"/>
                  <w:sz w:val="22"/>
                </w:rPr>
                <w:delText>元</w:delText>
              </w:r>
              <w:r w:rsidR="00E67FF5" w:rsidRPr="00CB19A4" w:rsidDel="00B0607D">
                <w:rPr>
                  <w:rFonts w:ascii="Century Gothic" w:eastAsia="微軟正黑體" w:hAnsi="Century Gothic" w:hint="eastAsia"/>
                  <w:sz w:val="22"/>
                </w:rPr>
                <w:delText>!</w:delText>
              </w:r>
            </w:del>
          </w:p>
          <w:p w14:paraId="61024BC0" w14:textId="2EF9B9BC" w:rsidR="002572AD" w:rsidRPr="00CB19A4" w:rsidDel="00B0607D" w:rsidRDefault="002572AD" w:rsidP="00B0607D">
            <w:pPr>
              <w:pStyle w:val="2"/>
              <w:numPr>
                <w:ilvl w:val="0"/>
                <w:numId w:val="2"/>
              </w:numPr>
              <w:spacing w:beforeLines="50" w:before="180" w:line="0" w:lineRule="atLeast"/>
              <w:ind w:left="482" w:hanging="482"/>
              <w:rPr>
                <w:del w:id="299" w:author="謝昀蓁-數位支付部-永豐銀行" w:date="2022-03-30T13:39:00Z"/>
                <w:rFonts w:ascii="Century Gothic" w:eastAsia="微軟正黑體" w:hAnsi="Century Gothic"/>
                <w:sz w:val="22"/>
              </w:rPr>
            </w:pPr>
            <w:del w:id="300" w:author="謝昀蓁-數位支付部-永豐銀行" w:date="2022-03-30T13:39:00Z">
              <w:r w:rsidRPr="00CB19A4" w:rsidDel="00B0607D">
                <w:rPr>
                  <w:rFonts w:ascii="Century Gothic" w:eastAsia="微軟正黑體" w:hAnsi="Century Gothic" w:hint="eastAsia"/>
                  <w:sz w:val="22"/>
                </w:rPr>
                <w:delText>謹慎理財信用卡至上循環利率</w:delText>
              </w:r>
              <w:r w:rsidRPr="00CB19A4" w:rsidDel="00B0607D">
                <w:rPr>
                  <w:rFonts w:ascii="Century Gothic" w:eastAsia="微軟正黑體" w:hAnsi="Century Gothic" w:hint="eastAsia"/>
                  <w:sz w:val="22"/>
                </w:rPr>
                <w:delText>{</w:delText>
              </w:r>
              <w:r w:rsidRPr="00CB19A4" w:rsidDel="00B0607D">
                <w:rPr>
                  <w:rFonts w:ascii="Century Gothic" w:eastAsia="微軟正黑體" w:hAnsi="Century Gothic" w:hint="eastAsia"/>
                  <w:sz w:val="22"/>
                </w:rPr>
                <w:delText>利率</w:delText>
              </w:r>
              <w:r w:rsidRPr="00CB19A4" w:rsidDel="00B0607D">
                <w:rPr>
                  <w:rFonts w:ascii="Century Gothic" w:eastAsia="微軟正黑體" w:hAnsi="Century Gothic" w:hint="eastAsia"/>
                  <w:sz w:val="22"/>
                </w:rPr>
                <w:delText>}</w:delText>
              </w:r>
            </w:del>
          </w:p>
        </w:tc>
        <w:tc>
          <w:tcPr>
            <w:tcW w:w="2110" w:type="dxa"/>
          </w:tcPr>
          <w:p w14:paraId="3020FD03" w14:textId="47499FAC" w:rsidR="00E67FF5" w:rsidRPr="00CB19A4" w:rsidDel="00B0607D" w:rsidRDefault="00E67FF5" w:rsidP="00B0607D">
            <w:pPr>
              <w:pStyle w:val="2"/>
              <w:numPr>
                <w:ilvl w:val="0"/>
                <w:numId w:val="2"/>
              </w:numPr>
              <w:spacing w:beforeLines="50" w:before="180" w:line="0" w:lineRule="atLeast"/>
              <w:ind w:left="482" w:hanging="482"/>
              <w:rPr>
                <w:del w:id="301" w:author="謝昀蓁-數位支付部-永豐銀行" w:date="2022-03-30T13:39:00Z"/>
                <w:rFonts w:ascii="Century Gothic" w:eastAsia="微軟正黑體" w:hAnsi="Century Gothic"/>
                <w:sz w:val="22"/>
              </w:rPr>
            </w:pPr>
            <w:del w:id="302" w:author="謝昀蓁-數位支付部-永豐銀行" w:date="2022-03-30T13:39:00Z">
              <w:r w:rsidRPr="00CB19A4" w:rsidDel="00B0607D">
                <w:rPr>
                  <w:rFonts w:ascii="Century Gothic" w:eastAsia="微軟正黑體" w:hAnsi="Century Gothic" w:hint="eastAsia"/>
                  <w:sz w:val="22"/>
                </w:rPr>
                <w:delText>交易紀錄頁</w:delText>
              </w:r>
              <w:r w:rsidRPr="00CB19A4" w:rsidDel="00B0607D">
                <w:rPr>
                  <w:rFonts w:ascii="Century Gothic" w:eastAsia="微軟正黑體" w:hAnsi="Century Gothic" w:hint="eastAsia"/>
                  <w:sz w:val="22"/>
                </w:rPr>
                <w:delText>_</w:delText>
              </w:r>
              <w:r w:rsidRPr="00CB19A4" w:rsidDel="00B0607D">
                <w:rPr>
                  <w:rFonts w:ascii="Century Gothic" w:eastAsia="微軟正黑體" w:hAnsi="Century Gothic" w:hint="eastAsia"/>
                  <w:sz w:val="22"/>
                </w:rPr>
                <w:delText>信用卡</w:delText>
              </w:r>
            </w:del>
          </w:p>
        </w:tc>
      </w:tr>
    </w:tbl>
    <w:p w14:paraId="09C59EBF" w14:textId="77777777" w:rsidR="00E67FF5" w:rsidRPr="00294FA5" w:rsidRDefault="00E67FF5" w:rsidP="00B0607D">
      <w:pPr>
        <w:pStyle w:val="2"/>
        <w:spacing w:beforeLines="50" w:before="180" w:line="0" w:lineRule="atLeast"/>
        <w:rPr>
          <w:rFonts w:ascii="Century Gothic" w:eastAsia="微軟正黑體" w:hAnsi="Century Gothic" w:hint="eastAsia"/>
          <w:b w:val="0"/>
          <w:sz w:val="22"/>
        </w:rPr>
        <w:pPrChange w:id="303" w:author="謝昀蓁-數位支付部-永豐銀行" w:date="2022-03-30T13:39:00Z">
          <w:pPr>
            <w:pStyle w:val="2"/>
            <w:numPr>
              <w:numId w:val="2"/>
            </w:numPr>
            <w:spacing w:beforeLines="50" w:before="180" w:line="0" w:lineRule="atLeast"/>
            <w:ind w:left="482" w:hanging="482"/>
          </w:pPr>
        </w:pPrChange>
      </w:pPr>
    </w:p>
    <w:sectPr w:rsidR="00E67FF5" w:rsidRPr="00294FA5" w:rsidSect="00063C11">
      <w:headerReference w:type="default" r:id="rId52"/>
      <w:footerReference w:type="default" r:id="rId53"/>
      <w:pgSz w:w="11906" w:h="16838"/>
      <w:pgMar w:top="1239" w:right="849" w:bottom="1440" w:left="851" w:header="709" w:footer="508"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謝昀蓁-數位支付部-永豐銀行" w:date="2022-03-22T15:15:00Z" w:initials="謝昀蓁-數位支付部">
    <w:p w14:paraId="797AF17E" w14:textId="77777777" w:rsidR="00BE660D" w:rsidRDefault="00BE660D" w:rsidP="00BE660D">
      <w:pPr>
        <w:pStyle w:val="ae"/>
      </w:pPr>
      <w:r>
        <w:rPr>
          <w:rStyle w:val="ad"/>
        </w:rPr>
        <w:annotationRef/>
      </w:r>
      <w:r>
        <w:rPr>
          <w:rFonts w:hint="eastAsia"/>
        </w:rPr>
        <w:t>詢問零售金融處，此情境為</w:t>
      </w:r>
      <w:r w:rsidRPr="00575D10">
        <w:rPr>
          <w:rFonts w:hint="eastAsia"/>
        </w:rPr>
        <w:t>財富無限卡有</w:t>
      </w:r>
      <w:proofErr w:type="gramStart"/>
      <w:r w:rsidRPr="00575D10">
        <w:rPr>
          <w:rFonts w:hint="eastAsia"/>
        </w:rPr>
        <w:t>實體卡跟虛擬</w:t>
      </w:r>
      <w:proofErr w:type="gramEnd"/>
      <w:r w:rsidRPr="00575D10">
        <w:rPr>
          <w:rFonts w:hint="eastAsia"/>
        </w:rPr>
        <w:t>卡，兩卡相依相存</w:t>
      </w:r>
      <w:r>
        <w:rPr>
          <w:rFonts w:hint="eastAsia"/>
        </w:rPr>
        <w:t>，若僅掛失實體卡虛擬卡也會無法使用。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7AF1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7AF17E" w16cid:durableId="25E498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F7193" w14:textId="77777777" w:rsidR="00BE660D" w:rsidRDefault="00BE660D" w:rsidP="00063C11">
      <w:r>
        <w:separator/>
      </w:r>
    </w:p>
  </w:endnote>
  <w:endnote w:type="continuationSeparator" w:id="0">
    <w:p w14:paraId="0CECC649" w14:textId="77777777" w:rsidR="00BE660D" w:rsidRDefault="00BE660D" w:rsidP="00063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微軟正黑體">
    <w:altName w:val="Microsoft Jheng Hei"/>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321209"/>
      <w:docPartObj>
        <w:docPartGallery w:val="Page Numbers (Bottom of Page)"/>
        <w:docPartUnique/>
      </w:docPartObj>
    </w:sdtPr>
    <w:sdtContent>
      <w:p w14:paraId="432656B7" w14:textId="77777777" w:rsidR="00BE660D" w:rsidRDefault="00BE660D">
        <w:pPr>
          <w:pStyle w:val="a8"/>
          <w:jc w:val="right"/>
        </w:pPr>
        <w:r>
          <w:fldChar w:fldCharType="begin"/>
        </w:r>
        <w:r>
          <w:instrText>PAGE   \* MERGEFORMAT</w:instrText>
        </w:r>
        <w:r>
          <w:fldChar w:fldCharType="separate"/>
        </w:r>
        <w:r>
          <w:rPr>
            <w:lang w:val="zh-TW"/>
          </w:rPr>
          <w:t>2</w:t>
        </w:r>
        <w:r>
          <w:fldChar w:fldCharType="end"/>
        </w:r>
      </w:p>
    </w:sdtContent>
  </w:sdt>
  <w:p w14:paraId="30D9940E" w14:textId="77777777" w:rsidR="00BE660D" w:rsidRDefault="00BE660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D7211" w14:textId="77777777" w:rsidR="00BE660D" w:rsidRDefault="00BE660D" w:rsidP="00063C11">
      <w:r>
        <w:separator/>
      </w:r>
    </w:p>
  </w:footnote>
  <w:footnote w:type="continuationSeparator" w:id="0">
    <w:p w14:paraId="3A4EF5E5" w14:textId="77777777" w:rsidR="00BE660D" w:rsidRDefault="00BE660D" w:rsidP="00063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DBEBC" w14:textId="77777777" w:rsidR="00BE660D" w:rsidRDefault="00BE660D" w:rsidP="00063C11">
    <w:pPr>
      <w:pStyle w:val="a4"/>
      <w:jc w:val="center"/>
    </w:pPr>
    <w:r>
      <w:rPr>
        <w:rFonts w:ascii="新細明體" w:hAnsi="新細明體"/>
        <w:noProof/>
      </w:rPr>
      <w:drawing>
        <wp:inline distT="0" distB="0" distL="0" distR="0" wp14:anchorId="55FCABC8" wp14:editId="5956FF22">
          <wp:extent cx="1483995" cy="379095"/>
          <wp:effectExtent l="19050" t="0" r="190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12000" contrast="42000"/>
                  </a:blip>
                  <a:srcRect/>
                  <a:stretch>
                    <a:fillRect/>
                  </a:stretch>
                </pic:blipFill>
                <pic:spPr bwMode="auto">
                  <a:xfrm>
                    <a:off x="0" y="0"/>
                    <a:ext cx="1483995" cy="3790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46B4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777F1E"/>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0EC064D"/>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0FE3230"/>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2D1425A"/>
    <w:multiLevelType w:val="hybridMultilevel"/>
    <w:tmpl w:val="6D26B916"/>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3377AB9"/>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3DB0705"/>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52D48FC"/>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054F53DA"/>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6301947"/>
    <w:multiLevelType w:val="hybridMultilevel"/>
    <w:tmpl w:val="321CB42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78F2194"/>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7B97296"/>
    <w:multiLevelType w:val="hybridMultilevel"/>
    <w:tmpl w:val="6EFA0E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8775BC7"/>
    <w:multiLevelType w:val="hybridMultilevel"/>
    <w:tmpl w:val="77020A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8AD12DA"/>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8D744F2"/>
    <w:multiLevelType w:val="hybridMultilevel"/>
    <w:tmpl w:val="4D7CE172"/>
    <w:lvl w:ilvl="0" w:tplc="0F5692F8">
      <w:start w:val="1"/>
      <w:numFmt w:val="lowerLetter"/>
      <w:lvlText w:val="%1."/>
      <w:lvlJc w:val="left"/>
      <w:pPr>
        <w:ind w:left="1028" w:hanging="480"/>
      </w:pPr>
      <w:rPr>
        <w:rFonts w:hint="eastAsia"/>
      </w:rPr>
    </w:lvl>
    <w:lvl w:ilvl="1" w:tplc="04090019" w:tentative="1">
      <w:start w:val="1"/>
      <w:numFmt w:val="ideographTraditional"/>
      <w:lvlText w:val="%2、"/>
      <w:lvlJc w:val="left"/>
      <w:pPr>
        <w:ind w:left="1508" w:hanging="480"/>
      </w:p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ideographTraditional"/>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ideographTraditional"/>
      <w:lvlText w:val="%8、"/>
      <w:lvlJc w:val="left"/>
      <w:pPr>
        <w:ind w:left="4388" w:hanging="480"/>
      </w:pPr>
    </w:lvl>
    <w:lvl w:ilvl="8" w:tplc="0409001B" w:tentative="1">
      <w:start w:val="1"/>
      <w:numFmt w:val="lowerRoman"/>
      <w:lvlText w:val="%9."/>
      <w:lvlJc w:val="right"/>
      <w:pPr>
        <w:ind w:left="4868" w:hanging="480"/>
      </w:pPr>
    </w:lvl>
  </w:abstractNum>
  <w:abstractNum w:abstractNumId="15" w15:restartNumberingAfterBreak="0">
    <w:nsid w:val="09217643"/>
    <w:multiLevelType w:val="hybridMultilevel"/>
    <w:tmpl w:val="BA062428"/>
    <w:lvl w:ilvl="0" w:tplc="B69020E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0A3F403D"/>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0AA62E13"/>
    <w:multiLevelType w:val="hybridMultilevel"/>
    <w:tmpl w:val="65E6BA4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0AE77B8D"/>
    <w:multiLevelType w:val="hybridMultilevel"/>
    <w:tmpl w:val="4D7CE172"/>
    <w:lvl w:ilvl="0" w:tplc="0F5692F8">
      <w:start w:val="1"/>
      <w:numFmt w:val="lowerLetter"/>
      <w:lvlText w:val="%1."/>
      <w:lvlJc w:val="left"/>
      <w:pPr>
        <w:ind w:left="1028" w:hanging="480"/>
      </w:pPr>
      <w:rPr>
        <w:rFonts w:hint="eastAsia"/>
      </w:rPr>
    </w:lvl>
    <w:lvl w:ilvl="1" w:tplc="04090019" w:tentative="1">
      <w:start w:val="1"/>
      <w:numFmt w:val="ideographTraditional"/>
      <w:lvlText w:val="%2、"/>
      <w:lvlJc w:val="left"/>
      <w:pPr>
        <w:ind w:left="1508" w:hanging="480"/>
      </w:p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ideographTraditional"/>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ideographTraditional"/>
      <w:lvlText w:val="%8、"/>
      <w:lvlJc w:val="left"/>
      <w:pPr>
        <w:ind w:left="4388" w:hanging="480"/>
      </w:pPr>
    </w:lvl>
    <w:lvl w:ilvl="8" w:tplc="0409001B" w:tentative="1">
      <w:start w:val="1"/>
      <w:numFmt w:val="lowerRoman"/>
      <w:lvlText w:val="%9."/>
      <w:lvlJc w:val="right"/>
      <w:pPr>
        <w:ind w:left="4868" w:hanging="480"/>
      </w:pPr>
    </w:lvl>
  </w:abstractNum>
  <w:abstractNum w:abstractNumId="19" w15:restartNumberingAfterBreak="0">
    <w:nsid w:val="0B0B63E8"/>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0B206FAE"/>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0B8A4FCF"/>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0B9342EB"/>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0C460C03"/>
    <w:multiLevelType w:val="hybridMultilevel"/>
    <w:tmpl w:val="FE4434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0D3F611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0DC85F38"/>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0E7835CD"/>
    <w:multiLevelType w:val="hybridMultilevel"/>
    <w:tmpl w:val="321CB42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0E7E1BF6"/>
    <w:multiLevelType w:val="hybridMultilevel"/>
    <w:tmpl w:val="BE9CFAD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0E8C40CF"/>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0FF7226B"/>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103F68EF"/>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10A132CD"/>
    <w:multiLevelType w:val="hybridMultilevel"/>
    <w:tmpl w:val="34E6D3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10A70459"/>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143F667D"/>
    <w:multiLevelType w:val="hybridMultilevel"/>
    <w:tmpl w:val="71240AC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14A70D4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15371D73"/>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1603144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16125DD3"/>
    <w:multiLevelType w:val="hybridMultilevel"/>
    <w:tmpl w:val="A96E4C0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8" w15:restartNumberingAfterBreak="0">
    <w:nsid w:val="1684096E"/>
    <w:multiLevelType w:val="hybridMultilevel"/>
    <w:tmpl w:val="363265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179733AE"/>
    <w:multiLevelType w:val="hybridMultilevel"/>
    <w:tmpl w:val="65004B46"/>
    <w:lvl w:ilvl="0" w:tplc="2550E590">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15:restartNumberingAfterBreak="0">
    <w:nsid w:val="188861E6"/>
    <w:multiLevelType w:val="hybridMultilevel"/>
    <w:tmpl w:val="8DB267C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1929661F"/>
    <w:multiLevelType w:val="hybridMultilevel"/>
    <w:tmpl w:val="AF806480"/>
    <w:lvl w:ilvl="0" w:tplc="61B6E7D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19906CEF"/>
    <w:multiLevelType w:val="hybridMultilevel"/>
    <w:tmpl w:val="A9BE81A8"/>
    <w:lvl w:ilvl="0" w:tplc="58E25768">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43" w15:restartNumberingAfterBreak="0">
    <w:nsid w:val="1A5D0987"/>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1A6A0F12"/>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1A902EB4"/>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1AEF6753"/>
    <w:multiLevelType w:val="hybridMultilevel"/>
    <w:tmpl w:val="BA062428"/>
    <w:lvl w:ilvl="0" w:tplc="B69020E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7" w15:restartNumberingAfterBreak="0">
    <w:nsid w:val="1B067A8E"/>
    <w:multiLevelType w:val="hybridMultilevel"/>
    <w:tmpl w:val="D198659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1BA70509"/>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1CEC2F31"/>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1D5A3021"/>
    <w:multiLevelType w:val="hybridMultilevel"/>
    <w:tmpl w:val="71240AC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1F67632C"/>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205A4449"/>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207D07EF"/>
    <w:multiLevelType w:val="hybridMultilevel"/>
    <w:tmpl w:val="8C565E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22B5433B"/>
    <w:multiLevelType w:val="hybridMultilevel"/>
    <w:tmpl w:val="E61A148A"/>
    <w:lvl w:ilvl="0" w:tplc="E236F79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22F36FCD"/>
    <w:multiLevelType w:val="hybridMultilevel"/>
    <w:tmpl w:val="B1CC5066"/>
    <w:lvl w:ilvl="0" w:tplc="1D1881E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23553F52"/>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 w15:restartNumberingAfterBreak="0">
    <w:nsid w:val="24DB179B"/>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24FF063B"/>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25CA7F5A"/>
    <w:multiLevelType w:val="hybridMultilevel"/>
    <w:tmpl w:val="D97ABCA4"/>
    <w:lvl w:ilvl="0" w:tplc="61B6E7D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0" w15:restartNumberingAfterBreak="0">
    <w:nsid w:val="26263A6B"/>
    <w:multiLevelType w:val="hybridMultilevel"/>
    <w:tmpl w:val="50B6B194"/>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1" w15:restartNumberingAfterBreak="0">
    <w:nsid w:val="264152C9"/>
    <w:multiLevelType w:val="hybridMultilevel"/>
    <w:tmpl w:val="8C565E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26C753B9"/>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2774408C"/>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27C15077"/>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2918322C"/>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29C81F4B"/>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2ADC759C"/>
    <w:multiLevelType w:val="hybridMultilevel"/>
    <w:tmpl w:val="84B0D606"/>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8" w15:restartNumberingAfterBreak="0">
    <w:nsid w:val="2B0803D0"/>
    <w:multiLevelType w:val="hybridMultilevel"/>
    <w:tmpl w:val="FC56F6C6"/>
    <w:lvl w:ilvl="0" w:tplc="04090015">
      <w:start w:val="1"/>
      <w:numFmt w:val="taiwaneseCountingThousand"/>
      <w:lvlText w:val="%1、"/>
      <w:lvlJc w:val="left"/>
      <w:pPr>
        <w:ind w:left="480" w:hanging="480"/>
      </w:pPr>
    </w:lvl>
    <w:lvl w:ilvl="1" w:tplc="A832227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2CA74116"/>
    <w:multiLevelType w:val="hybridMultilevel"/>
    <w:tmpl w:val="14CC5CF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2D990815"/>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2DE73AAC"/>
    <w:multiLevelType w:val="hybridMultilevel"/>
    <w:tmpl w:val="11065C74"/>
    <w:lvl w:ilvl="0" w:tplc="5CFC9C3A">
      <w:start w:val="1"/>
      <w:numFmt w:val="bullet"/>
      <w:pStyle w:val="1"/>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15:restartNumberingAfterBreak="0">
    <w:nsid w:val="2E8E40C4"/>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2F465BC4"/>
    <w:multiLevelType w:val="hybridMultilevel"/>
    <w:tmpl w:val="6EFA0E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2FCC5BB7"/>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30235E22"/>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306D0E2E"/>
    <w:multiLevelType w:val="hybridMultilevel"/>
    <w:tmpl w:val="321CB42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32A51F3B"/>
    <w:multiLevelType w:val="hybridMultilevel"/>
    <w:tmpl w:val="E61A148A"/>
    <w:lvl w:ilvl="0" w:tplc="FFFFFFFF">
      <w:start w:val="1"/>
      <w:numFmt w:val="lowerLetter"/>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8" w15:restartNumberingAfterBreak="0">
    <w:nsid w:val="32BE5905"/>
    <w:multiLevelType w:val="hybridMultilevel"/>
    <w:tmpl w:val="CDE21118"/>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9" w15:restartNumberingAfterBreak="0">
    <w:nsid w:val="339A5933"/>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34D34C74"/>
    <w:multiLevelType w:val="hybridMultilevel"/>
    <w:tmpl w:val="B09CC0F4"/>
    <w:lvl w:ilvl="0" w:tplc="8AEC2A0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15:restartNumberingAfterBreak="0">
    <w:nsid w:val="34F1404B"/>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34FB3750"/>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 w15:restartNumberingAfterBreak="0">
    <w:nsid w:val="350F517B"/>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360E6903"/>
    <w:multiLevelType w:val="hybridMultilevel"/>
    <w:tmpl w:val="65E6BA4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36A514AC"/>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36FC28AF"/>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7" w15:restartNumberingAfterBreak="0">
    <w:nsid w:val="378E0E33"/>
    <w:multiLevelType w:val="hybridMultilevel"/>
    <w:tmpl w:val="D966AAD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39216E6B"/>
    <w:multiLevelType w:val="hybridMultilevel"/>
    <w:tmpl w:val="D3B42392"/>
    <w:lvl w:ilvl="0" w:tplc="D95E959A">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393A2DD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39C27D5F"/>
    <w:multiLevelType w:val="hybridMultilevel"/>
    <w:tmpl w:val="0206138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15:restartNumberingAfterBreak="0">
    <w:nsid w:val="39EB2988"/>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15:restartNumberingAfterBreak="0">
    <w:nsid w:val="3A48292E"/>
    <w:multiLevelType w:val="hybridMultilevel"/>
    <w:tmpl w:val="21DA0BC6"/>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3ABA3DDC"/>
    <w:multiLevelType w:val="hybridMultilevel"/>
    <w:tmpl w:val="3632655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3C6D750E"/>
    <w:multiLevelType w:val="hybridMultilevel"/>
    <w:tmpl w:val="BD001C3A"/>
    <w:lvl w:ilvl="0" w:tplc="4B72E63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3CA706E0"/>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6" w15:restartNumberingAfterBreak="0">
    <w:nsid w:val="3CA956DE"/>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15:restartNumberingAfterBreak="0">
    <w:nsid w:val="3CEB494E"/>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3D9114F9"/>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3D9E0512"/>
    <w:multiLevelType w:val="hybridMultilevel"/>
    <w:tmpl w:val="A9D25CDE"/>
    <w:lvl w:ilvl="0" w:tplc="44F4A23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0" w15:restartNumberingAfterBreak="0">
    <w:nsid w:val="3E1310B3"/>
    <w:multiLevelType w:val="hybridMultilevel"/>
    <w:tmpl w:val="B09CC0F4"/>
    <w:lvl w:ilvl="0" w:tplc="8AEC2A06">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1" w15:restartNumberingAfterBreak="0">
    <w:nsid w:val="3E1C0BC9"/>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2" w15:restartNumberingAfterBreak="0">
    <w:nsid w:val="3EAC7B2E"/>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3EC8488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3F4C7A60"/>
    <w:multiLevelType w:val="hybridMultilevel"/>
    <w:tmpl w:val="C45C8220"/>
    <w:lvl w:ilvl="0" w:tplc="48B0EA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5" w15:restartNumberingAfterBreak="0">
    <w:nsid w:val="406E0F0A"/>
    <w:multiLevelType w:val="hybridMultilevel"/>
    <w:tmpl w:val="98C2EC6A"/>
    <w:lvl w:ilvl="0" w:tplc="869218A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6" w15:restartNumberingAfterBreak="0">
    <w:nsid w:val="414B178B"/>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7" w15:restartNumberingAfterBreak="0">
    <w:nsid w:val="41D24BF2"/>
    <w:multiLevelType w:val="hybridMultilevel"/>
    <w:tmpl w:val="9E325720"/>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8" w15:restartNumberingAfterBreak="0">
    <w:nsid w:val="42C6579B"/>
    <w:multiLevelType w:val="hybridMultilevel"/>
    <w:tmpl w:val="0F1873C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43635EF4"/>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436671EB"/>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1" w15:restartNumberingAfterBreak="0">
    <w:nsid w:val="437809C2"/>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437B15E5"/>
    <w:multiLevelType w:val="hybridMultilevel"/>
    <w:tmpl w:val="0C74423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439561EA"/>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45367CBD"/>
    <w:multiLevelType w:val="hybridMultilevel"/>
    <w:tmpl w:val="D3B42392"/>
    <w:lvl w:ilvl="0" w:tplc="D95E959A">
      <w:start w:val="1"/>
      <w:numFmt w:val="decimal"/>
      <w:lvlText w:val="%1."/>
      <w:lvlJc w:val="left"/>
      <w:pPr>
        <w:ind w:left="480" w:hanging="48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15" w15:restartNumberingAfterBreak="0">
    <w:nsid w:val="4659153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46F733A1"/>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476E0B0A"/>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15:restartNumberingAfterBreak="0">
    <w:nsid w:val="477C1146"/>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9" w15:restartNumberingAfterBreak="0">
    <w:nsid w:val="479A2B7C"/>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15:restartNumberingAfterBreak="0">
    <w:nsid w:val="482152F2"/>
    <w:multiLevelType w:val="hybridMultilevel"/>
    <w:tmpl w:val="032CF6C4"/>
    <w:lvl w:ilvl="0" w:tplc="CD48D30C">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1" w15:restartNumberingAfterBreak="0">
    <w:nsid w:val="48AE06C2"/>
    <w:multiLevelType w:val="hybridMultilevel"/>
    <w:tmpl w:val="AF806480"/>
    <w:lvl w:ilvl="0" w:tplc="61B6E7D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2" w15:restartNumberingAfterBreak="0">
    <w:nsid w:val="49921A57"/>
    <w:multiLevelType w:val="hybridMultilevel"/>
    <w:tmpl w:val="48CAD724"/>
    <w:lvl w:ilvl="0" w:tplc="929282E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3" w15:restartNumberingAfterBreak="0">
    <w:nsid w:val="49C542DA"/>
    <w:multiLevelType w:val="hybridMultilevel"/>
    <w:tmpl w:val="63563A2A"/>
    <w:lvl w:ilvl="0" w:tplc="B69020E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4" w15:restartNumberingAfterBreak="0">
    <w:nsid w:val="49E0517E"/>
    <w:multiLevelType w:val="hybridMultilevel"/>
    <w:tmpl w:val="E61A148A"/>
    <w:lvl w:ilvl="0" w:tplc="E236F79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4A42777F"/>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15:restartNumberingAfterBreak="0">
    <w:nsid w:val="4C632426"/>
    <w:multiLevelType w:val="hybridMultilevel"/>
    <w:tmpl w:val="0C74423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7" w15:restartNumberingAfterBreak="0">
    <w:nsid w:val="4D2D773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15:restartNumberingAfterBreak="0">
    <w:nsid w:val="4D90645F"/>
    <w:multiLevelType w:val="hybridMultilevel"/>
    <w:tmpl w:val="98C2EC6A"/>
    <w:lvl w:ilvl="0" w:tplc="869218A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9" w15:restartNumberingAfterBreak="0">
    <w:nsid w:val="4E3E5B62"/>
    <w:multiLevelType w:val="hybridMultilevel"/>
    <w:tmpl w:val="21DA0BC6"/>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0" w15:restartNumberingAfterBreak="0">
    <w:nsid w:val="4E973685"/>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1" w15:restartNumberingAfterBreak="0">
    <w:nsid w:val="4EBD78C5"/>
    <w:multiLevelType w:val="hybridMultilevel"/>
    <w:tmpl w:val="7868B6C8"/>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2" w15:restartNumberingAfterBreak="0">
    <w:nsid w:val="4F372860"/>
    <w:multiLevelType w:val="hybridMultilevel"/>
    <w:tmpl w:val="34E6D3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3" w15:restartNumberingAfterBreak="0">
    <w:nsid w:val="507C5A67"/>
    <w:multiLevelType w:val="hybridMultilevel"/>
    <w:tmpl w:val="481CCDD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4" w15:restartNumberingAfterBreak="0">
    <w:nsid w:val="51AE3641"/>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5" w15:restartNumberingAfterBreak="0">
    <w:nsid w:val="526A72C7"/>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6" w15:restartNumberingAfterBreak="0">
    <w:nsid w:val="5387369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7" w15:restartNumberingAfterBreak="0">
    <w:nsid w:val="53BC12A5"/>
    <w:multiLevelType w:val="hybridMultilevel"/>
    <w:tmpl w:val="5410450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8" w15:restartNumberingAfterBreak="0">
    <w:nsid w:val="56647C8A"/>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9" w15:restartNumberingAfterBreak="0">
    <w:nsid w:val="567749DC"/>
    <w:multiLevelType w:val="hybridMultilevel"/>
    <w:tmpl w:val="6EDEB75C"/>
    <w:lvl w:ilvl="0" w:tplc="0F5692F8">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0" w15:restartNumberingAfterBreak="0">
    <w:nsid w:val="576D42D7"/>
    <w:multiLevelType w:val="hybridMultilevel"/>
    <w:tmpl w:val="D97ABCA4"/>
    <w:lvl w:ilvl="0" w:tplc="61B6E7D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1" w15:restartNumberingAfterBreak="0">
    <w:nsid w:val="598161BB"/>
    <w:multiLevelType w:val="hybridMultilevel"/>
    <w:tmpl w:val="6EFA0E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2" w15:restartNumberingAfterBreak="0">
    <w:nsid w:val="59E32153"/>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3" w15:restartNumberingAfterBreak="0">
    <w:nsid w:val="5A7A3C34"/>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4" w15:restartNumberingAfterBreak="0">
    <w:nsid w:val="5B0811CD"/>
    <w:multiLevelType w:val="hybridMultilevel"/>
    <w:tmpl w:val="9446EC66"/>
    <w:lvl w:ilvl="0" w:tplc="61601A2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5" w15:restartNumberingAfterBreak="0">
    <w:nsid w:val="5B784EF7"/>
    <w:multiLevelType w:val="hybridMultilevel"/>
    <w:tmpl w:val="348A0D2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6" w15:restartNumberingAfterBreak="0">
    <w:nsid w:val="5BA479BA"/>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7" w15:restartNumberingAfterBreak="0">
    <w:nsid w:val="5CBF5872"/>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8" w15:restartNumberingAfterBreak="0">
    <w:nsid w:val="5D304D06"/>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9" w15:restartNumberingAfterBreak="0">
    <w:nsid w:val="5DC05E26"/>
    <w:multiLevelType w:val="hybridMultilevel"/>
    <w:tmpl w:val="63563A2A"/>
    <w:lvl w:ilvl="0" w:tplc="B69020E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0" w15:restartNumberingAfterBreak="0">
    <w:nsid w:val="5E442C59"/>
    <w:multiLevelType w:val="hybridMultilevel"/>
    <w:tmpl w:val="BE9CFAD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1" w15:restartNumberingAfterBreak="0">
    <w:nsid w:val="5E7758D5"/>
    <w:multiLevelType w:val="hybridMultilevel"/>
    <w:tmpl w:val="758C14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2" w15:restartNumberingAfterBreak="0">
    <w:nsid w:val="5FA5094D"/>
    <w:multiLevelType w:val="hybridMultilevel"/>
    <w:tmpl w:val="321CB42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3" w15:restartNumberingAfterBreak="0">
    <w:nsid w:val="5FC2575D"/>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4" w15:restartNumberingAfterBreak="0">
    <w:nsid w:val="601D74E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5" w15:restartNumberingAfterBreak="0">
    <w:nsid w:val="60B12C4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6" w15:restartNumberingAfterBreak="0">
    <w:nsid w:val="6142653F"/>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7" w15:restartNumberingAfterBreak="0">
    <w:nsid w:val="631579C0"/>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8" w15:restartNumberingAfterBreak="0">
    <w:nsid w:val="635A30F4"/>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9" w15:restartNumberingAfterBreak="0">
    <w:nsid w:val="64431BAE"/>
    <w:multiLevelType w:val="hybridMultilevel"/>
    <w:tmpl w:val="4D7CE172"/>
    <w:lvl w:ilvl="0" w:tplc="0F5692F8">
      <w:start w:val="1"/>
      <w:numFmt w:val="lowerLetter"/>
      <w:lvlText w:val="%1."/>
      <w:lvlJc w:val="left"/>
      <w:pPr>
        <w:ind w:left="1028" w:hanging="480"/>
      </w:pPr>
      <w:rPr>
        <w:rFonts w:hint="eastAsia"/>
      </w:rPr>
    </w:lvl>
    <w:lvl w:ilvl="1" w:tplc="04090019" w:tentative="1">
      <w:start w:val="1"/>
      <w:numFmt w:val="ideographTraditional"/>
      <w:lvlText w:val="%2、"/>
      <w:lvlJc w:val="left"/>
      <w:pPr>
        <w:ind w:left="1508" w:hanging="480"/>
      </w:pPr>
    </w:lvl>
    <w:lvl w:ilvl="2" w:tplc="0409001B" w:tentative="1">
      <w:start w:val="1"/>
      <w:numFmt w:val="lowerRoman"/>
      <w:lvlText w:val="%3."/>
      <w:lvlJc w:val="right"/>
      <w:pPr>
        <w:ind w:left="1988" w:hanging="480"/>
      </w:pPr>
    </w:lvl>
    <w:lvl w:ilvl="3" w:tplc="0409000F" w:tentative="1">
      <w:start w:val="1"/>
      <w:numFmt w:val="decimal"/>
      <w:lvlText w:val="%4."/>
      <w:lvlJc w:val="left"/>
      <w:pPr>
        <w:ind w:left="2468" w:hanging="480"/>
      </w:pPr>
    </w:lvl>
    <w:lvl w:ilvl="4" w:tplc="04090019" w:tentative="1">
      <w:start w:val="1"/>
      <w:numFmt w:val="ideographTraditional"/>
      <w:lvlText w:val="%5、"/>
      <w:lvlJc w:val="left"/>
      <w:pPr>
        <w:ind w:left="2948" w:hanging="480"/>
      </w:pPr>
    </w:lvl>
    <w:lvl w:ilvl="5" w:tplc="0409001B" w:tentative="1">
      <w:start w:val="1"/>
      <w:numFmt w:val="lowerRoman"/>
      <w:lvlText w:val="%6."/>
      <w:lvlJc w:val="right"/>
      <w:pPr>
        <w:ind w:left="3428" w:hanging="480"/>
      </w:pPr>
    </w:lvl>
    <w:lvl w:ilvl="6" w:tplc="0409000F" w:tentative="1">
      <w:start w:val="1"/>
      <w:numFmt w:val="decimal"/>
      <w:lvlText w:val="%7."/>
      <w:lvlJc w:val="left"/>
      <w:pPr>
        <w:ind w:left="3908" w:hanging="480"/>
      </w:pPr>
    </w:lvl>
    <w:lvl w:ilvl="7" w:tplc="04090019" w:tentative="1">
      <w:start w:val="1"/>
      <w:numFmt w:val="ideographTraditional"/>
      <w:lvlText w:val="%8、"/>
      <w:lvlJc w:val="left"/>
      <w:pPr>
        <w:ind w:left="4388" w:hanging="480"/>
      </w:pPr>
    </w:lvl>
    <w:lvl w:ilvl="8" w:tplc="0409001B" w:tentative="1">
      <w:start w:val="1"/>
      <w:numFmt w:val="lowerRoman"/>
      <w:lvlText w:val="%9."/>
      <w:lvlJc w:val="right"/>
      <w:pPr>
        <w:ind w:left="4868" w:hanging="480"/>
      </w:pPr>
    </w:lvl>
  </w:abstractNum>
  <w:abstractNum w:abstractNumId="160" w15:restartNumberingAfterBreak="0">
    <w:nsid w:val="649C0E4A"/>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1" w15:restartNumberingAfterBreak="0">
    <w:nsid w:val="6514077E"/>
    <w:multiLevelType w:val="hybridMultilevel"/>
    <w:tmpl w:val="BD001C3A"/>
    <w:lvl w:ilvl="0" w:tplc="4B72E63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2" w15:restartNumberingAfterBreak="0">
    <w:nsid w:val="65326D7D"/>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3" w15:restartNumberingAfterBreak="0">
    <w:nsid w:val="65430D62"/>
    <w:multiLevelType w:val="hybridMultilevel"/>
    <w:tmpl w:val="6EFA0E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4" w15:restartNumberingAfterBreak="0">
    <w:nsid w:val="65733107"/>
    <w:multiLevelType w:val="hybridMultilevel"/>
    <w:tmpl w:val="F2CC42D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5" w15:restartNumberingAfterBreak="0">
    <w:nsid w:val="65B46F82"/>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6" w15:restartNumberingAfterBreak="0">
    <w:nsid w:val="66504AAC"/>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7" w15:restartNumberingAfterBreak="0">
    <w:nsid w:val="666504E7"/>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8" w15:restartNumberingAfterBreak="0">
    <w:nsid w:val="6692425B"/>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9" w15:restartNumberingAfterBreak="0">
    <w:nsid w:val="66C97DF5"/>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0" w15:restartNumberingAfterBreak="0">
    <w:nsid w:val="67753FDE"/>
    <w:multiLevelType w:val="hybridMultilevel"/>
    <w:tmpl w:val="6EFA0E9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1" w15:restartNumberingAfterBreak="0">
    <w:nsid w:val="687766DE"/>
    <w:multiLevelType w:val="hybridMultilevel"/>
    <w:tmpl w:val="02942B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2" w15:restartNumberingAfterBreak="0">
    <w:nsid w:val="69912A90"/>
    <w:multiLevelType w:val="hybridMultilevel"/>
    <w:tmpl w:val="4B3CCD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3" w15:restartNumberingAfterBreak="0">
    <w:nsid w:val="6A212FCB"/>
    <w:multiLevelType w:val="hybridMultilevel"/>
    <w:tmpl w:val="63D4101E"/>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4" w15:restartNumberingAfterBreak="0">
    <w:nsid w:val="6ADB28C5"/>
    <w:multiLevelType w:val="hybridMultilevel"/>
    <w:tmpl w:val="07BE746E"/>
    <w:lvl w:ilvl="0" w:tplc="967454B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5" w15:restartNumberingAfterBreak="0">
    <w:nsid w:val="6AEB1179"/>
    <w:multiLevelType w:val="hybridMultilevel"/>
    <w:tmpl w:val="34E6D3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6" w15:restartNumberingAfterBreak="0">
    <w:nsid w:val="6AF340DC"/>
    <w:multiLevelType w:val="hybridMultilevel"/>
    <w:tmpl w:val="FB44EFF2"/>
    <w:lvl w:ilvl="0" w:tplc="0F5692F8">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7" w15:restartNumberingAfterBreak="0">
    <w:nsid w:val="6BA60C40"/>
    <w:multiLevelType w:val="hybridMultilevel"/>
    <w:tmpl w:val="A0A6B28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8" w15:restartNumberingAfterBreak="0">
    <w:nsid w:val="6C6101C3"/>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9" w15:restartNumberingAfterBreak="0">
    <w:nsid w:val="6DEE154B"/>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0" w15:restartNumberingAfterBreak="0">
    <w:nsid w:val="6E8A62EB"/>
    <w:multiLevelType w:val="hybridMultilevel"/>
    <w:tmpl w:val="7E6EBCE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1" w15:restartNumberingAfterBreak="0">
    <w:nsid w:val="6EA16E4A"/>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2" w15:restartNumberingAfterBreak="0">
    <w:nsid w:val="6F461B4B"/>
    <w:multiLevelType w:val="hybridMultilevel"/>
    <w:tmpl w:val="5F3634F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3" w15:restartNumberingAfterBreak="0">
    <w:nsid w:val="71CE2B7F"/>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4" w15:restartNumberingAfterBreak="0">
    <w:nsid w:val="71E64628"/>
    <w:multiLevelType w:val="hybridMultilevel"/>
    <w:tmpl w:val="4AE46022"/>
    <w:lvl w:ilvl="0" w:tplc="62AE434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5" w15:restartNumberingAfterBreak="0">
    <w:nsid w:val="72295D61"/>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6" w15:restartNumberingAfterBreak="0">
    <w:nsid w:val="732648A2"/>
    <w:multiLevelType w:val="hybridMultilevel"/>
    <w:tmpl w:val="804C4F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7" w15:restartNumberingAfterBreak="0">
    <w:nsid w:val="7396116A"/>
    <w:multiLevelType w:val="hybridMultilevel"/>
    <w:tmpl w:val="34E6D30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8" w15:restartNumberingAfterBreak="0">
    <w:nsid w:val="74717410"/>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9" w15:restartNumberingAfterBreak="0">
    <w:nsid w:val="75395DBC"/>
    <w:multiLevelType w:val="hybridMultilevel"/>
    <w:tmpl w:val="E61A148A"/>
    <w:lvl w:ilvl="0" w:tplc="FFFFFFFF">
      <w:start w:val="1"/>
      <w:numFmt w:val="lowerLetter"/>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0" w15:restartNumberingAfterBreak="0">
    <w:nsid w:val="75713959"/>
    <w:multiLevelType w:val="hybridMultilevel"/>
    <w:tmpl w:val="FCCCDCE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1" w15:restartNumberingAfterBreak="0">
    <w:nsid w:val="77BB23F5"/>
    <w:multiLevelType w:val="hybridMultilevel"/>
    <w:tmpl w:val="AD7ACCC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2" w15:restartNumberingAfterBreak="0">
    <w:nsid w:val="79185A7E"/>
    <w:multiLevelType w:val="hybridMultilevel"/>
    <w:tmpl w:val="0F0CAAE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3" w15:restartNumberingAfterBreak="0">
    <w:nsid w:val="7AC07AE7"/>
    <w:multiLevelType w:val="hybridMultilevel"/>
    <w:tmpl w:val="411E943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4" w15:restartNumberingAfterBreak="0">
    <w:nsid w:val="7B1F3776"/>
    <w:multiLevelType w:val="hybridMultilevel"/>
    <w:tmpl w:val="591874C2"/>
    <w:lvl w:ilvl="0" w:tplc="24809FD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5" w15:restartNumberingAfterBreak="0">
    <w:nsid w:val="7B8874D0"/>
    <w:multiLevelType w:val="hybridMultilevel"/>
    <w:tmpl w:val="14CC5CF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6" w15:restartNumberingAfterBreak="0">
    <w:nsid w:val="7D4229FF"/>
    <w:multiLevelType w:val="hybridMultilevel"/>
    <w:tmpl w:val="33021E8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7" w15:restartNumberingAfterBreak="0">
    <w:nsid w:val="7D755561"/>
    <w:multiLevelType w:val="hybridMultilevel"/>
    <w:tmpl w:val="8A1273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8" w15:restartNumberingAfterBreak="0">
    <w:nsid w:val="7DC12EB8"/>
    <w:multiLevelType w:val="hybridMultilevel"/>
    <w:tmpl w:val="E61A148A"/>
    <w:lvl w:ilvl="0" w:tplc="FFFFFFFF">
      <w:start w:val="1"/>
      <w:numFmt w:val="lowerLetter"/>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9" w15:restartNumberingAfterBreak="0">
    <w:nsid w:val="7DDB1CCE"/>
    <w:multiLevelType w:val="hybridMultilevel"/>
    <w:tmpl w:val="E61A148A"/>
    <w:lvl w:ilvl="0" w:tplc="FFFFFFFF">
      <w:start w:val="1"/>
      <w:numFmt w:val="lowerLetter"/>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0" w15:restartNumberingAfterBreak="0">
    <w:nsid w:val="7DFE49C3"/>
    <w:multiLevelType w:val="hybridMultilevel"/>
    <w:tmpl w:val="5A9696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1" w15:restartNumberingAfterBreak="0">
    <w:nsid w:val="7F4E28FC"/>
    <w:multiLevelType w:val="hybridMultilevel"/>
    <w:tmpl w:val="D2664F7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2" w15:restartNumberingAfterBreak="0">
    <w:nsid w:val="7FC6159B"/>
    <w:multiLevelType w:val="hybridMultilevel"/>
    <w:tmpl w:val="AF806480"/>
    <w:lvl w:ilvl="0" w:tplc="61B6E7D6">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71"/>
  </w:num>
  <w:num w:numId="2">
    <w:abstractNumId w:val="68"/>
  </w:num>
  <w:num w:numId="3">
    <w:abstractNumId w:val="13"/>
  </w:num>
  <w:num w:numId="4">
    <w:abstractNumId w:val="0"/>
  </w:num>
  <w:num w:numId="5">
    <w:abstractNumId w:val="40"/>
  </w:num>
  <w:num w:numId="6">
    <w:abstractNumId w:val="12"/>
  </w:num>
  <w:num w:numId="7">
    <w:abstractNumId w:val="10"/>
  </w:num>
  <w:num w:numId="8">
    <w:abstractNumId w:val="49"/>
  </w:num>
  <w:num w:numId="9">
    <w:abstractNumId w:val="118"/>
  </w:num>
  <w:num w:numId="10">
    <w:abstractNumId w:val="164"/>
  </w:num>
  <w:num w:numId="11">
    <w:abstractNumId w:val="29"/>
  </w:num>
  <w:num w:numId="12">
    <w:abstractNumId w:val="62"/>
  </w:num>
  <w:num w:numId="13">
    <w:abstractNumId w:val="182"/>
  </w:num>
  <w:num w:numId="14">
    <w:abstractNumId w:val="34"/>
  </w:num>
  <w:num w:numId="15">
    <w:abstractNumId w:val="7"/>
  </w:num>
  <w:num w:numId="16">
    <w:abstractNumId w:val="145"/>
  </w:num>
  <w:num w:numId="17">
    <w:abstractNumId w:val="27"/>
  </w:num>
  <w:num w:numId="18">
    <w:abstractNumId w:val="37"/>
  </w:num>
  <w:num w:numId="19">
    <w:abstractNumId w:val="69"/>
  </w:num>
  <w:num w:numId="20">
    <w:abstractNumId w:val="146"/>
  </w:num>
  <w:num w:numId="21">
    <w:abstractNumId w:val="139"/>
  </w:num>
  <w:num w:numId="22">
    <w:abstractNumId w:val="3"/>
  </w:num>
  <w:num w:numId="23">
    <w:abstractNumId w:val="78"/>
  </w:num>
  <w:num w:numId="24">
    <w:abstractNumId w:val="4"/>
  </w:num>
  <w:num w:numId="25">
    <w:abstractNumId w:val="156"/>
  </w:num>
  <w:num w:numId="26">
    <w:abstractNumId w:val="111"/>
  </w:num>
  <w:num w:numId="27">
    <w:abstractNumId w:val="180"/>
  </w:num>
  <w:num w:numId="28">
    <w:abstractNumId w:val="136"/>
  </w:num>
  <w:num w:numId="29">
    <w:abstractNumId w:val="101"/>
  </w:num>
  <w:num w:numId="30">
    <w:abstractNumId w:val="93"/>
  </w:num>
  <w:num w:numId="31">
    <w:abstractNumId w:val="176"/>
  </w:num>
  <w:num w:numId="32">
    <w:abstractNumId w:val="173"/>
  </w:num>
  <w:num w:numId="33">
    <w:abstractNumId w:val="127"/>
  </w:num>
  <w:num w:numId="34">
    <w:abstractNumId w:val="24"/>
  </w:num>
  <w:num w:numId="35">
    <w:abstractNumId w:val="57"/>
  </w:num>
  <w:num w:numId="36">
    <w:abstractNumId w:val="76"/>
  </w:num>
  <w:num w:numId="37">
    <w:abstractNumId w:val="87"/>
  </w:num>
  <w:num w:numId="38">
    <w:abstractNumId w:val="2"/>
  </w:num>
  <w:num w:numId="39">
    <w:abstractNumId w:val="169"/>
  </w:num>
  <w:num w:numId="40">
    <w:abstractNumId w:val="64"/>
  </w:num>
  <w:num w:numId="41">
    <w:abstractNumId w:val="103"/>
  </w:num>
  <w:num w:numId="42">
    <w:abstractNumId w:val="178"/>
  </w:num>
  <w:num w:numId="43">
    <w:abstractNumId w:val="8"/>
  </w:num>
  <w:num w:numId="44">
    <w:abstractNumId w:val="21"/>
  </w:num>
  <w:num w:numId="45">
    <w:abstractNumId w:val="6"/>
  </w:num>
  <w:num w:numId="46">
    <w:abstractNumId w:val="63"/>
  </w:num>
  <w:num w:numId="47">
    <w:abstractNumId w:val="89"/>
  </w:num>
  <w:num w:numId="48">
    <w:abstractNumId w:val="132"/>
  </w:num>
  <w:num w:numId="49">
    <w:abstractNumId w:val="135"/>
  </w:num>
  <w:num w:numId="50">
    <w:abstractNumId w:val="201"/>
  </w:num>
  <w:num w:numId="51">
    <w:abstractNumId w:val="45"/>
  </w:num>
  <w:num w:numId="52">
    <w:abstractNumId w:val="25"/>
  </w:num>
  <w:num w:numId="53">
    <w:abstractNumId w:val="51"/>
  </w:num>
  <w:num w:numId="54">
    <w:abstractNumId w:val="179"/>
  </w:num>
  <w:num w:numId="55">
    <w:abstractNumId w:val="36"/>
  </w:num>
  <w:num w:numId="56">
    <w:abstractNumId w:val="98"/>
  </w:num>
  <w:num w:numId="57">
    <w:abstractNumId w:val="102"/>
  </w:num>
  <w:num w:numId="58">
    <w:abstractNumId w:val="181"/>
  </w:num>
  <w:num w:numId="59">
    <w:abstractNumId w:val="142"/>
  </w:num>
  <w:num w:numId="60">
    <w:abstractNumId w:val="82"/>
  </w:num>
  <w:num w:numId="61">
    <w:abstractNumId w:val="86"/>
  </w:num>
  <w:num w:numId="62">
    <w:abstractNumId w:val="16"/>
  </w:num>
  <w:num w:numId="63">
    <w:abstractNumId w:val="60"/>
  </w:num>
  <w:num w:numId="64">
    <w:abstractNumId w:val="172"/>
  </w:num>
  <w:num w:numId="65">
    <w:abstractNumId w:val="23"/>
  </w:num>
  <w:num w:numId="66">
    <w:abstractNumId w:val="85"/>
  </w:num>
  <w:num w:numId="67">
    <w:abstractNumId w:val="197"/>
  </w:num>
  <w:num w:numId="68">
    <w:abstractNumId w:val="91"/>
  </w:num>
  <w:num w:numId="69">
    <w:abstractNumId w:val="38"/>
  </w:num>
  <w:num w:numId="70">
    <w:abstractNumId w:val="190"/>
  </w:num>
  <w:num w:numId="71">
    <w:abstractNumId w:val="108"/>
  </w:num>
  <w:num w:numId="72">
    <w:abstractNumId w:val="158"/>
  </w:num>
  <w:num w:numId="73">
    <w:abstractNumId w:val="115"/>
  </w:num>
  <w:num w:numId="74">
    <w:abstractNumId w:val="126"/>
  </w:num>
  <w:num w:numId="75">
    <w:abstractNumId w:val="92"/>
  </w:num>
  <w:num w:numId="76">
    <w:abstractNumId w:val="160"/>
  </w:num>
  <w:num w:numId="77">
    <w:abstractNumId w:val="166"/>
  </w:num>
  <w:num w:numId="78">
    <w:abstractNumId w:val="148"/>
  </w:num>
  <w:num w:numId="79">
    <w:abstractNumId w:val="35"/>
  </w:num>
  <w:num w:numId="80">
    <w:abstractNumId w:val="183"/>
  </w:num>
  <w:num w:numId="81">
    <w:abstractNumId w:val="188"/>
  </w:num>
  <w:num w:numId="82">
    <w:abstractNumId w:val="153"/>
  </w:num>
  <w:num w:numId="83">
    <w:abstractNumId w:val="155"/>
  </w:num>
  <w:num w:numId="84">
    <w:abstractNumId w:val="112"/>
  </w:num>
  <w:num w:numId="85">
    <w:abstractNumId w:val="30"/>
  </w:num>
  <w:num w:numId="86">
    <w:abstractNumId w:val="195"/>
  </w:num>
  <w:num w:numId="87">
    <w:abstractNumId w:val="131"/>
  </w:num>
  <w:num w:numId="88">
    <w:abstractNumId w:val="50"/>
  </w:num>
  <w:num w:numId="89">
    <w:abstractNumId w:val="150"/>
  </w:num>
  <w:num w:numId="90">
    <w:abstractNumId w:val="138"/>
  </w:num>
  <w:num w:numId="91">
    <w:abstractNumId w:val="192"/>
  </w:num>
  <w:num w:numId="92">
    <w:abstractNumId w:val="177"/>
  </w:num>
  <w:num w:numId="93">
    <w:abstractNumId w:val="186"/>
  </w:num>
  <w:num w:numId="94">
    <w:abstractNumId w:val="119"/>
  </w:num>
  <w:num w:numId="95">
    <w:abstractNumId w:val="162"/>
  </w:num>
  <w:num w:numId="96">
    <w:abstractNumId w:val="1"/>
  </w:num>
  <w:num w:numId="97">
    <w:abstractNumId w:val="106"/>
  </w:num>
  <w:num w:numId="98">
    <w:abstractNumId w:val="187"/>
  </w:num>
  <w:num w:numId="99">
    <w:abstractNumId w:val="174"/>
  </w:num>
  <w:num w:numId="100">
    <w:abstractNumId w:val="33"/>
  </w:num>
  <w:num w:numId="101">
    <w:abstractNumId w:val="81"/>
  </w:num>
  <w:num w:numId="102">
    <w:abstractNumId w:val="170"/>
  </w:num>
  <w:num w:numId="103">
    <w:abstractNumId w:val="58"/>
  </w:num>
  <w:num w:numId="104">
    <w:abstractNumId w:val="175"/>
  </w:num>
  <w:num w:numId="105">
    <w:abstractNumId w:val="154"/>
  </w:num>
  <w:num w:numId="106">
    <w:abstractNumId w:val="31"/>
  </w:num>
  <w:num w:numId="107">
    <w:abstractNumId w:val="54"/>
  </w:num>
  <w:num w:numId="108">
    <w:abstractNumId w:val="189"/>
  </w:num>
  <w:num w:numId="109">
    <w:abstractNumId w:val="198"/>
  </w:num>
  <w:num w:numId="110">
    <w:abstractNumId w:val="199"/>
  </w:num>
  <w:num w:numId="111">
    <w:abstractNumId w:val="77"/>
  </w:num>
  <w:num w:numId="112">
    <w:abstractNumId w:val="196"/>
  </w:num>
  <w:num w:numId="113">
    <w:abstractNumId w:val="104"/>
  </w:num>
  <w:num w:numId="114">
    <w:abstractNumId w:val="94"/>
  </w:num>
  <w:num w:numId="115">
    <w:abstractNumId w:val="39"/>
  </w:num>
  <w:num w:numId="116">
    <w:abstractNumId w:val="105"/>
  </w:num>
  <w:num w:numId="117">
    <w:abstractNumId w:val="123"/>
  </w:num>
  <w:num w:numId="118">
    <w:abstractNumId w:val="134"/>
  </w:num>
  <w:num w:numId="119">
    <w:abstractNumId w:val="141"/>
  </w:num>
  <w:num w:numId="120">
    <w:abstractNumId w:val="17"/>
  </w:num>
  <w:num w:numId="121">
    <w:abstractNumId w:val="130"/>
  </w:num>
  <w:num w:numId="122">
    <w:abstractNumId w:val="109"/>
  </w:num>
  <w:num w:numId="123">
    <w:abstractNumId w:val="32"/>
  </w:num>
  <w:num w:numId="124">
    <w:abstractNumId w:val="193"/>
  </w:num>
  <w:num w:numId="125">
    <w:abstractNumId w:val="15"/>
  </w:num>
  <w:num w:numId="126">
    <w:abstractNumId w:val="125"/>
  </w:num>
  <w:num w:numId="127">
    <w:abstractNumId w:val="194"/>
  </w:num>
  <w:num w:numId="128">
    <w:abstractNumId w:val="117"/>
  </w:num>
  <w:num w:numId="129">
    <w:abstractNumId w:val="95"/>
  </w:num>
  <w:num w:numId="130">
    <w:abstractNumId w:val="163"/>
  </w:num>
  <w:num w:numId="131">
    <w:abstractNumId w:val="18"/>
  </w:num>
  <w:num w:numId="132">
    <w:abstractNumId w:val="84"/>
  </w:num>
  <w:num w:numId="133">
    <w:abstractNumId w:val="151"/>
  </w:num>
  <w:num w:numId="134">
    <w:abstractNumId w:val="44"/>
  </w:num>
  <w:num w:numId="135">
    <w:abstractNumId w:val="171"/>
  </w:num>
  <w:num w:numId="136">
    <w:abstractNumId w:val="47"/>
  </w:num>
  <w:num w:numId="137">
    <w:abstractNumId w:val="128"/>
  </w:num>
  <w:num w:numId="138">
    <w:abstractNumId w:val="149"/>
  </w:num>
  <w:num w:numId="139">
    <w:abstractNumId w:val="46"/>
  </w:num>
  <w:num w:numId="140">
    <w:abstractNumId w:val="79"/>
  </w:num>
  <w:num w:numId="141">
    <w:abstractNumId w:val="74"/>
  </w:num>
  <w:num w:numId="142">
    <w:abstractNumId w:val="116"/>
  </w:num>
  <w:num w:numId="143">
    <w:abstractNumId w:val="143"/>
  </w:num>
  <w:num w:numId="144">
    <w:abstractNumId w:val="159"/>
  </w:num>
  <w:num w:numId="145">
    <w:abstractNumId w:val="14"/>
  </w:num>
  <w:num w:numId="146">
    <w:abstractNumId w:val="41"/>
  </w:num>
  <w:num w:numId="147">
    <w:abstractNumId w:val="59"/>
  </w:num>
  <w:num w:numId="148">
    <w:abstractNumId w:val="140"/>
  </w:num>
  <w:num w:numId="149">
    <w:abstractNumId w:val="22"/>
  </w:num>
  <w:num w:numId="150">
    <w:abstractNumId w:val="147"/>
  </w:num>
  <w:num w:numId="151">
    <w:abstractNumId w:val="5"/>
  </w:num>
  <w:num w:numId="152">
    <w:abstractNumId w:val="157"/>
  </w:num>
  <w:num w:numId="153">
    <w:abstractNumId w:val="73"/>
  </w:num>
  <w:num w:numId="154">
    <w:abstractNumId w:val="11"/>
  </w:num>
  <w:num w:numId="155">
    <w:abstractNumId w:val="20"/>
  </w:num>
  <w:num w:numId="156">
    <w:abstractNumId w:val="202"/>
  </w:num>
  <w:num w:numId="157">
    <w:abstractNumId w:val="100"/>
  </w:num>
  <w:num w:numId="158">
    <w:abstractNumId w:val="144"/>
  </w:num>
  <w:num w:numId="159">
    <w:abstractNumId w:val="168"/>
  </w:num>
  <w:num w:numId="160">
    <w:abstractNumId w:val="165"/>
  </w:num>
  <w:num w:numId="161">
    <w:abstractNumId w:val="161"/>
  </w:num>
  <w:num w:numId="162">
    <w:abstractNumId w:val="80"/>
  </w:num>
  <w:num w:numId="163">
    <w:abstractNumId w:val="121"/>
  </w:num>
  <w:num w:numId="164">
    <w:abstractNumId w:val="65"/>
  </w:num>
  <w:num w:numId="165">
    <w:abstractNumId w:val="28"/>
  </w:num>
  <w:num w:numId="166">
    <w:abstractNumId w:val="124"/>
  </w:num>
  <w:num w:numId="167">
    <w:abstractNumId w:val="114"/>
  </w:num>
  <w:num w:numId="168">
    <w:abstractNumId w:val="185"/>
  </w:num>
  <w:num w:numId="169">
    <w:abstractNumId w:val="137"/>
  </w:num>
  <w:num w:numId="170">
    <w:abstractNumId w:val="75"/>
  </w:num>
  <w:num w:numId="171">
    <w:abstractNumId w:val="113"/>
  </w:num>
  <w:num w:numId="172">
    <w:abstractNumId w:val="97"/>
  </w:num>
  <w:num w:numId="173">
    <w:abstractNumId w:val="133"/>
  </w:num>
  <w:num w:numId="174">
    <w:abstractNumId w:val="66"/>
  </w:num>
  <w:num w:numId="175">
    <w:abstractNumId w:val="107"/>
  </w:num>
  <w:num w:numId="176">
    <w:abstractNumId w:val="88"/>
  </w:num>
  <w:num w:numId="177">
    <w:abstractNumId w:val="120"/>
  </w:num>
  <w:num w:numId="178">
    <w:abstractNumId w:val="96"/>
  </w:num>
  <w:num w:numId="179">
    <w:abstractNumId w:val="99"/>
  </w:num>
  <w:num w:numId="180">
    <w:abstractNumId w:val="42"/>
  </w:num>
  <w:num w:numId="181">
    <w:abstractNumId w:val="43"/>
  </w:num>
  <w:num w:numId="182">
    <w:abstractNumId w:val="191"/>
  </w:num>
  <w:num w:numId="183">
    <w:abstractNumId w:val="48"/>
  </w:num>
  <w:num w:numId="184">
    <w:abstractNumId w:val="72"/>
  </w:num>
  <w:num w:numId="185">
    <w:abstractNumId w:val="61"/>
  </w:num>
  <w:num w:numId="186">
    <w:abstractNumId w:val="70"/>
  </w:num>
  <w:num w:numId="187">
    <w:abstractNumId w:val="122"/>
  </w:num>
  <w:num w:numId="188">
    <w:abstractNumId w:val="200"/>
  </w:num>
  <w:num w:numId="189">
    <w:abstractNumId w:val="55"/>
  </w:num>
  <w:num w:numId="190">
    <w:abstractNumId w:val="9"/>
  </w:num>
  <w:num w:numId="191">
    <w:abstractNumId w:val="53"/>
  </w:num>
  <w:num w:numId="192">
    <w:abstractNumId w:val="152"/>
  </w:num>
  <w:num w:numId="193">
    <w:abstractNumId w:val="26"/>
  </w:num>
  <w:num w:numId="194">
    <w:abstractNumId w:val="19"/>
  </w:num>
  <w:num w:numId="195">
    <w:abstractNumId w:val="52"/>
  </w:num>
  <w:num w:numId="196">
    <w:abstractNumId w:val="56"/>
  </w:num>
  <w:num w:numId="197">
    <w:abstractNumId w:val="83"/>
  </w:num>
  <w:num w:numId="198">
    <w:abstractNumId w:val="184"/>
  </w:num>
  <w:num w:numId="199">
    <w:abstractNumId w:val="167"/>
  </w:num>
  <w:num w:numId="200">
    <w:abstractNumId w:val="129"/>
  </w:num>
  <w:num w:numId="201">
    <w:abstractNumId w:val="110"/>
  </w:num>
  <w:num w:numId="202">
    <w:abstractNumId w:val="90"/>
  </w:num>
  <w:num w:numId="203">
    <w:abstractNumId w:val="67"/>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謝昀蓁-數位支付部-永豐銀行">
    <w15:presenceInfo w15:providerId="AD" w15:userId="S::joannahsieh@sinopac.com::18f0380b-0bad-4b11-9739-a570dbc89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480"/>
  <w:drawingGridHorizontalSpacing w:val="120"/>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C11"/>
    <w:rsid w:val="00000F77"/>
    <w:rsid w:val="0000396A"/>
    <w:rsid w:val="0000456A"/>
    <w:rsid w:val="00004B4E"/>
    <w:rsid w:val="000056A1"/>
    <w:rsid w:val="00005AB0"/>
    <w:rsid w:val="00006973"/>
    <w:rsid w:val="00010970"/>
    <w:rsid w:val="000125E4"/>
    <w:rsid w:val="000135E4"/>
    <w:rsid w:val="00013989"/>
    <w:rsid w:val="000147E4"/>
    <w:rsid w:val="00014A0C"/>
    <w:rsid w:val="0001705A"/>
    <w:rsid w:val="00017897"/>
    <w:rsid w:val="00017B50"/>
    <w:rsid w:val="00020090"/>
    <w:rsid w:val="000242E2"/>
    <w:rsid w:val="000250A3"/>
    <w:rsid w:val="00026CC0"/>
    <w:rsid w:val="00036F07"/>
    <w:rsid w:val="00043149"/>
    <w:rsid w:val="00045E1C"/>
    <w:rsid w:val="00052048"/>
    <w:rsid w:val="0005457B"/>
    <w:rsid w:val="0005709A"/>
    <w:rsid w:val="000604AF"/>
    <w:rsid w:val="00060D03"/>
    <w:rsid w:val="00063C11"/>
    <w:rsid w:val="00063FB2"/>
    <w:rsid w:val="000722F2"/>
    <w:rsid w:val="00073B59"/>
    <w:rsid w:val="00074261"/>
    <w:rsid w:val="000743F5"/>
    <w:rsid w:val="00076449"/>
    <w:rsid w:val="00084863"/>
    <w:rsid w:val="0008609C"/>
    <w:rsid w:val="000878CF"/>
    <w:rsid w:val="00090A3C"/>
    <w:rsid w:val="00091AE3"/>
    <w:rsid w:val="00096009"/>
    <w:rsid w:val="000960B2"/>
    <w:rsid w:val="000A3C50"/>
    <w:rsid w:val="000A4977"/>
    <w:rsid w:val="000A53C0"/>
    <w:rsid w:val="000A5879"/>
    <w:rsid w:val="000A58B3"/>
    <w:rsid w:val="000A6BB5"/>
    <w:rsid w:val="000B1A19"/>
    <w:rsid w:val="000B4B35"/>
    <w:rsid w:val="000B6490"/>
    <w:rsid w:val="000B7A38"/>
    <w:rsid w:val="000C2065"/>
    <w:rsid w:val="000C24B3"/>
    <w:rsid w:val="000C3000"/>
    <w:rsid w:val="000C3490"/>
    <w:rsid w:val="000D0FFB"/>
    <w:rsid w:val="000D12AA"/>
    <w:rsid w:val="000D173E"/>
    <w:rsid w:val="000D63BE"/>
    <w:rsid w:val="000D6859"/>
    <w:rsid w:val="000F0538"/>
    <w:rsid w:val="000F2A1E"/>
    <w:rsid w:val="000F61FF"/>
    <w:rsid w:val="000F67D4"/>
    <w:rsid w:val="000F6A0B"/>
    <w:rsid w:val="00104513"/>
    <w:rsid w:val="00105CA8"/>
    <w:rsid w:val="00107E3E"/>
    <w:rsid w:val="0011261F"/>
    <w:rsid w:val="00113268"/>
    <w:rsid w:val="00113415"/>
    <w:rsid w:val="00113653"/>
    <w:rsid w:val="001225E3"/>
    <w:rsid w:val="001249ED"/>
    <w:rsid w:val="00126CB9"/>
    <w:rsid w:val="001319EF"/>
    <w:rsid w:val="00132BD9"/>
    <w:rsid w:val="0013570E"/>
    <w:rsid w:val="00135ECF"/>
    <w:rsid w:val="00137947"/>
    <w:rsid w:val="001409F9"/>
    <w:rsid w:val="00140AEA"/>
    <w:rsid w:val="00142EFB"/>
    <w:rsid w:val="00153C74"/>
    <w:rsid w:val="0015615B"/>
    <w:rsid w:val="00156342"/>
    <w:rsid w:val="00156D95"/>
    <w:rsid w:val="00157723"/>
    <w:rsid w:val="00157F70"/>
    <w:rsid w:val="00167223"/>
    <w:rsid w:val="00171BD2"/>
    <w:rsid w:val="00173506"/>
    <w:rsid w:val="0017360E"/>
    <w:rsid w:val="00175F88"/>
    <w:rsid w:val="00180FE6"/>
    <w:rsid w:val="00183E52"/>
    <w:rsid w:val="001848B7"/>
    <w:rsid w:val="00184C03"/>
    <w:rsid w:val="00186348"/>
    <w:rsid w:val="00190300"/>
    <w:rsid w:val="00191AEE"/>
    <w:rsid w:val="001936DD"/>
    <w:rsid w:val="00193C20"/>
    <w:rsid w:val="00195141"/>
    <w:rsid w:val="00195D2C"/>
    <w:rsid w:val="00196A57"/>
    <w:rsid w:val="001A1782"/>
    <w:rsid w:val="001A3E3B"/>
    <w:rsid w:val="001A572F"/>
    <w:rsid w:val="001A757C"/>
    <w:rsid w:val="001B46C1"/>
    <w:rsid w:val="001C293A"/>
    <w:rsid w:val="001C76A2"/>
    <w:rsid w:val="001D0234"/>
    <w:rsid w:val="001D1C3B"/>
    <w:rsid w:val="001D2FD9"/>
    <w:rsid w:val="001D3A21"/>
    <w:rsid w:val="001E36DA"/>
    <w:rsid w:val="001E380A"/>
    <w:rsid w:val="001E3C00"/>
    <w:rsid w:val="001E63DB"/>
    <w:rsid w:val="001E784A"/>
    <w:rsid w:val="001F27A7"/>
    <w:rsid w:val="001F531B"/>
    <w:rsid w:val="001F6A56"/>
    <w:rsid w:val="001F774B"/>
    <w:rsid w:val="00201035"/>
    <w:rsid w:val="00201748"/>
    <w:rsid w:val="00201CDA"/>
    <w:rsid w:val="00202DE8"/>
    <w:rsid w:val="00205374"/>
    <w:rsid w:val="002073CA"/>
    <w:rsid w:val="0021008B"/>
    <w:rsid w:val="00213918"/>
    <w:rsid w:val="002141FD"/>
    <w:rsid w:val="0021452B"/>
    <w:rsid w:val="00214AEF"/>
    <w:rsid w:val="00216664"/>
    <w:rsid w:val="00216766"/>
    <w:rsid w:val="00216866"/>
    <w:rsid w:val="002169FE"/>
    <w:rsid w:val="0021796F"/>
    <w:rsid w:val="0022255C"/>
    <w:rsid w:val="00224074"/>
    <w:rsid w:val="00227E13"/>
    <w:rsid w:val="002308C3"/>
    <w:rsid w:val="0023404B"/>
    <w:rsid w:val="00235030"/>
    <w:rsid w:val="0023510A"/>
    <w:rsid w:val="00235A2A"/>
    <w:rsid w:val="002361BF"/>
    <w:rsid w:val="002364A9"/>
    <w:rsid w:val="00236B61"/>
    <w:rsid w:val="002402AF"/>
    <w:rsid w:val="00241DBC"/>
    <w:rsid w:val="002467F5"/>
    <w:rsid w:val="00252F86"/>
    <w:rsid w:val="0025414B"/>
    <w:rsid w:val="00254EF0"/>
    <w:rsid w:val="00255456"/>
    <w:rsid w:val="00255667"/>
    <w:rsid w:val="002572AD"/>
    <w:rsid w:val="00265BF6"/>
    <w:rsid w:val="00271493"/>
    <w:rsid w:val="00273FAF"/>
    <w:rsid w:val="0027787E"/>
    <w:rsid w:val="00277EB4"/>
    <w:rsid w:val="00282C9D"/>
    <w:rsid w:val="002850A5"/>
    <w:rsid w:val="002868BE"/>
    <w:rsid w:val="00287B02"/>
    <w:rsid w:val="00290D8B"/>
    <w:rsid w:val="002929FF"/>
    <w:rsid w:val="00293A7A"/>
    <w:rsid w:val="00294FA5"/>
    <w:rsid w:val="00297AB9"/>
    <w:rsid w:val="002A022F"/>
    <w:rsid w:val="002A18BA"/>
    <w:rsid w:val="002A4849"/>
    <w:rsid w:val="002A63DD"/>
    <w:rsid w:val="002A6EA6"/>
    <w:rsid w:val="002A792B"/>
    <w:rsid w:val="002B253F"/>
    <w:rsid w:val="002B599B"/>
    <w:rsid w:val="002B6218"/>
    <w:rsid w:val="002B6AAE"/>
    <w:rsid w:val="002B6DBA"/>
    <w:rsid w:val="002B73C5"/>
    <w:rsid w:val="002B7A4F"/>
    <w:rsid w:val="002C2DC7"/>
    <w:rsid w:val="002C50CF"/>
    <w:rsid w:val="002D12A2"/>
    <w:rsid w:val="002D44EC"/>
    <w:rsid w:val="002D7054"/>
    <w:rsid w:val="002D7A52"/>
    <w:rsid w:val="002E72E6"/>
    <w:rsid w:val="002F0991"/>
    <w:rsid w:val="002F0DBB"/>
    <w:rsid w:val="002F6AF8"/>
    <w:rsid w:val="003003C7"/>
    <w:rsid w:val="00302708"/>
    <w:rsid w:val="00302F4E"/>
    <w:rsid w:val="00304EAF"/>
    <w:rsid w:val="0030696E"/>
    <w:rsid w:val="00310199"/>
    <w:rsid w:val="003117A1"/>
    <w:rsid w:val="00314067"/>
    <w:rsid w:val="0031530B"/>
    <w:rsid w:val="00315A17"/>
    <w:rsid w:val="00323E9E"/>
    <w:rsid w:val="00330518"/>
    <w:rsid w:val="00335894"/>
    <w:rsid w:val="00335BA3"/>
    <w:rsid w:val="00342150"/>
    <w:rsid w:val="003430F1"/>
    <w:rsid w:val="00343807"/>
    <w:rsid w:val="003469CB"/>
    <w:rsid w:val="003478E4"/>
    <w:rsid w:val="003517B5"/>
    <w:rsid w:val="003559DC"/>
    <w:rsid w:val="003566C7"/>
    <w:rsid w:val="00360087"/>
    <w:rsid w:val="003606A0"/>
    <w:rsid w:val="00361A56"/>
    <w:rsid w:val="00363DC0"/>
    <w:rsid w:val="00364F59"/>
    <w:rsid w:val="00371D24"/>
    <w:rsid w:val="003762FF"/>
    <w:rsid w:val="00380659"/>
    <w:rsid w:val="00380ADE"/>
    <w:rsid w:val="00381A34"/>
    <w:rsid w:val="0038223E"/>
    <w:rsid w:val="00384FE9"/>
    <w:rsid w:val="00385577"/>
    <w:rsid w:val="00390496"/>
    <w:rsid w:val="0039272F"/>
    <w:rsid w:val="003A0403"/>
    <w:rsid w:val="003A3854"/>
    <w:rsid w:val="003A60EA"/>
    <w:rsid w:val="003B219C"/>
    <w:rsid w:val="003B2924"/>
    <w:rsid w:val="003B4FDE"/>
    <w:rsid w:val="003B52F3"/>
    <w:rsid w:val="003B7888"/>
    <w:rsid w:val="003B7E7C"/>
    <w:rsid w:val="003C25A8"/>
    <w:rsid w:val="003C4533"/>
    <w:rsid w:val="003C4D49"/>
    <w:rsid w:val="003C4DF0"/>
    <w:rsid w:val="003D047A"/>
    <w:rsid w:val="003D1426"/>
    <w:rsid w:val="003D2638"/>
    <w:rsid w:val="003D3511"/>
    <w:rsid w:val="003D4563"/>
    <w:rsid w:val="003D5092"/>
    <w:rsid w:val="003D6D80"/>
    <w:rsid w:val="003D70C5"/>
    <w:rsid w:val="003D7FF4"/>
    <w:rsid w:val="003E0751"/>
    <w:rsid w:val="003E20AD"/>
    <w:rsid w:val="003E2BAE"/>
    <w:rsid w:val="003E54B3"/>
    <w:rsid w:val="003E793D"/>
    <w:rsid w:val="003F0C6E"/>
    <w:rsid w:val="003F2757"/>
    <w:rsid w:val="003F6D40"/>
    <w:rsid w:val="004010B5"/>
    <w:rsid w:val="004033E6"/>
    <w:rsid w:val="00403841"/>
    <w:rsid w:val="00403FB7"/>
    <w:rsid w:val="0040431A"/>
    <w:rsid w:val="00405EE6"/>
    <w:rsid w:val="00406177"/>
    <w:rsid w:val="004061A3"/>
    <w:rsid w:val="004072A5"/>
    <w:rsid w:val="00410BA5"/>
    <w:rsid w:val="0041228D"/>
    <w:rsid w:val="00413A17"/>
    <w:rsid w:val="004202DD"/>
    <w:rsid w:val="00422A3E"/>
    <w:rsid w:val="00426C84"/>
    <w:rsid w:val="004347DA"/>
    <w:rsid w:val="00435C96"/>
    <w:rsid w:val="00436213"/>
    <w:rsid w:val="0043644F"/>
    <w:rsid w:val="00437278"/>
    <w:rsid w:val="00441166"/>
    <w:rsid w:val="00442BAC"/>
    <w:rsid w:val="00444EDE"/>
    <w:rsid w:val="00445E0B"/>
    <w:rsid w:val="0045264C"/>
    <w:rsid w:val="00453EF5"/>
    <w:rsid w:val="00454EBE"/>
    <w:rsid w:val="0045565B"/>
    <w:rsid w:val="004606DC"/>
    <w:rsid w:val="00463068"/>
    <w:rsid w:val="004639B3"/>
    <w:rsid w:val="00464D82"/>
    <w:rsid w:val="00465C9C"/>
    <w:rsid w:val="0047255A"/>
    <w:rsid w:val="004739A2"/>
    <w:rsid w:val="00481F4F"/>
    <w:rsid w:val="004820A9"/>
    <w:rsid w:val="004848AA"/>
    <w:rsid w:val="004873C5"/>
    <w:rsid w:val="00493AFB"/>
    <w:rsid w:val="004955DD"/>
    <w:rsid w:val="004A0E5B"/>
    <w:rsid w:val="004A45A7"/>
    <w:rsid w:val="004A45B2"/>
    <w:rsid w:val="004B0799"/>
    <w:rsid w:val="004C0BE9"/>
    <w:rsid w:val="004C0CC6"/>
    <w:rsid w:val="004C1E76"/>
    <w:rsid w:val="004C249A"/>
    <w:rsid w:val="004C4FAE"/>
    <w:rsid w:val="004C52C1"/>
    <w:rsid w:val="004C77AD"/>
    <w:rsid w:val="004D4711"/>
    <w:rsid w:val="004D74C7"/>
    <w:rsid w:val="004E0650"/>
    <w:rsid w:val="004E243D"/>
    <w:rsid w:val="004E45FC"/>
    <w:rsid w:val="004F4AA9"/>
    <w:rsid w:val="004F5A91"/>
    <w:rsid w:val="004F66DB"/>
    <w:rsid w:val="004F75DD"/>
    <w:rsid w:val="005021EA"/>
    <w:rsid w:val="0050323A"/>
    <w:rsid w:val="00503443"/>
    <w:rsid w:val="005041CF"/>
    <w:rsid w:val="00505A60"/>
    <w:rsid w:val="00505FDB"/>
    <w:rsid w:val="00506659"/>
    <w:rsid w:val="0050667C"/>
    <w:rsid w:val="00507182"/>
    <w:rsid w:val="005121AC"/>
    <w:rsid w:val="005128DC"/>
    <w:rsid w:val="00514593"/>
    <w:rsid w:val="00522F1B"/>
    <w:rsid w:val="00526DBE"/>
    <w:rsid w:val="00527EC3"/>
    <w:rsid w:val="00531BCA"/>
    <w:rsid w:val="00533DA1"/>
    <w:rsid w:val="0053458C"/>
    <w:rsid w:val="00542A7A"/>
    <w:rsid w:val="0054443E"/>
    <w:rsid w:val="00550C36"/>
    <w:rsid w:val="005511C4"/>
    <w:rsid w:val="005513C7"/>
    <w:rsid w:val="0055183A"/>
    <w:rsid w:val="00552276"/>
    <w:rsid w:val="0055266B"/>
    <w:rsid w:val="00555EC8"/>
    <w:rsid w:val="00556B43"/>
    <w:rsid w:val="00563F33"/>
    <w:rsid w:val="00565400"/>
    <w:rsid w:val="00567443"/>
    <w:rsid w:val="005714FA"/>
    <w:rsid w:val="00575223"/>
    <w:rsid w:val="00577529"/>
    <w:rsid w:val="00577EA5"/>
    <w:rsid w:val="00582D77"/>
    <w:rsid w:val="00583AF9"/>
    <w:rsid w:val="00584C67"/>
    <w:rsid w:val="00585A93"/>
    <w:rsid w:val="00585EBA"/>
    <w:rsid w:val="00587D4E"/>
    <w:rsid w:val="00590F5C"/>
    <w:rsid w:val="0059255C"/>
    <w:rsid w:val="0059737D"/>
    <w:rsid w:val="005A059B"/>
    <w:rsid w:val="005A18C4"/>
    <w:rsid w:val="005A2131"/>
    <w:rsid w:val="005A2C4D"/>
    <w:rsid w:val="005A651C"/>
    <w:rsid w:val="005B0260"/>
    <w:rsid w:val="005B47E1"/>
    <w:rsid w:val="005B4D2E"/>
    <w:rsid w:val="005B62B1"/>
    <w:rsid w:val="005C2B54"/>
    <w:rsid w:val="005C5079"/>
    <w:rsid w:val="005C512D"/>
    <w:rsid w:val="005C533F"/>
    <w:rsid w:val="005C5982"/>
    <w:rsid w:val="005C5B04"/>
    <w:rsid w:val="005D204D"/>
    <w:rsid w:val="005D278E"/>
    <w:rsid w:val="005D35D6"/>
    <w:rsid w:val="005D4DB9"/>
    <w:rsid w:val="005D5029"/>
    <w:rsid w:val="005D674A"/>
    <w:rsid w:val="005D6907"/>
    <w:rsid w:val="005E3AB1"/>
    <w:rsid w:val="005E3D5E"/>
    <w:rsid w:val="005E53C3"/>
    <w:rsid w:val="005E5ABD"/>
    <w:rsid w:val="005E66C9"/>
    <w:rsid w:val="005F0710"/>
    <w:rsid w:val="005F0EC8"/>
    <w:rsid w:val="005F1385"/>
    <w:rsid w:val="005F13C2"/>
    <w:rsid w:val="005F22F5"/>
    <w:rsid w:val="005F51D6"/>
    <w:rsid w:val="005F53B2"/>
    <w:rsid w:val="005F5CFE"/>
    <w:rsid w:val="0060192B"/>
    <w:rsid w:val="00601D10"/>
    <w:rsid w:val="00604BEE"/>
    <w:rsid w:val="00605890"/>
    <w:rsid w:val="00607193"/>
    <w:rsid w:val="00612D6D"/>
    <w:rsid w:val="00613323"/>
    <w:rsid w:val="006151D8"/>
    <w:rsid w:val="006159DB"/>
    <w:rsid w:val="00616853"/>
    <w:rsid w:val="00616ADC"/>
    <w:rsid w:val="0062190D"/>
    <w:rsid w:val="006220D9"/>
    <w:rsid w:val="00622FA7"/>
    <w:rsid w:val="00624E14"/>
    <w:rsid w:val="00631E2D"/>
    <w:rsid w:val="00633487"/>
    <w:rsid w:val="00637DC0"/>
    <w:rsid w:val="006404FB"/>
    <w:rsid w:val="006462BE"/>
    <w:rsid w:val="00650233"/>
    <w:rsid w:val="006536E9"/>
    <w:rsid w:val="00654A15"/>
    <w:rsid w:val="00660AF5"/>
    <w:rsid w:val="00660F95"/>
    <w:rsid w:val="0066596B"/>
    <w:rsid w:val="00670E1E"/>
    <w:rsid w:val="00671878"/>
    <w:rsid w:val="00674F5D"/>
    <w:rsid w:val="00675143"/>
    <w:rsid w:val="00676416"/>
    <w:rsid w:val="00677004"/>
    <w:rsid w:val="00677669"/>
    <w:rsid w:val="006778C0"/>
    <w:rsid w:val="006829EB"/>
    <w:rsid w:val="00682CEC"/>
    <w:rsid w:val="00684B7D"/>
    <w:rsid w:val="0068588D"/>
    <w:rsid w:val="00685F1A"/>
    <w:rsid w:val="00686308"/>
    <w:rsid w:val="0069057D"/>
    <w:rsid w:val="00691460"/>
    <w:rsid w:val="00691E09"/>
    <w:rsid w:val="00691EAD"/>
    <w:rsid w:val="006920F9"/>
    <w:rsid w:val="00692640"/>
    <w:rsid w:val="00693756"/>
    <w:rsid w:val="00694FEB"/>
    <w:rsid w:val="00696598"/>
    <w:rsid w:val="006A2697"/>
    <w:rsid w:val="006A6768"/>
    <w:rsid w:val="006B1E88"/>
    <w:rsid w:val="006B3FEC"/>
    <w:rsid w:val="006B47AA"/>
    <w:rsid w:val="006B6600"/>
    <w:rsid w:val="006C04BF"/>
    <w:rsid w:val="006C2A68"/>
    <w:rsid w:val="006C39E2"/>
    <w:rsid w:val="006C4E67"/>
    <w:rsid w:val="006C7B83"/>
    <w:rsid w:val="006D0422"/>
    <w:rsid w:val="006D13F0"/>
    <w:rsid w:val="006D1A56"/>
    <w:rsid w:val="006D62AF"/>
    <w:rsid w:val="006D7C23"/>
    <w:rsid w:val="006E0005"/>
    <w:rsid w:val="006E08A0"/>
    <w:rsid w:val="006E2757"/>
    <w:rsid w:val="006E4EF9"/>
    <w:rsid w:val="006F4887"/>
    <w:rsid w:val="006F6CC6"/>
    <w:rsid w:val="007003A8"/>
    <w:rsid w:val="00700C24"/>
    <w:rsid w:val="0070167A"/>
    <w:rsid w:val="0070533F"/>
    <w:rsid w:val="00705795"/>
    <w:rsid w:val="0070640D"/>
    <w:rsid w:val="00711F6A"/>
    <w:rsid w:val="007124A9"/>
    <w:rsid w:val="007126F0"/>
    <w:rsid w:val="00723306"/>
    <w:rsid w:val="00724C10"/>
    <w:rsid w:val="0072600A"/>
    <w:rsid w:val="00727AC3"/>
    <w:rsid w:val="0073178A"/>
    <w:rsid w:val="00731F1B"/>
    <w:rsid w:val="007343C9"/>
    <w:rsid w:val="00734C55"/>
    <w:rsid w:val="00736459"/>
    <w:rsid w:val="00736F96"/>
    <w:rsid w:val="00740650"/>
    <w:rsid w:val="0074313A"/>
    <w:rsid w:val="007450E3"/>
    <w:rsid w:val="007461A4"/>
    <w:rsid w:val="007464F6"/>
    <w:rsid w:val="00747A64"/>
    <w:rsid w:val="0075046D"/>
    <w:rsid w:val="00751596"/>
    <w:rsid w:val="007516C8"/>
    <w:rsid w:val="00755337"/>
    <w:rsid w:val="007573A4"/>
    <w:rsid w:val="00757618"/>
    <w:rsid w:val="00760947"/>
    <w:rsid w:val="00762BF6"/>
    <w:rsid w:val="007636DD"/>
    <w:rsid w:val="00765887"/>
    <w:rsid w:val="00771F5E"/>
    <w:rsid w:val="0077256F"/>
    <w:rsid w:val="00774D05"/>
    <w:rsid w:val="00775C15"/>
    <w:rsid w:val="007766B1"/>
    <w:rsid w:val="00776ABA"/>
    <w:rsid w:val="00781B50"/>
    <w:rsid w:val="00782042"/>
    <w:rsid w:val="00783CC8"/>
    <w:rsid w:val="00787964"/>
    <w:rsid w:val="0079075B"/>
    <w:rsid w:val="007907D1"/>
    <w:rsid w:val="00795CF9"/>
    <w:rsid w:val="007968AB"/>
    <w:rsid w:val="007A288A"/>
    <w:rsid w:val="007A2C03"/>
    <w:rsid w:val="007A3594"/>
    <w:rsid w:val="007A673A"/>
    <w:rsid w:val="007B1222"/>
    <w:rsid w:val="007B17F2"/>
    <w:rsid w:val="007B353B"/>
    <w:rsid w:val="007B4A3B"/>
    <w:rsid w:val="007B614D"/>
    <w:rsid w:val="007B6AB6"/>
    <w:rsid w:val="007B6EB8"/>
    <w:rsid w:val="007C1A00"/>
    <w:rsid w:val="007C4A76"/>
    <w:rsid w:val="007C6EE0"/>
    <w:rsid w:val="007D6D47"/>
    <w:rsid w:val="007E14E0"/>
    <w:rsid w:val="007E25A3"/>
    <w:rsid w:val="007E4476"/>
    <w:rsid w:val="007E526A"/>
    <w:rsid w:val="007F0DAA"/>
    <w:rsid w:val="007F2F6D"/>
    <w:rsid w:val="007F3BBD"/>
    <w:rsid w:val="007F3BC5"/>
    <w:rsid w:val="007F3E65"/>
    <w:rsid w:val="007F4253"/>
    <w:rsid w:val="007F7E1A"/>
    <w:rsid w:val="00800D1D"/>
    <w:rsid w:val="00801842"/>
    <w:rsid w:val="00803D8C"/>
    <w:rsid w:val="00803FC5"/>
    <w:rsid w:val="00805AD2"/>
    <w:rsid w:val="00805C51"/>
    <w:rsid w:val="00805F5B"/>
    <w:rsid w:val="00807D4E"/>
    <w:rsid w:val="00812676"/>
    <w:rsid w:val="00813127"/>
    <w:rsid w:val="00815DA9"/>
    <w:rsid w:val="008166D2"/>
    <w:rsid w:val="00817E9A"/>
    <w:rsid w:val="0082393E"/>
    <w:rsid w:val="0082626A"/>
    <w:rsid w:val="00830076"/>
    <w:rsid w:val="00832D22"/>
    <w:rsid w:val="0083333C"/>
    <w:rsid w:val="008333A6"/>
    <w:rsid w:val="00834D1D"/>
    <w:rsid w:val="0083579E"/>
    <w:rsid w:val="00835D08"/>
    <w:rsid w:val="00835F43"/>
    <w:rsid w:val="008368B3"/>
    <w:rsid w:val="00840E65"/>
    <w:rsid w:val="00842411"/>
    <w:rsid w:val="00843B20"/>
    <w:rsid w:val="00844F2E"/>
    <w:rsid w:val="0085222A"/>
    <w:rsid w:val="008536C2"/>
    <w:rsid w:val="00854296"/>
    <w:rsid w:val="00856373"/>
    <w:rsid w:val="00856C76"/>
    <w:rsid w:val="0085732F"/>
    <w:rsid w:val="008613D7"/>
    <w:rsid w:val="00861E79"/>
    <w:rsid w:val="00864E0F"/>
    <w:rsid w:val="00865768"/>
    <w:rsid w:val="00870652"/>
    <w:rsid w:val="00874F1B"/>
    <w:rsid w:val="008755FB"/>
    <w:rsid w:val="0087781E"/>
    <w:rsid w:val="008805F7"/>
    <w:rsid w:val="0088091D"/>
    <w:rsid w:val="00881660"/>
    <w:rsid w:val="008825EF"/>
    <w:rsid w:val="00886896"/>
    <w:rsid w:val="0089011A"/>
    <w:rsid w:val="00894203"/>
    <w:rsid w:val="008958C6"/>
    <w:rsid w:val="008A35BB"/>
    <w:rsid w:val="008A6252"/>
    <w:rsid w:val="008A7CB2"/>
    <w:rsid w:val="008B11D2"/>
    <w:rsid w:val="008B1E88"/>
    <w:rsid w:val="008B2F7C"/>
    <w:rsid w:val="008C1218"/>
    <w:rsid w:val="008C1731"/>
    <w:rsid w:val="008C559B"/>
    <w:rsid w:val="008C6E65"/>
    <w:rsid w:val="008D2B92"/>
    <w:rsid w:val="008D32E1"/>
    <w:rsid w:val="008D5CDA"/>
    <w:rsid w:val="008D7CE4"/>
    <w:rsid w:val="008E10E1"/>
    <w:rsid w:val="008E21CD"/>
    <w:rsid w:val="008E354C"/>
    <w:rsid w:val="008E5F84"/>
    <w:rsid w:val="008E7167"/>
    <w:rsid w:val="008F1A2E"/>
    <w:rsid w:val="008F1B1A"/>
    <w:rsid w:val="008F21A1"/>
    <w:rsid w:val="008F2A1F"/>
    <w:rsid w:val="008F50FB"/>
    <w:rsid w:val="0090131D"/>
    <w:rsid w:val="0090643C"/>
    <w:rsid w:val="00907B2F"/>
    <w:rsid w:val="009175D7"/>
    <w:rsid w:val="00921E97"/>
    <w:rsid w:val="00922053"/>
    <w:rsid w:val="00925711"/>
    <w:rsid w:val="00927B74"/>
    <w:rsid w:val="0094046E"/>
    <w:rsid w:val="00941A86"/>
    <w:rsid w:val="009427F6"/>
    <w:rsid w:val="0094607F"/>
    <w:rsid w:val="00954033"/>
    <w:rsid w:val="00954E4C"/>
    <w:rsid w:val="00960638"/>
    <w:rsid w:val="0096099F"/>
    <w:rsid w:val="009647B6"/>
    <w:rsid w:val="00965FAB"/>
    <w:rsid w:val="00967662"/>
    <w:rsid w:val="009703EC"/>
    <w:rsid w:val="00971A86"/>
    <w:rsid w:val="00972499"/>
    <w:rsid w:val="00972ED1"/>
    <w:rsid w:val="00973B9B"/>
    <w:rsid w:val="00974946"/>
    <w:rsid w:val="00974BF2"/>
    <w:rsid w:val="009757FD"/>
    <w:rsid w:val="00981015"/>
    <w:rsid w:val="009838A5"/>
    <w:rsid w:val="009855FD"/>
    <w:rsid w:val="00990244"/>
    <w:rsid w:val="0099150F"/>
    <w:rsid w:val="00996093"/>
    <w:rsid w:val="00996BEB"/>
    <w:rsid w:val="009A03EA"/>
    <w:rsid w:val="009A07E2"/>
    <w:rsid w:val="009A3A40"/>
    <w:rsid w:val="009A55F2"/>
    <w:rsid w:val="009B31C4"/>
    <w:rsid w:val="009B3595"/>
    <w:rsid w:val="009B579D"/>
    <w:rsid w:val="009B691C"/>
    <w:rsid w:val="009B6BDE"/>
    <w:rsid w:val="009B7049"/>
    <w:rsid w:val="009B7266"/>
    <w:rsid w:val="009C17FA"/>
    <w:rsid w:val="009C26D4"/>
    <w:rsid w:val="009C376B"/>
    <w:rsid w:val="009C3F67"/>
    <w:rsid w:val="009C4F1A"/>
    <w:rsid w:val="009C7603"/>
    <w:rsid w:val="009D26A2"/>
    <w:rsid w:val="009E3022"/>
    <w:rsid w:val="009E4F4E"/>
    <w:rsid w:val="009E51A5"/>
    <w:rsid w:val="009E6C10"/>
    <w:rsid w:val="009E76C8"/>
    <w:rsid w:val="009F037C"/>
    <w:rsid w:val="009F0F3F"/>
    <w:rsid w:val="009F3BC2"/>
    <w:rsid w:val="009F482F"/>
    <w:rsid w:val="009F58C2"/>
    <w:rsid w:val="00A00102"/>
    <w:rsid w:val="00A003AB"/>
    <w:rsid w:val="00A01D75"/>
    <w:rsid w:val="00A02F81"/>
    <w:rsid w:val="00A05D23"/>
    <w:rsid w:val="00A06210"/>
    <w:rsid w:val="00A115D0"/>
    <w:rsid w:val="00A11BBB"/>
    <w:rsid w:val="00A11FF2"/>
    <w:rsid w:val="00A137D9"/>
    <w:rsid w:val="00A14C84"/>
    <w:rsid w:val="00A17CCE"/>
    <w:rsid w:val="00A20C3A"/>
    <w:rsid w:val="00A24C13"/>
    <w:rsid w:val="00A26E1E"/>
    <w:rsid w:val="00A3083E"/>
    <w:rsid w:val="00A31065"/>
    <w:rsid w:val="00A31421"/>
    <w:rsid w:val="00A35225"/>
    <w:rsid w:val="00A357D8"/>
    <w:rsid w:val="00A40190"/>
    <w:rsid w:val="00A457CD"/>
    <w:rsid w:val="00A45D4E"/>
    <w:rsid w:val="00A46F53"/>
    <w:rsid w:val="00A50467"/>
    <w:rsid w:val="00A56731"/>
    <w:rsid w:val="00A57E1F"/>
    <w:rsid w:val="00A604F7"/>
    <w:rsid w:val="00A643DD"/>
    <w:rsid w:val="00A64883"/>
    <w:rsid w:val="00A66354"/>
    <w:rsid w:val="00A679C1"/>
    <w:rsid w:val="00A67A9C"/>
    <w:rsid w:val="00A73612"/>
    <w:rsid w:val="00A75B89"/>
    <w:rsid w:val="00A75EA3"/>
    <w:rsid w:val="00A81818"/>
    <w:rsid w:val="00A846ED"/>
    <w:rsid w:val="00A8550A"/>
    <w:rsid w:val="00A865A6"/>
    <w:rsid w:val="00A86E9F"/>
    <w:rsid w:val="00A87E5D"/>
    <w:rsid w:val="00A90A3D"/>
    <w:rsid w:val="00A90D2C"/>
    <w:rsid w:val="00A9584D"/>
    <w:rsid w:val="00A96CC4"/>
    <w:rsid w:val="00A97761"/>
    <w:rsid w:val="00AA0756"/>
    <w:rsid w:val="00AA0E75"/>
    <w:rsid w:val="00AA1D05"/>
    <w:rsid w:val="00AA2808"/>
    <w:rsid w:val="00AA2929"/>
    <w:rsid w:val="00AA6225"/>
    <w:rsid w:val="00AA6D03"/>
    <w:rsid w:val="00AA7946"/>
    <w:rsid w:val="00AB05DB"/>
    <w:rsid w:val="00AB17E8"/>
    <w:rsid w:val="00AB1F0E"/>
    <w:rsid w:val="00AB4A34"/>
    <w:rsid w:val="00AC139C"/>
    <w:rsid w:val="00AC4CEB"/>
    <w:rsid w:val="00AC5B08"/>
    <w:rsid w:val="00AC6493"/>
    <w:rsid w:val="00AC66E6"/>
    <w:rsid w:val="00AC7691"/>
    <w:rsid w:val="00AD02E1"/>
    <w:rsid w:val="00AD609A"/>
    <w:rsid w:val="00AE3247"/>
    <w:rsid w:val="00AE5AC2"/>
    <w:rsid w:val="00AE7FCC"/>
    <w:rsid w:val="00AF0F2E"/>
    <w:rsid w:val="00AF2336"/>
    <w:rsid w:val="00AF3E44"/>
    <w:rsid w:val="00AF4B69"/>
    <w:rsid w:val="00AF76F0"/>
    <w:rsid w:val="00B01B2F"/>
    <w:rsid w:val="00B02E98"/>
    <w:rsid w:val="00B03A51"/>
    <w:rsid w:val="00B0569F"/>
    <w:rsid w:val="00B0607D"/>
    <w:rsid w:val="00B0748D"/>
    <w:rsid w:val="00B07EA7"/>
    <w:rsid w:val="00B20F7F"/>
    <w:rsid w:val="00B2116A"/>
    <w:rsid w:val="00B23DCE"/>
    <w:rsid w:val="00B240BF"/>
    <w:rsid w:val="00B311C4"/>
    <w:rsid w:val="00B34013"/>
    <w:rsid w:val="00B3451D"/>
    <w:rsid w:val="00B35780"/>
    <w:rsid w:val="00B35AD4"/>
    <w:rsid w:val="00B35FFD"/>
    <w:rsid w:val="00B366A8"/>
    <w:rsid w:val="00B36E89"/>
    <w:rsid w:val="00B426D0"/>
    <w:rsid w:val="00B4532B"/>
    <w:rsid w:val="00B50BB0"/>
    <w:rsid w:val="00B56B77"/>
    <w:rsid w:val="00B57ABE"/>
    <w:rsid w:val="00B6053B"/>
    <w:rsid w:val="00B605BC"/>
    <w:rsid w:val="00B62165"/>
    <w:rsid w:val="00B635A6"/>
    <w:rsid w:val="00B66FC9"/>
    <w:rsid w:val="00B718C5"/>
    <w:rsid w:val="00B81644"/>
    <w:rsid w:val="00B82569"/>
    <w:rsid w:val="00B851F0"/>
    <w:rsid w:val="00B85731"/>
    <w:rsid w:val="00B86EAB"/>
    <w:rsid w:val="00B9022C"/>
    <w:rsid w:val="00B90F7E"/>
    <w:rsid w:val="00BA06C0"/>
    <w:rsid w:val="00BA1770"/>
    <w:rsid w:val="00BA41F4"/>
    <w:rsid w:val="00BA4A18"/>
    <w:rsid w:val="00BB3269"/>
    <w:rsid w:val="00BB3E65"/>
    <w:rsid w:val="00BB6994"/>
    <w:rsid w:val="00BB6B1E"/>
    <w:rsid w:val="00BC21D9"/>
    <w:rsid w:val="00BC3D87"/>
    <w:rsid w:val="00BC7BE3"/>
    <w:rsid w:val="00BD2888"/>
    <w:rsid w:val="00BD3D0B"/>
    <w:rsid w:val="00BD4806"/>
    <w:rsid w:val="00BD4D77"/>
    <w:rsid w:val="00BD680E"/>
    <w:rsid w:val="00BE660D"/>
    <w:rsid w:val="00BE7B45"/>
    <w:rsid w:val="00BF1B83"/>
    <w:rsid w:val="00BF5242"/>
    <w:rsid w:val="00C00362"/>
    <w:rsid w:val="00C00407"/>
    <w:rsid w:val="00C03DBD"/>
    <w:rsid w:val="00C0407E"/>
    <w:rsid w:val="00C06C0E"/>
    <w:rsid w:val="00C07E98"/>
    <w:rsid w:val="00C1033B"/>
    <w:rsid w:val="00C10F67"/>
    <w:rsid w:val="00C12AFD"/>
    <w:rsid w:val="00C142CA"/>
    <w:rsid w:val="00C144B7"/>
    <w:rsid w:val="00C15288"/>
    <w:rsid w:val="00C1573E"/>
    <w:rsid w:val="00C23B5C"/>
    <w:rsid w:val="00C265DF"/>
    <w:rsid w:val="00C323F0"/>
    <w:rsid w:val="00C336DC"/>
    <w:rsid w:val="00C35E3C"/>
    <w:rsid w:val="00C3722E"/>
    <w:rsid w:val="00C40000"/>
    <w:rsid w:val="00C424DA"/>
    <w:rsid w:val="00C427DC"/>
    <w:rsid w:val="00C4434F"/>
    <w:rsid w:val="00C445A8"/>
    <w:rsid w:val="00C4604D"/>
    <w:rsid w:val="00C51B22"/>
    <w:rsid w:val="00C52D64"/>
    <w:rsid w:val="00C54845"/>
    <w:rsid w:val="00C56BFE"/>
    <w:rsid w:val="00C5738B"/>
    <w:rsid w:val="00C617CB"/>
    <w:rsid w:val="00C62888"/>
    <w:rsid w:val="00C71DAB"/>
    <w:rsid w:val="00C76E8B"/>
    <w:rsid w:val="00C8523F"/>
    <w:rsid w:val="00C86437"/>
    <w:rsid w:val="00C901BD"/>
    <w:rsid w:val="00C91D0F"/>
    <w:rsid w:val="00C93264"/>
    <w:rsid w:val="00C93C1D"/>
    <w:rsid w:val="00C9464B"/>
    <w:rsid w:val="00C95850"/>
    <w:rsid w:val="00C977DF"/>
    <w:rsid w:val="00CA2DCC"/>
    <w:rsid w:val="00CA6AA3"/>
    <w:rsid w:val="00CB10A0"/>
    <w:rsid w:val="00CB745F"/>
    <w:rsid w:val="00CC619D"/>
    <w:rsid w:val="00CD0C6E"/>
    <w:rsid w:val="00CD4A17"/>
    <w:rsid w:val="00CE0472"/>
    <w:rsid w:val="00CE696E"/>
    <w:rsid w:val="00CE6C52"/>
    <w:rsid w:val="00CF0FE7"/>
    <w:rsid w:val="00CF2505"/>
    <w:rsid w:val="00CF26E6"/>
    <w:rsid w:val="00CF7DE0"/>
    <w:rsid w:val="00D008E5"/>
    <w:rsid w:val="00D01F6C"/>
    <w:rsid w:val="00D025FF"/>
    <w:rsid w:val="00D03727"/>
    <w:rsid w:val="00D0380F"/>
    <w:rsid w:val="00D042A3"/>
    <w:rsid w:val="00D05BA4"/>
    <w:rsid w:val="00D06488"/>
    <w:rsid w:val="00D06F10"/>
    <w:rsid w:val="00D10687"/>
    <w:rsid w:val="00D1069D"/>
    <w:rsid w:val="00D13BA3"/>
    <w:rsid w:val="00D15F0D"/>
    <w:rsid w:val="00D16997"/>
    <w:rsid w:val="00D21378"/>
    <w:rsid w:val="00D23F92"/>
    <w:rsid w:val="00D316F3"/>
    <w:rsid w:val="00D34AFB"/>
    <w:rsid w:val="00D35213"/>
    <w:rsid w:val="00D359D2"/>
    <w:rsid w:val="00D36A54"/>
    <w:rsid w:val="00D37569"/>
    <w:rsid w:val="00D404C3"/>
    <w:rsid w:val="00D41E9E"/>
    <w:rsid w:val="00D42C05"/>
    <w:rsid w:val="00D431D9"/>
    <w:rsid w:val="00D459CA"/>
    <w:rsid w:val="00D47C7B"/>
    <w:rsid w:val="00D51D08"/>
    <w:rsid w:val="00D52AA3"/>
    <w:rsid w:val="00D53618"/>
    <w:rsid w:val="00D541C4"/>
    <w:rsid w:val="00D5636A"/>
    <w:rsid w:val="00D6087A"/>
    <w:rsid w:val="00D63B5D"/>
    <w:rsid w:val="00D6497D"/>
    <w:rsid w:val="00D65EBC"/>
    <w:rsid w:val="00D66953"/>
    <w:rsid w:val="00D6780C"/>
    <w:rsid w:val="00D70A3A"/>
    <w:rsid w:val="00D70E3E"/>
    <w:rsid w:val="00D723FC"/>
    <w:rsid w:val="00D738EF"/>
    <w:rsid w:val="00D74D57"/>
    <w:rsid w:val="00D811B6"/>
    <w:rsid w:val="00D830E6"/>
    <w:rsid w:val="00D8460C"/>
    <w:rsid w:val="00D87CFE"/>
    <w:rsid w:val="00D938B4"/>
    <w:rsid w:val="00D93AB1"/>
    <w:rsid w:val="00D93D1C"/>
    <w:rsid w:val="00D96472"/>
    <w:rsid w:val="00D96B77"/>
    <w:rsid w:val="00DA0802"/>
    <w:rsid w:val="00DA11BD"/>
    <w:rsid w:val="00DA5A6C"/>
    <w:rsid w:val="00DA5CAC"/>
    <w:rsid w:val="00DB0CB1"/>
    <w:rsid w:val="00DB192F"/>
    <w:rsid w:val="00DB260C"/>
    <w:rsid w:val="00DB471B"/>
    <w:rsid w:val="00DB502F"/>
    <w:rsid w:val="00DB5B89"/>
    <w:rsid w:val="00DB63F9"/>
    <w:rsid w:val="00DB695D"/>
    <w:rsid w:val="00DC2290"/>
    <w:rsid w:val="00DC2858"/>
    <w:rsid w:val="00DC2E12"/>
    <w:rsid w:val="00DC67E5"/>
    <w:rsid w:val="00DC6A13"/>
    <w:rsid w:val="00DD00D7"/>
    <w:rsid w:val="00DD15BD"/>
    <w:rsid w:val="00DD425F"/>
    <w:rsid w:val="00DD6000"/>
    <w:rsid w:val="00DD677C"/>
    <w:rsid w:val="00DE4BA2"/>
    <w:rsid w:val="00DE773E"/>
    <w:rsid w:val="00DF158A"/>
    <w:rsid w:val="00DF26E5"/>
    <w:rsid w:val="00DF2E16"/>
    <w:rsid w:val="00DF3B92"/>
    <w:rsid w:val="00DF3C31"/>
    <w:rsid w:val="00E0064D"/>
    <w:rsid w:val="00E017B6"/>
    <w:rsid w:val="00E03936"/>
    <w:rsid w:val="00E03946"/>
    <w:rsid w:val="00E03B5B"/>
    <w:rsid w:val="00E046BE"/>
    <w:rsid w:val="00E11D3C"/>
    <w:rsid w:val="00E12CB4"/>
    <w:rsid w:val="00E1581D"/>
    <w:rsid w:val="00E2021C"/>
    <w:rsid w:val="00E21570"/>
    <w:rsid w:val="00E21590"/>
    <w:rsid w:val="00E2708C"/>
    <w:rsid w:val="00E274AD"/>
    <w:rsid w:val="00E34F86"/>
    <w:rsid w:val="00E36226"/>
    <w:rsid w:val="00E42F47"/>
    <w:rsid w:val="00E43B5F"/>
    <w:rsid w:val="00E46BDF"/>
    <w:rsid w:val="00E50F67"/>
    <w:rsid w:val="00E512A3"/>
    <w:rsid w:val="00E5134A"/>
    <w:rsid w:val="00E51955"/>
    <w:rsid w:val="00E529AF"/>
    <w:rsid w:val="00E569B9"/>
    <w:rsid w:val="00E620C7"/>
    <w:rsid w:val="00E62EA4"/>
    <w:rsid w:val="00E63BFC"/>
    <w:rsid w:val="00E67FF5"/>
    <w:rsid w:val="00E719D4"/>
    <w:rsid w:val="00E7231E"/>
    <w:rsid w:val="00E7296D"/>
    <w:rsid w:val="00E76928"/>
    <w:rsid w:val="00E80568"/>
    <w:rsid w:val="00E8341A"/>
    <w:rsid w:val="00E83BC0"/>
    <w:rsid w:val="00E84C5E"/>
    <w:rsid w:val="00E85E83"/>
    <w:rsid w:val="00E87D60"/>
    <w:rsid w:val="00E9147A"/>
    <w:rsid w:val="00E939D7"/>
    <w:rsid w:val="00E93D77"/>
    <w:rsid w:val="00EA30F5"/>
    <w:rsid w:val="00EA3575"/>
    <w:rsid w:val="00EA40E3"/>
    <w:rsid w:val="00EA4833"/>
    <w:rsid w:val="00EA7BCC"/>
    <w:rsid w:val="00EB1F29"/>
    <w:rsid w:val="00EB4C8B"/>
    <w:rsid w:val="00EB5DA9"/>
    <w:rsid w:val="00EC1042"/>
    <w:rsid w:val="00EC1B9D"/>
    <w:rsid w:val="00EC5029"/>
    <w:rsid w:val="00EC673C"/>
    <w:rsid w:val="00EC77AD"/>
    <w:rsid w:val="00ED349E"/>
    <w:rsid w:val="00ED3598"/>
    <w:rsid w:val="00ED35A1"/>
    <w:rsid w:val="00ED4969"/>
    <w:rsid w:val="00EE1CDB"/>
    <w:rsid w:val="00EE479B"/>
    <w:rsid w:val="00EE6DEE"/>
    <w:rsid w:val="00EF009D"/>
    <w:rsid w:val="00EF22BA"/>
    <w:rsid w:val="00EF4437"/>
    <w:rsid w:val="00EF468E"/>
    <w:rsid w:val="00EF5335"/>
    <w:rsid w:val="00EF5CF6"/>
    <w:rsid w:val="00EF6C39"/>
    <w:rsid w:val="00F01AAE"/>
    <w:rsid w:val="00F04EA2"/>
    <w:rsid w:val="00F070E0"/>
    <w:rsid w:val="00F14489"/>
    <w:rsid w:val="00F14B81"/>
    <w:rsid w:val="00F15074"/>
    <w:rsid w:val="00F1665F"/>
    <w:rsid w:val="00F16959"/>
    <w:rsid w:val="00F17ECE"/>
    <w:rsid w:val="00F17FC4"/>
    <w:rsid w:val="00F241A9"/>
    <w:rsid w:val="00F24ED6"/>
    <w:rsid w:val="00F278AC"/>
    <w:rsid w:val="00F3117A"/>
    <w:rsid w:val="00F325A9"/>
    <w:rsid w:val="00F331FC"/>
    <w:rsid w:val="00F33F11"/>
    <w:rsid w:val="00F34054"/>
    <w:rsid w:val="00F47711"/>
    <w:rsid w:val="00F51CAB"/>
    <w:rsid w:val="00F53B2F"/>
    <w:rsid w:val="00F60F3A"/>
    <w:rsid w:val="00F62424"/>
    <w:rsid w:val="00F662C5"/>
    <w:rsid w:val="00F70DA2"/>
    <w:rsid w:val="00F71150"/>
    <w:rsid w:val="00F71875"/>
    <w:rsid w:val="00F74C94"/>
    <w:rsid w:val="00F75043"/>
    <w:rsid w:val="00F75BA4"/>
    <w:rsid w:val="00F76ABD"/>
    <w:rsid w:val="00F83921"/>
    <w:rsid w:val="00F86B4D"/>
    <w:rsid w:val="00F97365"/>
    <w:rsid w:val="00FA13EA"/>
    <w:rsid w:val="00FA18D0"/>
    <w:rsid w:val="00FA4084"/>
    <w:rsid w:val="00FA59BF"/>
    <w:rsid w:val="00FB05CB"/>
    <w:rsid w:val="00FB09C8"/>
    <w:rsid w:val="00FB125C"/>
    <w:rsid w:val="00FB19CA"/>
    <w:rsid w:val="00FB30F1"/>
    <w:rsid w:val="00FB47E9"/>
    <w:rsid w:val="00FB7B83"/>
    <w:rsid w:val="00FB7BA0"/>
    <w:rsid w:val="00FC0BF9"/>
    <w:rsid w:val="00FC24B8"/>
    <w:rsid w:val="00FC38BC"/>
    <w:rsid w:val="00FD24F7"/>
    <w:rsid w:val="00FD3FEB"/>
    <w:rsid w:val="00FD7FD7"/>
    <w:rsid w:val="00FE1568"/>
    <w:rsid w:val="00FE1620"/>
    <w:rsid w:val="00FE1E6B"/>
    <w:rsid w:val="00FE6340"/>
    <w:rsid w:val="00FE63A1"/>
    <w:rsid w:val="00FE6706"/>
    <w:rsid w:val="00FE7B08"/>
    <w:rsid w:val="00FE7CF4"/>
    <w:rsid w:val="00FF0DBD"/>
    <w:rsid w:val="00FF1D2A"/>
    <w:rsid w:val="00FF551C"/>
    <w:rsid w:val="00FF583E"/>
    <w:rsid w:val="00FF635F"/>
    <w:rsid w:val="00FF74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A3334B1"/>
  <w15:chartTrackingRefBased/>
  <w15:docId w15:val="{70353E9E-5E7B-4AA2-8CDC-E1592890C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9A3A40"/>
    <w:pPr>
      <w:widowControl w:val="0"/>
    </w:pPr>
    <w:rPr>
      <w:rFonts w:ascii="Times New Roman" w:eastAsia="新細明體" w:hAnsi="Times New Roman" w:cs="Times New Roman"/>
      <w:szCs w:val="24"/>
    </w:rPr>
  </w:style>
  <w:style w:type="paragraph" w:styleId="10">
    <w:name w:val="heading 1"/>
    <w:basedOn w:val="a0"/>
    <w:next w:val="a0"/>
    <w:link w:val="11"/>
    <w:uiPriority w:val="9"/>
    <w:qFormat/>
    <w:rsid w:val="00195D2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DD00D7"/>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4F75DD"/>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63C11"/>
    <w:pPr>
      <w:tabs>
        <w:tab w:val="center" w:pos="4153"/>
        <w:tab w:val="right" w:pos="8306"/>
      </w:tabs>
      <w:snapToGrid w:val="0"/>
    </w:pPr>
    <w:rPr>
      <w:sz w:val="20"/>
      <w:szCs w:val="20"/>
    </w:rPr>
  </w:style>
  <w:style w:type="character" w:customStyle="1" w:styleId="a5">
    <w:name w:val="頁首 字元"/>
    <w:basedOn w:val="a1"/>
    <w:link w:val="a4"/>
    <w:uiPriority w:val="99"/>
    <w:rsid w:val="00063C11"/>
    <w:rPr>
      <w:rFonts w:ascii="Times New Roman" w:eastAsia="新細明體" w:hAnsi="Times New Roman" w:cs="Times New Roman"/>
      <w:sz w:val="20"/>
      <w:szCs w:val="20"/>
    </w:rPr>
  </w:style>
  <w:style w:type="paragraph" w:styleId="a6">
    <w:name w:val="Body Text Indent"/>
    <w:basedOn w:val="a0"/>
    <w:link w:val="a7"/>
    <w:uiPriority w:val="99"/>
    <w:rsid w:val="00063C11"/>
    <w:pPr>
      <w:widowControl/>
      <w:spacing w:after="120"/>
      <w:ind w:leftChars="200" w:left="480"/>
    </w:pPr>
    <w:rPr>
      <w:rFonts w:ascii="Tahoma" w:hAnsi="Tahoma" w:cs="Tahoma"/>
      <w:kern w:val="0"/>
      <w:sz w:val="20"/>
      <w:szCs w:val="20"/>
      <w:lang w:eastAsia="en-US"/>
    </w:rPr>
  </w:style>
  <w:style w:type="character" w:customStyle="1" w:styleId="a7">
    <w:name w:val="本文縮排 字元"/>
    <w:basedOn w:val="a1"/>
    <w:link w:val="a6"/>
    <w:uiPriority w:val="99"/>
    <w:rsid w:val="00063C11"/>
    <w:rPr>
      <w:rFonts w:ascii="Tahoma" w:eastAsia="新細明體" w:hAnsi="Tahoma" w:cs="Tahoma"/>
      <w:kern w:val="0"/>
      <w:sz w:val="20"/>
      <w:szCs w:val="20"/>
      <w:lang w:eastAsia="en-US"/>
    </w:rPr>
  </w:style>
  <w:style w:type="character" w:customStyle="1" w:styleId="st1">
    <w:name w:val="st1"/>
    <w:basedOn w:val="a1"/>
    <w:uiPriority w:val="99"/>
    <w:rsid w:val="00063C11"/>
  </w:style>
  <w:style w:type="paragraph" w:styleId="a8">
    <w:name w:val="footer"/>
    <w:basedOn w:val="a0"/>
    <w:link w:val="a9"/>
    <w:uiPriority w:val="99"/>
    <w:unhideWhenUsed/>
    <w:rsid w:val="00063C11"/>
    <w:pPr>
      <w:tabs>
        <w:tab w:val="center" w:pos="4153"/>
        <w:tab w:val="right" w:pos="8306"/>
      </w:tabs>
      <w:snapToGrid w:val="0"/>
    </w:pPr>
    <w:rPr>
      <w:sz w:val="20"/>
      <w:szCs w:val="20"/>
    </w:rPr>
  </w:style>
  <w:style w:type="character" w:customStyle="1" w:styleId="a9">
    <w:name w:val="頁尾 字元"/>
    <w:basedOn w:val="a1"/>
    <w:link w:val="a8"/>
    <w:uiPriority w:val="99"/>
    <w:rsid w:val="00063C11"/>
    <w:rPr>
      <w:rFonts w:ascii="Times New Roman" w:eastAsia="新細明體" w:hAnsi="Times New Roman" w:cs="Times New Roman"/>
      <w:sz w:val="20"/>
      <w:szCs w:val="20"/>
    </w:rPr>
  </w:style>
  <w:style w:type="character" w:customStyle="1" w:styleId="11">
    <w:name w:val="標題 1 字元"/>
    <w:basedOn w:val="a1"/>
    <w:link w:val="10"/>
    <w:uiPriority w:val="9"/>
    <w:rsid w:val="00195D2C"/>
    <w:rPr>
      <w:rFonts w:asciiTheme="majorHAnsi" w:eastAsiaTheme="majorEastAsia" w:hAnsiTheme="majorHAnsi" w:cstheme="majorBidi"/>
      <w:b/>
      <w:bCs/>
      <w:kern w:val="52"/>
      <w:sz w:val="52"/>
      <w:szCs w:val="52"/>
    </w:rPr>
  </w:style>
  <w:style w:type="table" w:styleId="aa">
    <w:name w:val="Table Grid"/>
    <w:basedOn w:val="a2"/>
    <w:uiPriority w:val="39"/>
    <w:qFormat/>
    <w:rsid w:val="006133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1"/>
    <w:link w:val="2"/>
    <w:uiPriority w:val="9"/>
    <w:rsid w:val="00DD00D7"/>
    <w:rPr>
      <w:rFonts w:asciiTheme="majorHAnsi" w:eastAsiaTheme="majorEastAsia" w:hAnsiTheme="majorHAnsi" w:cstheme="majorBidi"/>
      <w:b/>
      <w:bCs/>
      <w:sz w:val="48"/>
      <w:szCs w:val="48"/>
    </w:rPr>
  </w:style>
  <w:style w:type="paragraph" w:styleId="ab">
    <w:name w:val="TOC Heading"/>
    <w:basedOn w:val="10"/>
    <w:next w:val="a0"/>
    <w:uiPriority w:val="39"/>
    <w:unhideWhenUsed/>
    <w:qFormat/>
    <w:rsid w:val="001E3C00"/>
    <w:pPr>
      <w:keepLines/>
      <w:widowControl/>
      <w:spacing w:before="240" w:after="0" w:line="259" w:lineRule="auto"/>
      <w:outlineLvl w:val="9"/>
    </w:pPr>
    <w:rPr>
      <w:b w:val="0"/>
      <w:bCs w:val="0"/>
      <w:color w:val="2F5496" w:themeColor="accent1" w:themeShade="BF"/>
      <w:kern w:val="0"/>
      <w:sz w:val="32"/>
      <w:szCs w:val="32"/>
    </w:rPr>
  </w:style>
  <w:style w:type="paragraph" w:styleId="1">
    <w:name w:val="toc 1"/>
    <w:basedOn w:val="a0"/>
    <w:next w:val="a0"/>
    <w:autoRedefine/>
    <w:uiPriority w:val="39"/>
    <w:unhideWhenUsed/>
    <w:rsid w:val="00C00407"/>
    <w:pPr>
      <w:numPr>
        <w:numId w:val="1"/>
      </w:numPr>
      <w:tabs>
        <w:tab w:val="right" w:leader="dot" w:pos="10196"/>
      </w:tabs>
      <w:spacing w:line="0" w:lineRule="atLeast"/>
    </w:pPr>
  </w:style>
  <w:style w:type="paragraph" w:styleId="21">
    <w:name w:val="toc 2"/>
    <w:basedOn w:val="a0"/>
    <w:next w:val="a0"/>
    <w:autoRedefine/>
    <w:uiPriority w:val="39"/>
    <w:unhideWhenUsed/>
    <w:rsid w:val="00503443"/>
    <w:pPr>
      <w:tabs>
        <w:tab w:val="right" w:leader="dot" w:pos="10196"/>
      </w:tabs>
      <w:spacing w:beforeLines="25" w:before="90" w:line="0" w:lineRule="atLeast"/>
      <w:ind w:leftChars="200" w:left="480"/>
    </w:pPr>
    <w:rPr>
      <w:rFonts w:ascii="Century Gothic" w:eastAsia="微軟正黑體" w:hAnsi="Century Gothic"/>
      <w:noProof/>
      <w:sz w:val="20"/>
      <w:szCs w:val="22"/>
    </w:rPr>
  </w:style>
  <w:style w:type="character" w:styleId="ac">
    <w:name w:val="Hyperlink"/>
    <w:basedOn w:val="a1"/>
    <w:uiPriority w:val="99"/>
    <w:unhideWhenUsed/>
    <w:rsid w:val="001E3C00"/>
    <w:rPr>
      <w:color w:val="0563C1" w:themeColor="hyperlink"/>
      <w:u w:val="single"/>
    </w:rPr>
  </w:style>
  <w:style w:type="character" w:styleId="ad">
    <w:name w:val="annotation reference"/>
    <w:basedOn w:val="a1"/>
    <w:uiPriority w:val="99"/>
    <w:semiHidden/>
    <w:unhideWhenUsed/>
    <w:rsid w:val="00971A86"/>
    <w:rPr>
      <w:sz w:val="18"/>
      <w:szCs w:val="18"/>
    </w:rPr>
  </w:style>
  <w:style w:type="paragraph" w:styleId="ae">
    <w:name w:val="annotation text"/>
    <w:basedOn w:val="a0"/>
    <w:link w:val="af"/>
    <w:uiPriority w:val="99"/>
    <w:unhideWhenUsed/>
    <w:rsid w:val="00971A86"/>
  </w:style>
  <w:style w:type="character" w:customStyle="1" w:styleId="af">
    <w:name w:val="註解文字 字元"/>
    <w:basedOn w:val="a1"/>
    <w:link w:val="ae"/>
    <w:uiPriority w:val="99"/>
    <w:rsid w:val="00971A86"/>
    <w:rPr>
      <w:rFonts w:ascii="Times New Roman" w:eastAsia="新細明體" w:hAnsi="Times New Roman" w:cs="Times New Roman"/>
      <w:szCs w:val="24"/>
    </w:rPr>
  </w:style>
  <w:style w:type="paragraph" w:styleId="af0">
    <w:name w:val="annotation subject"/>
    <w:basedOn w:val="ae"/>
    <w:next w:val="ae"/>
    <w:link w:val="af1"/>
    <w:uiPriority w:val="99"/>
    <w:semiHidden/>
    <w:unhideWhenUsed/>
    <w:rsid w:val="00971A86"/>
    <w:rPr>
      <w:b/>
      <w:bCs/>
    </w:rPr>
  </w:style>
  <w:style w:type="character" w:customStyle="1" w:styleId="af1">
    <w:name w:val="註解主旨 字元"/>
    <w:basedOn w:val="af"/>
    <w:link w:val="af0"/>
    <w:uiPriority w:val="99"/>
    <w:semiHidden/>
    <w:rsid w:val="00971A86"/>
    <w:rPr>
      <w:rFonts w:ascii="Times New Roman" w:eastAsia="新細明體" w:hAnsi="Times New Roman" w:cs="Times New Roman"/>
      <w:b/>
      <w:bCs/>
      <w:szCs w:val="24"/>
    </w:rPr>
  </w:style>
  <w:style w:type="paragraph" w:styleId="af2">
    <w:name w:val="Balloon Text"/>
    <w:basedOn w:val="a0"/>
    <w:link w:val="af3"/>
    <w:uiPriority w:val="99"/>
    <w:semiHidden/>
    <w:unhideWhenUsed/>
    <w:rsid w:val="00971A86"/>
    <w:rPr>
      <w:rFonts w:asciiTheme="majorHAnsi" w:eastAsiaTheme="majorEastAsia" w:hAnsiTheme="majorHAnsi" w:cstheme="majorBidi"/>
      <w:sz w:val="18"/>
      <w:szCs w:val="18"/>
    </w:rPr>
  </w:style>
  <w:style w:type="character" w:customStyle="1" w:styleId="af3">
    <w:name w:val="註解方塊文字 字元"/>
    <w:basedOn w:val="a1"/>
    <w:link w:val="af2"/>
    <w:uiPriority w:val="99"/>
    <w:semiHidden/>
    <w:rsid w:val="00971A86"/>
    <w:rPr>
      <w:rFonts w:asciiTheme="majorHAnsi" w:eastAsiaTheme="majorEastAsia" w:hAnsiTheme="majorHAnsi" w:cstheme="majorBidi"/>
      <w:sz w:val="18"/>
      <w:szCs w:val="18"/>
    </w:rPr>
  </w:style>
  <w:style w:type="table" w:styleId="-1">
    <w:name w:val="Light List Accent 1"/>
    <w:basedOn w:val="a2"/>
    <w:uiPriority w:val="61"/>
    <w:rsid w:val="0034380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af4">
    <w:name w:val="Unresolved Mention"/>
    <w:basedOn w:val="a1"/>
    <w:uiPriority w:val="99"/>
    <w:semiHidden/>
    <w:unhideWhenUsed/>
    <w:rsid w:val="00A45D4E"/>
    <w:rPr>
      <w:color w:val="808080"/>
      <w:shd w:val="clear" w:color="auto" w:fill="E6E6E6"/>
    </w:rPr>
  </w:style>
  <w:style w:type="paragraph" w:styleId="af5">
    <w:name w:val="List Paragraph"/>
    <w:basedOn w:val="a0"/>
    <w:link w:val="af6"/>
    <w:uiPriority w:val="34"/>
    <w:qFormat/>
    <w:rsid w:val="00854296"/>
    <w:pPr>
      <w:ind w:leftChars="200" w:left="480"/>
    </w:pPr>
  </w:style>
  <w:style w:type="table" w:styleId="af7">
    <w:name w:val="Grid Table Light"/>
    <w:basedOn w:val="a2"/>
    <w:uiPriority w:val="40"/>
    <w:rsid w:val="00124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Subtitle"/>
    <w:basedOn w:val="a0"/>
    <w:next w:val="a0"/>
    <w:link w:val="af9"/>
    <w:uiPriority w:val="11"/>
    <w:qFormat/>
    <w:rsid w:val="00A02F81"/>
    <w:pPr>
      <w:spacing w:after="60"/>
      <w:jc w:val="center"/>
      <w:outlineLvl w:val="1"/>
    </w:pPr>
    <w:rPr>
      <w:rFonts w:asciiTheme="minorHAnsi" w:eastAsiaTheme="minorEastAsia" w:hAnsiTheme="minorHAnsi" w:cstheme="minorBidi"/>
    </w:rPr>
  </w:style>
  <w:style w:type="character" w:customStyle="1" w:styleId="af9">
    <w:name w:val="副標題 字元"/>
    <w:basedOn w:val="a1"/>
    <w:link w:val="af8"/>
    <w:uiPriority w:val="11"/>
    <w:rsid w:val="00A02F81"/>
    <w:rPr>
      <w:szCs w:val="24"/>
    </w:rPr>
  </w:style>
  <w:style w:type="paragraph" w:styleId="afa">
    <w:name w:val="Revision"/>
    <w:hidden/>
    <w:uiPriority w:val="99"/>
    <w:semiHidden/>
    <w:rsid w:val="00D042A3"/>
    <w:rPr>
      <w:rFonts w:ascii="Times New Roman" w:eastAsia="新細明體" w:hAnsi="Times New Roman" w:cs="Times New Roman"/>
      <w:szCs w:val="24"/>
    </w:rPr>
  </w:style>
  <w:style w:type="paragraph" w:styleId="Web">
    <w:name w:val="Normal (Web)"/>
    <w:basedOn w:val="a0"/>
    <w:uiPriority w:val="99"/>
    <w:semiHidden/>
    <w:unhideWhenUsed/>
    <w:rsid w:val="00894203"/>
    <w:pPr>
      <w:widowControl/>
      <w:spacing w:before="100" w:beforeAutospacing="1" w:after="100" w:afterAutospacing="1"/>
    </w:pPr>
    <w:rPr>
      <w:rFonts w:ascii="新細明體" w:hAnsi="新細明體" w:cs="新細明體"/>
      <w:kern w:val="0"/>
    </w:rPr>
  </w:style>
  <w:style w:type="paragraph" w:styleId="a">
    <w:name w:val="List Bullet"/>
    <w:basedOn w:val="a0"/>
    <w:uiPriority w:val="99"/>
    <w:unhideWhenUsed/>
    <w:rsid w:val="00B85731"/>
    <w:pPr>
      <w:numPr>
        <w:numId w:val="4"/>
      </w:numPr>
      <w:contextualSpacing/>
    </w:pPr>
  </w:style>
  <w:style w:type="paragraph" w:styleId="31">
    <w:name w:val="toc 3"/>
    <w:basedOn w:val="a0"/>
    <w:next w:val="a0"/>
    <w:autoRedefine/>
    <w:uiPriority w:val="39"/>
    <w:unhideWhenUsed/>
    <w:rsid w:val="003E793D"/>
    <w:pPr>
      <w:tabs>
        <w:tab w:val="left" w:pos="1440"/>
        <w:tab w:val="right" w:leader="dot" w:pos="10196"/>
      </w:tabs>
      <w:ind w:leftChars="400" w:left="960"/>
    </w:pPr>
  </w:style>
  <w:style w:type="character" w:customStyle="1" w:styleId="af6">
    <w:name w:val="清單段落 字元"/>
    <w:link w:val="af5"/>
    <w:uiPriority w:val="34"/>
    <w:qFormat/>
    <w:rsid w:val="00FB7B83"/>
    <w:rPr>
      <w:rFonts w:ascii="Times New Roman" w:eastAsia="新細明體" w:hAnsi="Times New Roman" w:cs="Times New Roman"/>
      <w:szCs w:val="24"/>
    </w:rPr>
  </w:style>
  <w:style w:type="paragraph" w:styleId="4">
    <w:name w:val="toc 4"/>
    <w:basedOn w:val="a0"/>
    <w:next w:val="a0"/>
    <w:autoRedefine/>
    <w:uiPriority w:val="39"/>
    <w:unhideWhenUsed/>
    <w:rsid w:val="00941A86"/>
    <w:pPr>
      <w:ind w:leftChars="600" w:left="1440"/>
    </w:pPr>
  </w:style>
  <w:style w:type="character" w:styleId="afb">
    <w:name w:val="FollowedHyperlink"/>
    <w:basedOn w:val="a1"/>
    <w:uiPriority w:val="99"/>
    <w:semiHidden/>
    <w:unhideWhenUsed/>
    <w:rsid w:val="00BA06C0"/>
    <w:rPr>
      <w:color w:val="954F72" w:themeColor="followedHyperlink"/>
      <w:u w:val="single"/>
    </w:rPr>
  </w:style>
  <w:style w:type="character" w:customStyle="1" w:styleId="30">
    <w:name w:val="標題 3 字元"/>
    <w:basedOn w:val="a1"/>
    <w:link w:val="3"/>
    <w:uiPriority w:val="9"/>
    <w:semiHidden/>
    <w:rsid w:val="004F75DD"/>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950850">
      <w:bodyDiv w:val="1"/>
      <w:marLeft w:val="0"/>
      <w:marRight w:val="0"/>
      <w:marTop w:val="0"/>
      <w:marBottom w:val="0"/>
      <w:divBdr>
        <w:top w:val="none" w:sz="0" w:space="0" w:color="auto"/>
        <w:left w:val="none" w:sz="0" w:space="0" w:color="auto"/>
        <w:bottom w:val="none" w:sz="0" w:space="0" w:color="auto"/>
        <w:right w:val="none" w:sz="0" w:space="0" w:color="auto"/>
      </w:divBdr>
    </w:div>
    <w:div w:id="370082291">
      <w:bodyDiv w:val="1"/>
      <w:marLeft w:val="0"/>
      <w:marRight w:val="0"/>
      <w:marTop w:val="0"/>
      <w:marBottom w:val="0"/>
      <w:divBdr>
        <w:top w:val="none" w:sz="0" w:space="0" w:color="auto"/>
        <w:left w:val="none" w:sz="0" w:space="0" w:color="auto"/>
        <w:bottom w:val="none" w:sz="0" w:space="0" w:color="auto"/>
        <w:right w:val="none" w:sz="0" w:space="0" w:color="auto"/>
      </w:divBdr>
    </w:div>
    <w:div w:id="503976265">
      <w:bodyDiv w:val="1"/>
      <w:marLeft w:val="0"/>
      <w:marRight w:val="0"/>
      <w:marTop w:val="0"/>
      <w:marBottom w:val="0"/>
      <w:divBdr>
        <w:top w:val="none" w:sz="0" w:space="0" w:color="auto"/>
        <w:left w:val="none" w:sz="0" w:space="0" w:color="auto"/>
        <w:bottom w:val="none" w:sz="0" w:space="0" w:color="auto"/>
        <w:right w:val="none" w:sz="0" w:space="0" w:color="auto"/>
      </w:divBdr>
    </w:div>
    <w:div w:id="545071944">
      <w:bodyDiv w:val="1"/>
      <w:marLeft w:val="0"/>
      <w:marRight w:val="0"/>
      <w:marTop w:val="0"/>
      <w:marBottom w:val="0"/>
      <w:divBdr>
        <w:top w:val="none" w:sz="0" w:space="0" w:color="auto"/>
        <w:left w:val="none" w:sz="0" w:space="0" w:color="auto"/>
        <w:bottom w:val="none" w:sz="0" w:space="0" w:color="auto"/>
        <w:right w:val="none" w:sz="0" w:space="0" w:color="auto"/>
      </w:divBdr>
    </w:div>
    <w:div w:id="555050569">
      <w:bodyDiv w:val="1"/>
      <w:marLeft w:val="0"/>
      <w:marRight w:val="0"/>
      <w:marTop w:val="0"/>
      <w:marBottom w:val="0"/>
      <w:divBdr>
        <w:top w:val="none" w:sz="0" w:space="0" w:color="auto"/>
        <w:left w:val="none" w:sz="0" w:space="0" w:color="auto"/>
        <w:bottom w:val="none" w:sz="0" w:space="0" w:color="auto"/>
        <w:right w:val="none" w:sz="0" w:space="0" w:color="auto"/>
      </w:divBdr>
    </w:div>
    <w:div w:id="698094257">
      <w:bodyDiv w:val="1"/>
      <w:marLeft w:val="0"/>
      <w:marRight w:val="0"/>
      <w:marTop w:val="0"/>
      <w:marBottom w:val="0"/>
      <w:divBdr>
        <w:top w:val="none" w:sz="0" w:space="0" w:color="auto"/>
        <w:left w:val="none" w:sz="0" w:space="0" w:color="auto"/>
        <w:bottom w:val="none" w:sz="0" w:space="0" w:color="auto"/>
        <w:right w:val="none" w:sz="0" w:space="0" w:color="auto"/>
      </w:divBdr>
    </w:div>
    <w:div w:id="823400795">
      <w:bodyDiv w:val="1"/>
      <w:marLeft w:val="0"/>
      <w:marRight w:val="0"/>
      <w:marTop w:val="0"/>
      <w:marBottom w:val="0"/>
      <w:divBdr>
        <w:top w:val="none" w:sz="0" w:space="0" w:color="auto"/>
        <w:left w:val="none" w:sz="0" w:space="0" w:color="auto"/>
        <w:bottom w:val="none" w:sz="0" w:space="0" w:color="auto"/>
        <w:right w:val="none" w:sz="0" w:space="0" w:color="auto"/>
      </w:divBdr>
    </w:div>
    <w:div w:id="834347354">
      <w:bodyDiv w:val="1"/>
      <w:marLeft w:val="0"/>
      <w:marRight w:val="0"/>
      <w:marTop w:val="0"/>
      <w:marBottom w:val="0"/>
      <w:divBdr>
        <w:top w:val="none" w:sz="0" w:space="0" w:color="auto"/>
        <w:left w:val="none" w:sz="0" w:space="0" w:color="auto"/>
        <w:bottom w:val="none" w:sz="0" w:space="0" w:color="auto"/>
        <w:right w:val="none" w:sz="0" w:space="0" w:color="auto"/>
      </w:divBdr>
    </w:div>
    <w:div w:id="924609263">
      <w:bodyDiv w:val="1"/>
      <w:marLeft w:val="0"/>
      <w:marRight w:val="0"/>
      <w:marTop w:val="0"/>
      <w:marBottom w:val="0"/>
      <w:divBdr>
        <w:top w:val="none" w:sz="0" w:space="0" w:color="auto"/>
        <w:left w:val="none" w:sz="0" w:space="0" w:color="auto"/>
        <w:bottom w:val="none" w:sz="0" w:space="0" w:color="auto"/>
        <w:right w:val="none" w:sz="0" w:space="0" w:color="auto"/>
      </w:divBdr>
      <w:divsChild>
        <w:div w:id="1350336092">
          <w:marLeft w:val="0"/>
          <w:marRight w:val="0"/>
          <w:marTop w:val="0"/>
          <w:marBottom w:val="0"/>
          <w:divBdr>
            <w:top w:val="none" w:sz="0" w:space="0" w:color="auto"/>
            <w:left w:val="none" w:sz="0" w:space="0" w:color="auto"/>
            <w:bottom w:val="none" w:sz="0" w:space="0" w:color="auto"/>
            <w:right w:val="none" w:sz="0" w:space="0" w:color="auto"/>
          </w:divBdr>
        </w:div>
      </w:divsChild>
    </w:div>
    <w:div w:id="982583450">
      <w:bodyDiv w:val="1"/>
      <w:marLeft w:val="0"/>
      <w:marRight w:val="0"/>
      <w:marTop w:val="0"/>
      <w:marBottom w:val="0"/>
      <w:divBdr>
        <w:top w:val="none" w:sz="0" w:space="0" w:color="auto"/>
        <w:left w:val="none" w:sz="0" w:space="0" w:color="auto"/>
        <w:bottom w:val="none" w:sz="0" w:space="0" w:color="auto"/>
        <w:right w:val="none" w:sz="0" w:space="0" w:color="auto"/>
      </w:divBdr>
      <w:divsChild>
        <w:div w:id="37319056">
          <w:marLeft w:val="0"/>
          <w:marRight w:val="0"/>
          <w:marTop w:val="0"/>
          <w:marBottom w:val="0"/>
          <w:divBdr>
            <w:top w:val="none" w:sz="0" w:space="0" w:color="auto"/>
            <w:left w:val="none" w:sz="0" w:space="0" w:color="auto"/>
            <w:bottom w:val="none" w:sz="0" w:space="0" w:color="auto"/>
            <w:right w:val="none" w:sz="0" w:space="0" w:color="auto"/>
          </w:divBdr>
        </w:div>
      </w:divsChild>
    </w:div>
    <w:div w:id="1073159197">
      <w:bodyDiv w:val="1"/>
      <w:marLeft w:val="0"/>
      <w:marRight w:val="0"/>
      <w:marTop w:val="0"/>
      <w:marBottom w:val="0"/>
      <w:divBdr>
        <w:top w:val="none" w:sz="0" w:space="0" w:color="auto"/>
        <w:left w:val="none" w:sz="0" w:space="0" w:color="auto"/>
        <w:bottom w:val="none" w:sz="0" w:space="0" w:color="auto"/>
        <w:right w:val="none" w:sz="0" w:space="0" w:color="auto"/>
      </w:divBdr>
    </w:div>
    <w:div w:id="1345328945">
      <w:bodyDiv w:val="1"/>
      <w:marLeft w:val="0"/>
      <w:marRight w:val="0"/>
      <w:marTop w:val="0"/>
      <w:marBottom w:val="0"/>
      <w:divBdr>
        <w:top w:val="none" w:sz="0" w:space="0" w:color="auto"/>
        <w:left w:val="none" w:sz="0" w:space="0" w:color="auto"/>
        <w:bottom w:val="none" w:sz="0" w:space="0" w:color="auto"/>
        <w:right w:val="none" w:sz="0" w:space="0" w:color="auto"/>
      </w:divBdr>
    </w:div>
    <w:div w:id="1367025965">
      <w:bodyDiv w:val="1"/>
      <w:marLeft w:val="0"/>
      <w:marRight w:val="0"/>
      <w:marTop w:val="0"/>
      <w:marBottom w:val="0"/>
      <w:divBdr>
        <w:top w:val="none" w:sz="0" w:space="0" w:color="auto"/>
        <w:left w:val="none" w:sz="0" w:space="0" w:color="auto"/>
        <w:bottom w:val="none" w:sz="0" w:space="0" w:color="auto"/>
        <w:right w:val="none" w:sz="0" w:space="0" w:color="auto"/>
      </w:divBdr>
    </w:div>
    <w:div w:id="1453592353">
      <w:bodyDiv w:val="1"/>
      <w:marLeft w:val="0"/>
      <w:marRight w:val="0"/>
      <w:marTop w:val="0"/>
      <w:marBottom w:val="0"/>
      <w:divBdr>
        <w:top w:val="none" w:sz="0" w:space="0" w:color="auto"/>
        <w:left w:val="none" w:sz="0" w:space="0" w:color="auto"/>
        <w:bottom w:val="none" w:sz="0" w:space="0" w:color="auto"/>
        <w:right w:val="none" w:sz="0" w:space="0" w:color="auto"/>
      </w:divBdr>
    </w:div>
    <w:div w:id="1586189631">
      <w:bodyDiv w:val="1"/>
      <w:marLeft w:val="0"/>
      <w:marRight w:val="0"/>
      <w:marTop w:val="0"/>
      <w:marBottom w:val="0"/>
      <w:divBdr>
        <w:top w:val="none" w:sz="0" w:space="0" w:color="auto"/>
        <w:left w:val="none" w:sz="0" w:space="0" w:color="auto"/>
        <w:bottom w:val="none" w:sz="0" w:space="0" w:color="auto"/>
        <w:right w:val="none" w:sz="0" w:space="0" w:color="auto"/>
      </w:divBdr>
      <w:divsChild>
        <w:div w:id="664819557">
          <w:marLeft w:val="0"/>
          <w:marRight w:val="0"/>
          <w:marTop w:val="0"/>
          <w:marBottom w:val="0"/>
          <w:divBdr>
            <w:top w:val="none" w:sz="0" w:space="0" w:color="auto"/>
            <w:left w:val="none" w:sz="0" w:space="0" w:color="auto"/>
            <w:bottom w:val="none" w:sz="0" w:space="0" w:color="auto"/>
            <w:right w:val="none" w:sz="0" w:space="0" w:color="auto"/>
          </w:divBdr>
        </w:div>
      </w:divsChild>
    </w:div>
    <w:div w:id="1938445067">
      <w:bodyDiv w:val="1"/>
      <w:marLeft w:val="0"/>
      <w:marRight w:val="0"/>
      <w:marTop w:val="0"/>
      <w:marBottom w:val="0"/>
      <w:divBdr>
        <w:top w:val="none" w:sz="0" w:space="0" w:color="auto"/>
        <w:left w:val="none" w:sz="0" w:space="0" w:color="auto"/>
        <w:bottom w:val="none" w:sz="0" w:space="0" w:color="auto"/>
        <w:right w:val="none" w:sz="0" w:space="0" w:color="auto"/>
      </w:divBdr>
    </w:div>
    <w:div w:id="2038967188">
      <w:bodyDiv w:val="1"/>
      <w:marLeft w:val="0"/>
      <w:marRight w:val="0"/>
      <w:marTop w:val="0"/>
      <w:marBottom w:val="0"/>
      <w:divBdr>
        <w:top w:val="none" w:sz="0" w:space="0" w:color="auto"/>
        <w:left w:val="none" w:sz="0" w:space="0" w:color="auto"/>
        <w:bottom w:val="none" w:sz="0" w:space="0" w:color="auto"/>
        <w:right w:val="none" w:sz="0" w:space="0" w:color="auto"/>
      </w:divBdr>
      <w:divsChild>
        <w:div w:id="636765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nk.sinopac.com/GCSDsp/DspDocDownload.aspx" TargetMode="External"/><Relationship Id="rId18" Type="http://schemas.openxmlformats.org/officeDocument/2006/relationships/image" Target="media/image10.png"/><Relationship Id="rId26" Type="http://schemas.openxmlformats.org/officeDocument/2006/relationships/hyperlink" Target="https://bank.sinopac.com/GCSDsp/DspDocDownload.aspx" TargetMode="External"/><Relationship Id="rId39" Type="http://schemas.openxmlformats.org/officeDocument/2006/relationships/image" Target="media/image25.png"/><Relationship Id="rId21" Type="http://schemas.openxmlformats.org/officeDocument/2006/relationships/hyperlink" Target="http://mydata.nat.gov.tw/sp/about" TargetMode="External"/><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bank.sinopac.com/sinopacBT/webevents/2010_FS/also.html?focus=tab"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bank.sinopac.com/sinopacBT/webevents/2010_FS/also.html?focus=tab" TargetMode="External"/><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16/09/relationships/commentsIds" Target="commentsIds.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microsoft.com/office/2011/relationships/commentsExtended" Target="commentsExtended.xml"/><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cid:image001.png@01D82D50.1A962230"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29.png"/><Relationship Id="rId48" Type="http://schemas.openxmlformats.org/officeDocument/2006/relationships/hyperlink" Target="https://bank.sinopac.com/GCSDsp/DspDocDownload.asp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mydata.nat.gov.tw/sp/abou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09A39-4D25-43B5-AB16-4E56C0202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41</Pages>
  <Words>3601</Words>
  <Characters>20526</Characters>
  <Application>Microsoft Office Word</Application>
  <DocSecurity>0</DocSecurity>
  <Lines>171</Lines>
  <Paragraphs>48</Paragraphs>
  <ScaleCrop>false</ScaleCrop>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謝昀蓁-數位支付部-永豐銀行</dc:creator>
  <cp:keywords/>
  <dc:description/>
  <cp:lastModifiedBy>謝昀蓁-數位支付部-永豐銀行</cp:lastModifiedBy>
  <cp:revision>4</cp:revision>
  <cp:lastPrinted>2022-03-30T05:45:00Z</cp:lastPrinted>
  <dcterms:created xsi:type="dcterms:W3CDTF">2022-03-30T05:26:00Z</dcterms:created>
  <dcterms:modified xsi:type="dcterms:W3CDTF">2022-03-30T05:46:00Z</dcterms:modified>
</cp:coreProperties>
</file>