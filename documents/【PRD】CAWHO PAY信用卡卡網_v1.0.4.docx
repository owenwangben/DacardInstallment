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7F5FE" w14:textId="1F90525B" w:rsidR="00063C11" w:rsidRPr="00FA18D0" w:rsidRDefault="00063C11" w:rsidP="00063C11">
      <w:pPr>
        <w:pStyle w:val="a6"/>
        <w:spacing w:after="0"/>
        <w:jc w:val="center"/>
        <w:rPr>
          <w:rStyle w:val="st1"/>
          <w:rFonts w:ascii="Century Gothic" w:eastAsia="微軟正黑體" w:hAnsi="Century Gothic"/>
          <w:b/>
          <w:bCs/>
          <w:sz w:val="28"/>
          <w:szCs w:val="22"/>
          <w:lang w:eastAsia="zh-TW"/>
        </w:rPr>
      </w:pPr>
      <w:bookmarkStart w:id="0" w:name="_Hlk73551064"/>
      <w:bookmarkEnd w:id="0"/>
      <w:r w:rsidRPr="00FA18D0">
        <w:rPr>
          <w:rStyle w:val="st1"/>
          <w:rFonts w:ascii="Century Gothic" w:eastAsia="微軟正黑體" w:hAnsi="Century Gothic" w:cs="微軟正黑體"/>
          <w:b/>
          <w:bCs/>
          <w:sz w:val="28"/>
          <w:szCs w:val="22"/>
          <w:lang w:eastAsia="zh-TW"/>
        </w:rPr>
        <w:t>專案需求說明書</w:t>
      </w:r>
    </w:p>
    <w:p w14:paraId="21D4CDE5" w14:textId="77777777" w:rsidR="00063C11" w:rsidRPr="00063C11" w:rsidRDefault="00063C11" w:rsidP="00063C11">
      <w:pPr>
        <w:pStyle w:val="a6"/>
        <w:spacing w:after="0"/>
        <w:jc w:val="center"/>
        <w:rPr>
          <w:rStyle w:val="st1"/>
          <w:rFonts w:ascii="Century Gothic" w:eastAsia="微軟正黑體" w:hAnsi="Century Gothic" w:cs="Century Gothic"/>
          <w:sz w:val="22"/>
          <w:szCs w:val="22"/>
          <w:lang w:eastAsia="zh-TW"/>
        </w:rPr>
      </w:pPr>
      <w:r w:rsidRPr="00063C11">
        <w:rPr>
          <w:rStyle w:val="st1"/>
          <w:rFonts w:ascii="Century Gothic" w:eastAsia="微軟正黑體" w:hAnsi="Century Gothic" w:cs="Century Gothic"/>
          <w:sz w:val="22"/>
          <w:szCs w:val="22"/>
        </w:rPr>
        <w:t>Product Requirements Document (PRD)</w:t>
      </w:r>
    </w:p>
    <w:p w14:paraId="7BEB7BA4" w14:textId="77777777" w:rsidR="00063C11" w:rsidRPr="00063C11" w:rsidRDefault="00063C11" w:rsidP="00063C11">
      <w:pPr>
        <w:pStyle w:val="a6"/>
        <w:spacing w:after="0"/>
        <w:jc w:val="center"/>
        <w:rPr>
          <w:rStyle w:val="st1"/>
          <w:rFonts w:ascii="Century Gothic" w:eastAsia="微軟正黑體" w:hAnsi="Century Gothic"/>
          <w:b/>
          <w:bCs/>
          <w:sz w:val="22"/>
          <w:szCs w:val="22"/>
          <w:lang w:eastAsia="zh-TW"/>
        </w:rPr>
      </w:pPr>
    </w:p>
    <w:tbl>
      <w:tblPr>
        <w:tblW w:w="10248"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158"/>
        <w:gridCol w:w="1183"/>
        <w:gridCol w:w="3398"/>
        <w:gridCol w:w="1275"/>
        <w:gridCol w:w="2234"/>
      </w:tblGrid>
      <w:tr w:rsidR="00063C11" w:rsidRPr="00063C11" w14:paraId="3C6BE1DC" w14:textId="77777777" w:rsidTr="00063C11">
        <w:trPr>
          <w:trHeight w:val="78"/>
          <w:jc w:val="center"/>
        </w:trPr>
        <w:tc>
          <w:tcPr>
            <w:tcW w:w="1053" w:type="pct"/>
            <w:tcBorders>
              <w:top w:val="single" w:sz="4" w:space="0" w:color="auto"/>
              <w:bottom w:val="single" w:sz="4" w:space="0" w:color="auto"/>
              <w:right w:val="single" w:sz="4" w:space="0" w:color="auto"/>
            </w:tcBorders>
            <w:shd w:val="clear" w:color="auto" w:fill="D9D9D9"/>
            <w:vAlign w:val="center"/>
          </w:tcPr>
          <w:p w14:paraId="13F33E4A" w14:textId="77777777" w:rsidR="00063C11" w:rsidRPr="00063C11" w:rsidRDefault="00063C11" w:rsidP="00585EBA">
            <w:pPr>
              <w:spacing w:line="0" w:lineRule="atLeast"/>
              <w:jc w:val="both"/>
              <w:rPr>
                <w:rFonts w:ascii="Century Gothic" w:eastAsia="微軟正黑體" w:hAnsi="Century Gothic"/>
                <w:sz w:val="22"/>
                <w:szCs w:val="22"/>
              </w:rPr>
            </w:pPr>
            <w:r w:rsidRPr="00063C11">
              <w:rPr>
                <w:rFonts w:ascii="Century Gothic" w:eastAsia="微軟正黑體" w:hAnsi="Century Gothic" w:cs="微軟正黑體"/>
                <w:b/>
                <w:bCs/>
                <w:sz w:val="22"/>
                <w:szCs w:val="22"/>
              </w:rPr>
              <w:t>專案名稱</w:t>
            </w:r>
          </w:p>
        </w:tc>
        <w:tc>
          <w:tcPr>
            <w:tcW w:w="2235" w:type="pct"/>
            <w:gridSpan w:val="2"/>
            <w:tcBorders>
              <w:top w:val="single" w:sz="4" w:space="0" w:color="auto"/>
              <w:left w:val="single" w:sz="4" w:space="0" w:color="auto"/>
              <w:bottom w:val="single" w:sz="4" w:space="0" w:color="auto"/>
              <w:right w:val="single" w:sz="4" w:space="0" w:color="auto"/>
            </w:tcBorders>
            <w:vAlign w:val="center"/>
          </w:tcPr>
          <w:p w14:paraId="75A94C29" w14:textId="29FB8499" w:rsidR="00C336DC" w:rsidRPr="00063C11" w:rsidRDefault="00193C20" w:rsidP="00585EBA">
            <w:pPr>
              <w:spacing w:line="0" w:lineRule="atLeast"/>
              <w:jc w:val="both"/>
              <w:rPr>
                <w:rFonts w:ascii="Century Gothic" w:eastAsia="微軟正黑體" w:hAnsi="Century Gothic"/>
                <w:sz w:val="22"/>
                <w:szCs w:val="22"/>
              </w:rPr>
            </w:pPr>
            <w:r>
              <w:rPr>
                <w:rFonts w:ascii="Century Gothic" w:eastAsia="微軟正黑體" w:hAnsi="Century Gothic" w:hint="eastAsia"/>
                <w:sz w:val="22"/>
                <w:szCs w:val="22"/>
              </w:rPr>
              <w:t xml:space="preserve">CAWHO PAY </w:t>
            </w:r>
            <w:proofErr w:type="gramStart"/>
            <w:r>
              <w:rPr>
                <w:rFonts w:ascii="Century Gothic" w:eastAsia="微軟正黑體" w:hAnsi="Century Gothic"/>
                <w:sz w:val="22"/>
                <w:szCs w:val="22"/>
              </w:rPr>
              <w:t>–</w:t>
            </w:r>
            <w:proofErr w:type="gramEnd"/>
            <w:r>
              <w:rPr>
                <w:rFonts w:ascii="Century Gothic" w:eastAsia="微軟正黑體" w:hAnsi="Century Gothic" w:hint="eastAsia"/>
                <w:sz w:val="22"/>
                <w:szCs w:val="22"/>
              </w:rPr>
              <w:t xml:space="preserve"> </w:t>
            </w:r>
            <w:r>
              <w:rPr>
                <w:rFonts w:ascii="Century Gothic" w:eastAsia="微軟正黑體" w:hAnsi="Century Gothic" w:hint="eastAsia"/>
                <w:sz w:val="22"/>
                <w:szCs w:val="22"/>
              </w:rPr>
              <w:t>信用卡卡網</w:t>
            </w:r>
          </w:p>
        </w:tc>
        <w:tc>
          <w:tcPr>
            <w:tcW w:w="622" w:type="pct"/>
            <w:tcBorders>
              <w:top w:val="single" w:sz="4" w:space="0" w:color="auto"/>
              <w:left w:val="single" w:sz="4" w:space="0" w:color="auto"/>
              <w:bottom w:val="single" w:sz="4" w:space="0" w:color="auto"/>
              <w:right w:val="single" w:sz="4" w:space="0" w:color="auto"/>
            </w:tcBorders>
            <w:shd w:val="clear" w:color="auto" w:fill="D9D9D9"/>
            <w:vAlign w:val="center"/>
          </w:tcPr>
          <w:p w14:paraId="7ADBB255" w14:textId="77777777" w:rsidR="00063C11" w:rsidRPr="00063C11" w:rsidRDefault="00063C11" w:rsidP="00585EBA">
            <w:pPr>
              <w:spacing w:line="0" w:lineRule="atLeast"/>
              <w:jc w:val="both"/>
              <w:rPr>
                <w:rFonts w:ascii="Century Gothic" w:eastAsia="微軟正黑體" w:hAnsi="Century Gothic"/>
                <w:sz w:val="22"/>
                <w:szCs w:val="22"/>
              </w:rPr>
            </w:pPr>
            <w:r w:rsidRPr="00063C11">
              <w:rPr>
                <w:rFonts w:ascii="Century Gothic" w:eastAsia="微軟正黑體" w:hAnsi="Century Gothic" w:cs="微軟正黑體"/>
                <w:b/>
                <w:bCs/>
                <w:sz w:val="22"/>
                <w:szCs w:val="22"/>
              </w:rPr>
              <w:t>日期</w:t>
            </w:r>
          </w:p>
        </w:tc>
        <w:tc>
          <w:tcPr>
            <w:tcW w:w="1090" w:type="pct"/>
            <w:tcBorders>
              <w:top w:val="single" w:sz="4" w:space="0" w:color="auto"/>
              <w:left w:val="single" w:sz="4" w:space="0" w:color="auto"/>
              <w:bottom w:val="single" w:sz="4" w:space="0" w:color="auto"/>
            </w:tcBorders>
            <w:vAlign w:val="center"/>
          </w:tcPr>
          <w:p w14:paraId="59556761" w14:textId="78A9F074" w:rsidR="00063C11" w:rsidRPr="00063C11" w:rsidRDefault="00CF0FE7" w:rsidP="00585EBA">
            <w:pPr>
              <w:spacing w:line="0" w:lineRule="atLeast"/>
              <w:jc w:val="both"/>
              <w:rPr>
                <w:rFonts w:ascii="Century Gothic" w:eastAsia="微軟正黑體" w:hAnsi="Century Gothic"/>
                <w:sz w:val="22"/>
                <w:szCs w:val="22"/>
              </w:rPr>
            </w:pPr>
            <w:r>
              <w:rPr>
                <w:rFonts w:ascii="Century Gothic" w:eastAsia="微軟正黑體" w:hAnsi="Century Gothic" w:hint="eastAsia"/>
                <w:sz w:val="22"/>
                <w:szCs w:val="22"/>
              </w:rPr>
              <w:t>2021/0</w:t>
            </w:r>
            <w:r w:rsidR="00137947">
              <w:rPr>
                <w:rFonts w:ascii="Century Gothic" w:eastAsia="微軟正黑體" w:hAnsi="Century Gothic"/>
                <w:sz w:val="22"/>
                <w:szCs w:val="22"/>
              </w:rPr>
              <w:t>7</w:t>
            </w:r>
            <w:r>
              <w:rPr>
                <w:rFonts w:ascii="Century Gothic" w:eastAsia="微軟正黑體" w:hAnsi="Century Gothic" w:hint="eastAsia"/>
                <w:sz w:val="22"/>
                <w:szCs w:val="22"/>
              </w:rPr>
              <w:t>/</w:t>
            </w:r>
            <w:r w:rsidR="00137947">
              <w:rPr>
                <w:rFonts w:ascii="Century Gothic" w:eastAsia="微軟正黑體" w:hAnsi="Century Gothic"/>
                <w:sz w:val="22"/>
                <w:szCs w:val="22"/>
              </w:rPr>
              <w:t>01</w:t>
            </w:r>
          </w:p>
        </w:tc>
      </w:tr>
      <w:tr w:rsidR="00063C11" w:rsidRPr="00063C11" w14:paraId="569FB271" w14:textId="77777777" w:rsidTr="00063C11">
        <w:trPr>
          <w:trHeight w:val="63"/>
          <w:jc w:val="center"/>
        </w:trPr>
        <w:tc>
          <w:tcPr>
            <w:tcW w:w="1630" w:type="pct"/>
            <w:gridSpan w:val="2"/>
            <w:tcBorders>
              <w:top w:val="single" w:sz="4" w:space="0" w:color="auto"/>
              <w:bottom w:val="single" w:sz="4" w:space="0" w:color="auto"/>
              <w:right w:val="single" w:sz="4" w:space="0" w:color="auto"/>
            </w:tcBorders>
            <w:shd w:val="clear" w:color="auto" w:fill="D9D9D9"/>
            <w:vAlign w:val="center"/>
          </w:tcPr>
          <w:p w14:paraId="11C484CC" w14:textId="77777777" w:rsidR="00063C11" w:rsidRPr="00063C11" w:rsidRDefault="00063C11" w:rsidP="00585EBA">
            <w:pPr>
              <w:spacing w:line="0" w:lineRule="atLeast"/>
              <w:jc w:val="center"/>
              <w:rPr>
                <w:rFonts w:ascii="Century Gothic" w:eastAsia="微軟正黑體" w:hAnsi="Century Gothic"/>
                <w:b/>
                <w:bCs/>
                <w:sz w:val="22"/>
                <w:szCs w:val="22"/>
              </w:rPr>
            </w:pPr>
            <w:r w:rsidRPr="00063C11">
              <w:rPr>
                <w:rFonts w:ascii="Century Gothic" w:eastAsia="微軟正黑體" w:hAnsi="Century Gothic" w:cs="微軟正黑體"/>
                <w:b/>
                <w:bCs/>
                <w:sz w:val="22"/>
                <w:szCs w:val="22"/>
              </w:rPr>
              <w:t>管理單位</w:t>
            </w:r>
          </w:p>
        </w:tc>
        <w:tc>
          <w:tcPr>
            <w:tcW w:w="1658" w:type="pct"/>
            <w:tcBorders>
              <w:top w:val="single" w:sz="4" w:space="0" w:color="auto"/>
              <w:left w:val="single" w:sz="4" w:space="0" w:color="auto"/>
              <w:bottom w:val="single" w:sz="4" w:space="0" w:color="auto"/>
              <w:right w:val="single" w:sz="4" w:space="0" w:color="auto"/>
            </w:tcBorders>
            <w:shd w:val="clear" w:color="auto" w:fill="D9D9D9"/>
            <w:vAlign w:val="center"/>
          </w:tcPr>
          <w:p w14:paraId="3B2751B6" w14:textId="77777777" w:rsidR="00063C11" w:rsidRPr="00063C11" w:rsidRDefault="00063C11" w:rsidP="00585EBA">
            <w:pPr>
              <w:spacing w:line="0" w:lineRule="atLeast"/>
              <w:jc w:val="center"/>
              <w:rPr>
                <w:rFonts w:ascii="Century Gothic" w:eastAsia="微軟正黑體" w:hAnsi="Century Gothic"/>
                <w:b/>
                <w:bCs/>
                <w:sz w:val="22"/>
                <w:szCs w:val="22"/>
              </w:rPr>
            </w:pPr>
            <w:r w:rsidRPr="00063C11">
              <w:rPr>
                <w:rFonts w:ascii="Century Gothic" w:eastAsia="微軟正黑體" w:hAnsi="Century Gothic" w:cs="微軟正黑體"/>
                <w:b/>
                <w:bCs/>
                <w:sz w:val="22"/>
                <w:szCs w:val="22"/>
              </w:rPr>
              <w:t>經辦人員</w:t>
            </w:r>
          </w:p>
        </w:tc>
        <w:tc>
          <w:tcPr>
            <w:tcW w:w="1712" w:type="pct"/>
            <w:gridSpan w:val="2"/>
            <w:tcBorders>
              <w:top w:val="single" w:sz="4" w:space="0" w:color="auto"/>
              <w:left w:val="single" w:sz="4" w:space="0" w:color="auto"/>
              <w:bottom w:val="single" w:sz="4" w:space="0" w:color="auto"/>
            </w:tcBorders>
            <w:shd w:val="clear" w:color="auto" w:fill="D9D9D9"/>
            <w:vAlign w:val="center"/>
          </w:tcPr>
          <w:p w14:paraId="6E769785" w14:textId="77777777" w:rsidR="00063C11" w:rsidRPr="00063C11" w:rsidRDefault="00063C11" w:rsidP="00585EBA">
            <w:pPr>
              <w:spacing w:line="0" w:lineRule="atLeast"/>
              <w:jc w:val="center"/>
              <w:rPr>
                <w:rFonts w:ascii="Century Gothic" w:eastAsia="微軟正黑體" w:hAnsi="Century Gothic"/>
                <w:b/>
                <w:bCs/>
                <w:sz w:val="22"/>
                <w:szCs w:val="22"/>
              </w:rPr>
            </w:pPr>
            <w:r w:rsidRPr="00063C11">
              <w:rPr>
                <w:rFonts w:ascii="Century Gothic" w:eastAsia="微軟正黑體" w:hAnsi="Century Gothic" w:cs="微軟正黑體"/>
                <w:b/>
                <w:bCs/>
                <w:sz w:val="22"/>
                <w:szCs w:val="22"/>
              </w:rPr>
              <w:t>管理單位主管</w:t>
            </w:r>
          </w:p>
        </w:tc>
      </w:tr>
      <w:tr w:rsidR="00063C11" w:rsidRPr="00063C11" w14:paraId="17C589D6" w14:textId="77777777" w:rsidTr="00063C11">
        <w:trPr>
          <w:trHeight w:val="70"/>
          <w:jc w:val="center"/>
        </w:trPr>
        <w:tc>
          <w:tcPr>
            <w:tcW w:w="1630" w:type="pct"/>
            <w:gridSpan w:val="2"/>
            <w:tcBorders>
              <w:top w:val="single" w:sz="4" w:space="0" w:color="auto"/>
              <w:bottom w:val="single" w:sz="4" w:space="0" w:color="auto"/>
              <w:right w:val="single" w:sz="4" w:space="0" w:color="auto"/>
            </w:tcBorders>
          </w:tcPr>
          <w:p w14:paraId="478D6CE5" w14:textId="77777777" w:rsidR="00063C11" w:rsidRPr="00063C11" w:rsidRDefault="00063C11" w:rsidP="00585EBA">
            <w:pPr>
              <w:spacing w:line="0" w:lineRule="atLeast"/>
              <w:rPr>
                <w:rFonts w:ascii="Century Gothic" w:eastAsia="微軟正黑體" w:hAnsi="Century Gothic"/>
                <w:sz w:val="22"/>
                <w:szCs w:val="22"/>
              </w:rPr>
            </w:pPr>
            <w:r w:rsidRPr="00063C11">
              <w:rPr>
                <w:rFonts w:ascii="Century Gothic" w:eastAsia="微軟正黑體" w:hAnsi="Century Gothic" w:cs="微軟正黑體"/>
                <w:sz w:val="22"/>
                <w:szCs w:val="22"/>
              </w:rPr>
              <w:t>數位支付部</w:t>
            </w:r>
          </w:p>
        </w:tc>
        <w:tc>
          <w:tcPr>
            <w:tcW w:w="1658" w:type="pct"/>
            <w:tcBorders>
              <w:top w:val="single" w:sz="4" w:space="0" w:color="auto"/>
              <w:left w:val="single" w:sz="4" w:space="0" w:color="auto"/>
              <w:bottom w:val="single" w:sz="4" w:space="0" w:color="auto"/>
              <w:right w:val="single" w:sz="4" w:space="0" w:color="auto"/>
            </w:tcBorders>
          </w:tcPr>
          <w:p w14:paraId="179770D9" w14:textId="0F87EBBA" w:rsidR="00F1665F" w:rsidRPr="00063C11" w:rsidRDefault="00193C20" w:rsidP="00F1665F">
            <w:pPr>
              <w:spacing w:line="0" w:lineRule="atLeast"/>
              <w:rPr>
                <w:rFonts w:ascii="Century Gothic" w:eastAsia="微軟正黑體" w:hAnsi="Century Gothic"/>
                <w:sz w:val="22"/>
                <w:szCs w:val="22"/>
              </w:rPr>
            </w:pPr>
            <w:r>
              <w:rPr>
                <w:rFonts w:ascii="Century Gothic" w:eastAsia="微軟正黑體" w:hAnsi="Century Gothic" w:cs="微軟正黑體" w:hint="eastAsia"/>
                <w:sz w:val="22"/>
                <w:szCs w:val="22"/>
              </w:rPr>
              <w:t>謝昀蓁</w:t>
            </w:r>
          </w:p>
        </w:tc>
        <w:tc>
          <w:tcPr>
            <w:tcW w:w="1712" w:type="pct"/>
            <w:gridSpan w:val="2"/>
            <w:tcBorders>
              <w:top w:val="single" w:sz="4" w:space="0" w:color="auto"/>
              <w:left w:val="single" w:sz="4" w:space="0" w:color="auto"/>
              <w:bottom w:val="single" w:sz="4" w:space="0" w:color="auto"/>
            </w:tcBorders>
          </w:tcPr>
          <w:p w14:paraId="27D0FEA3" w14:textId="77777777" w:rsidR="00063C11" w:rsidRPr="00063C11" w:rsidRDefault="00063C11" w:rsidP="00585EBA">
            <w:pPr>
              <w:spacing w:line="0" w:lineRule="atLeast"/>
              <w:rPr>
                <w:rFonts w:ascii="Century Gothic" w:eastAsia="微軟正黑體" w:hAnsi="Century Gothic"/>
                <w:sz w:val="22"/>
                <w:szCs w:val="22"/>
              </w:rPr>
            </w:pPr>
          </w:p>
        </w:tc>
      </w:tr>
    </w:tbl>
    <w:p w14:paraId="10458952" w14:textId="77777777" w:rsidR="00063C11" w:rsidRPr="00063C11" w:rsidRDefault="00063C11" w:rsidP="00063C11">
      <w:pPr>
        <w:rPr>
          <w:rFonts w:ascii="Century Gothic" w:eastAsia="微軟正黑體" w:hAnsi="Century Gothic" w:cs="Tahoma"/>
          <w:b/>
          <w:sz w:val="22"/>
          <w:szCs w:val="22"/>
        </w:rPr>
      </w:pPr>
    </w:p>
    <w:p w14:paraId="56B1D991" w14:textId="77777777" w:rsidR="00063C11" w:rsidRPr="00063C11" w:rsidRDefault="00063C11" w:rsidP="00063C11">
      <w:pPr>
        <w:spacing w:line="0" w:lineRule="atLeast"/>
        <w:rPr>
          <w:rFonts w:ascii="Century Gothic" w:eastAsia="微軟正黑體" w:hAnsi="Century Gothic"/>
          <w:b/>
          <w:bCs/>
          <w:sz w:val="22"/>
          <w:szCs w:val="22"/>
        </w:rPr>
      </w:pPr>
      <w:r w:rsidRPr="00063C11">
        <w:rPr>
          <w:rFonts w:ascii="Century Gothic" w:eastAsia="微軟正黑體" w:hAnsi="Century Gothic" w:cs="標楷體"/>
          <w:b/>
          <w:bCs/>
          <w:sz w:val="22"/>
          <w:szCs w:val="22"/>
        </w:rPr>
        <w:t>版本記錄</w:t>
      </w:r>
    </w:p>
    <w:tbl>
      <w:tblPr>
        <w:tblW w:w="10345" w:type="dxa"/>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1524"/>
        <w:gridCol w:w="7508"/>
      </w:tblGrid>
      <w:tr w:rsidR="00063C11" w:rsidRPr="00063C11" w14:paraId="4482E7F9" w14:textId="77777777" w:rsidTr="00063C11">
        <w:trPr>
          <w:trHeight w:val="137"/>
        </w:trPr>
        <w:tc>
          <w:tcPr>
            <w:tcW w:w="1313" w:type="dxa"/>
            <w:shd w:val="clear" w:color="auto" w:fill="000000"/>
            <w:vAlign w:val="center"/>
          </w:tcPr>
          <w:p w14:paraId="7FF47427" w14:textId="77777777" w:rsidR="00063C11" w:rsidRPr="00063C11" w:rsidRDefault="00063C11" w:rsidP="00585EBA">
            <w:pPr>
              <w:pStyle w:val="a4"/>
              <w:jc w:val="center"/>
              <w:rPr>
                <w:rFonts w:ascii="Century Gothic" w:eastAsia="微軟正黑體" w:hAnsi="Century Gothic"/>
                <w:b/>
                <w:bCs/>
                <w:szCs w:val="22"/>
              </w:rPr>
            </w:pPr>
            <w:r w:rsidRPr="00063C11">
              <w:rPr>
                <w:rFonts w:ascii="Century Gothic" w:eastAsia="微軟正黑體" w:hAnsi="Century Gothic"/>
                <w:b/>
                <w:bCs/>
                <w:szCs w:val="22"/>
              </w:rPr>
              <w:t>Version</w:t>
            </w:r>
          </w:p>
        </w:tc>
        <w:tc>
          <w:tcPr>
            <w:tcW w:w="1524" w:type="dxa"/>
            <w:shd w:val="clear" w:color="auto" w:fill="000000"/>
            <w:vAlign w:val="center"/>
          </w:tcPr>
          <w:p w14:paraId="6018EC42" w14:textId="77777777" w:rsidR="00063C11" w:rsidRPr="00063C11" w:rsidRDefault="00063C11" w:rsidP="00585EBA">
            <w:pPr>
              <w:jc w:val="center"/>
              <w:rPr>
                <w:rFonts w:ascii="Century Gothic" w:eastAsia="微軟正黑體" w:hAnsi="Century Gothic"/>
                <w:b/>
                <w:bCs/>
                <w:sz w:val="20"/>
                <w:szCs w:val="22"/>
              </w:rPr>
            </w:pPr>
            <w:r w:rsidRPr="00063C11">
              <w:rPr>
                <w:rFonts w:ascii="Century Gothic" w:eastAsia="微軟正黑體" w:hAnsi="Century Gothic"/>
                <w:b/>
                <w:bCs/>
                <w:sz w:val="20"/>
                <w:szCs w:val="22"/>
              </w:rPr>
              <w:t>Date</w:t>
            </w:r>
          </w:p>
        </w:tc>
        <w:tc>
          <w:tcPr>
            <w:tcW w:w="7508" w:type="dxa"/>
            <w:shd w:val="clear" w:color="auto" w:fill="000000"/>
            <w:vAlign w:val="center"/>
          </w:tcPr>
          <w:p w14:paraId="372C95FD" w14:textId="77777777" w:rsidR="00063C11" w:rsidRPr="00063C11" w:rsidRDefault="00063C11" w:rsidP="00585EBA">
            <w:pPr>
              <w:jc w:val="center"/>
              <w:rPr>
                <w:rFonts w:ascii="Century Gothic" w:eastAsia="微軟正黑體" w:hAnsi="Century Gothic"/>
                <w:b/>
                <w:bCs/>
                <w:sz w:val="20"/>
                <w:szCs w:val="22"/>
              </w:rPr>
            </w:pPr>
            <w:r w:rsidRPr="00063C11">
              <w:rPr>
                <w:rFonts w:ascii="Century Gothic" w:eastAsia="微軟正黑體" w:hAnsi="Century Gothic"/>
                <w:b/>
                <w:bCs/>
                <w:sz w:val="20"/>
                <w:szCs w:val="22"/>
              </w:rPr>
              <w:t>Change History</w:t>
            </w:r>
          </w:p>
        </w:tc>
      </w:tr>
      <w:tr w:rsidR="00063C11" w:rsidRPr="00006973" w14:paraId="4E3E7C50" w14:textId="77777777" w:rsidTr="00193C20">
        <w:trPr>
          <w:trHeight w:val="397"/>
        </w:trPr>
        <w:tc>
          <w:tcPr>
            <w:tcW w:w="1313" w:type="dxa"/>
            <w:vAlign w:val="center"/>
          </w:tcPr>
          <w:p w14:paraId="6D0A05DC" w14:textId="77777777" w:rsidR="00063C11" w:rsidRPr="00006973" w:rsidRDefault="00063C11" w:rsidP="00585EBA">
            <w:pPr>
              <w:pStyle w:val="a4"/>
              <w:spacing w:line="0" w:lineRule="atLeast"/>
              <w:jc w:val="center"/>
              <w:rPr>
                <w:rFonts w:ascii="Century Gothic" w:eastAsia="微軟正黑體" w:hAnsi="Century Gothic"/>
                <w:szCs w:val="22"/>
              </w:rPr>
            </w:pPr>
            <w:r w:rsidRPr="00006973">
              <w:rPr>
                <w:rFonts w:ascii="Century Gothic" w:eastAsia="微軟正黑體" w:hAnsi="Century Gothic"/>
                <w:szCs w:val="22"/>
              </w:rPr>
              <w:t>1.0.0</w:t>
            </w:r>
          </w:p>
        </w:tc>
        <w:tc>
          <w:tcPr>
            <w:tcW w:w="1524" w:type="dxa"/>
            <w:vAlign w:val="center"/>
          </w:tcPr>
          <w:p w14:paraId="348FB0EC" w14:textId="6CF83201" w:rsidR="00063C11" w:rsidRPr="00006973" w:rsidRDefault="002B599B" w:rsidP="00585EBA">
            <w:pPr>
              <w:pStyle w:val="a4"/>
              <w:spacing w:line="0" w:lineRule="atLeast"/>
              <w:jc w:val="both"/>
              <w:rPr>
                <w:rFonts w:ascii="Century Gothic" w:eastAsia="微軟正黑體" w:hAnsi="Century Gothic"/>
                <w:szCs w:val="22"/>
              </w:rPr>
            </w:pPr>
            <w:r w:rsidRPr="00006973">
              <w:rPr>
                <w:rFonts w:ascii="Century Gothic" w:eastAsia="微軟正黑體" w:hAnsi="Century Gothic"/>
                <w:szCs w:val="22"/>
              </w:rPr>
              <w:t>20</w:t>
            </w:r>
            <w:r w:rsidR="00CF0FE7" w:rsidRPr="00006973">
              <w:rPr>
                <w:rFonts w:ascii="Century Gothic" w:eastAsia="微軟正黑體" w:hAnsi="Century Gothic" w:hint="eastAsia"/>
                <w:szCs w:val="22"/>
              </w:rPr>
              <w:t>21/0</w:t>
            </w:r>
            <w:r w:rsidR="00137947">
              <w:rPr>
                <w:rFonts w:ascii="Century Gothic" w:eastAsia="微軟正黑體" w:hAnsi="Century Gothic"/>
                <w:szCs w:val="22"/>
              </w:rPr>
              <w:t>7</w:t>
            </w:r>
            <w:r w:rsidR="00CF0FE7" w:rsidRPr="00006973">
              <w:rPr>
                <w:rFonts w:ascii="Century Gothic" w:eastAsia="微軟正黑體" w:hAnsi="Century Gothic" w:hint="eastAsia"/>
                <w:szCs w:val="22"/>
              </w:rPr>
              <w:t>/</w:t>
            </w:r>
            <w:r w:rsidR="00137947">
              <w:rPr>
                <w:rFonts w:ascii="Century Gothic" w:eastAsia="微軟正黑體" w:hAnsi="Century Gothic"/>
                <w:szCs w:val="22"/>
              </w:rPr>
              <w:t>01</w:t>
            </w:r>
          </w:p>
        </w:tc>
        <w:tc>
          <w:tcPr>
            <w:tcW w:w="7508" w:type="dxa"/>
            <w:vAlign w:val="center"/>
          </w:tcPr>
          <w:p w14:paraId="07832C13" w14:textId="30CC2B3A" w:rsidR="00063C11" w:rsidRPr="00006973" w:rsidRDefault="00C76E8B" w:rsidP="00585EBA">
            <w:pPr>
              <w:spacing w:line="0" w:lineRule="atLeast"/>
              <w:jc w:val="both"/>
              <w:rPr>
                <w:rFonts w:ascii="Century Gothic" w:eastAsia="微軟正黑體" w:hAnsi="Century Gothic"/>
                <w:sz w:val="20"/>
                <w:szCs w:val="22"/>
              </w:rPr>
            </w:pPr>
            <w:r w:rsidRPr="00006973">
              <w:rPr>
                <w:rFonts w:ascii="Century Gothic" w:eastAsia="微軟正黑體" w:hAnsi="Century Gothic" w:cs="新細明體"/>
                <w:sz w:val="20"/>
                <w:szCs w:val="22"/>
              </w:rPr>
              <w:t>創立檔案</w:t>
            </w:r>
          </w:p>
        </w:tc>
      </w:tr>
      <w:tr w:rsidR="00216766" w:rsidRPr="00006973" w14:paraId="1ED2C7D7" w14:textId="77777777" w:rsidTr="00193C20">
        <w:trPr>
          <w:trHeight w:val="397"/>
        </w:trPr>
        <w:tc>
          <w:tcPr>
            <w:tcW w:w="1313" w:type="dxa"/>
            <w:vAlign w:val="center"/>
          </w:tcPr>
          <w:p w14:paraId="141D416D" w14:textId="2C9689C8" w:rsidR="00216766" w:rsidRPr="00006973" w:rsidRDefault="00216766" w:rsidP="00216766">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1.0.1</w:t>
            </w:r>
          </w:p>
        </w:tc>
        <w:tc>
          <w:tcPr>
            <w:tcW w:w="1524" w:type="dxa"/>
            <w:vAlign w:val="center"/>
          </w:tcPr>
          <w:p w14:paraId="4163BF66" w14:textId="26307A93" w:rsidR="00216766" w:rsidRPr="00006973" w:rsidRDefault="00216766" w:rsidP="00216766">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2021/07/0</w:t>
            </w:r>
            <w:r>
              <w:rPr>
                <w:rFonts w:ascii="Century Gothic" w:eastAsia="微軟正黑體" w:hAnsi="Century Gothic"/>
                <w:szCs w:val="22"/>
              </w:rPr>
              <w:t>9</w:t>
            </w:r>
          </w:p>
        </w:tc>
        <w:tc>
          <w:tcPr>
            <w:tcW w:w="7508" w:type="dxa"/>
            <w:vAlign w:val="center"/>
          </w:tcPr>
          <w:p w14:paraId="2AB28CDD" w14:textId="2CDB26BB" w:rsidR="00216766" w:rsidRPr="00F24ED6" w:rsidRDefault="00216766" w:rsidP="00216766">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hint="eastAsia"/>
                <w:sz w:val="20"/>
                <w:szCs w:val="20"/>
              </w:rPr>
              <w:t>調整畫面</w:t>
            </w:r>
            <w:r>
              <w:rPr>
                <w:rFonts w:ascii="Century Gothic" w:eastAsia="微軟正黑體" w:hAnsi="Century Gothic" w:cs="新細明體" w:hint="eastAsia"/>
                <w:sz w:val="20"/>
                <w:szCs w:val="20"/>
              </w:rPr>
              <w:t>UI</w:t>
            </w:r>
          </w:p>
        </w:tc>
      </w:tr>
      <w:tr w:rsidR="00F24ED6" w:rsidRPr="00006973" w14:paraId="665C7699" w14:textId="77777777" w:rsidTr="00193C20">
        <w:trPr>
          <w:trHeight w:val="397"/>
        </w:trPr>
        <w:tc>
          <w:tcPr>
            <w:tcW w:w="1313" w:type="dxa"/>
            <w:vAlign w:val="center"/>
          </w:tcPr>
          <w:p w14:paraId="0EA8C7EB" w14:textId="4D7D8BB5" w:rsidR="00F24ED6" w:rsidRPr="00006973" w:rsidRDefault="00EF22BA" w:rsidP="00F24ED6">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1.0.2</w:t>
            </w:r>
          </w:p>
        </w:tc>
        <w:tc>
          <w:tcPr>
            <w:tcW w:w="1524" w:type="dxa"/>
            <w:vAlign w:val="center"/>
          </w:tcPr>
          <w:p w14:paraId="7C0A3FE2" w14:textId="773A9195" w:rsidR="00F24ED6" w:rsidRPr="00006973" w:rsidRDefault="00EF22BA" w:rsidP="00F24ED6">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2021/07/15</w:t>
            </w:r>
          </w:p>
        </w:tc>
        <w:tc>
          <w:tcPr>
            <w:tcW w:w="7508" w:type="dxa"/>
            <w:vAlign w:val="center"/>
          </w:tcPr>
          <w:p w14:paraId="3041C62D" w14:textId="4EA729D7" w:rsidR="00F24ED6" w:rsidRPr="00F24ED6" w:rsidRDefault="00EF22BA" w:rsidP="00F24ED6">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hint="eastAsia"/>
                <w:sz w:val="20"/>
                <w:szCs w:val="20"/>
              </w:rPr>
              <w:t>調整流程圖、卡片列表順序、卡片管理顯示卡號</w:t>
            </w:r>
            <w:r w:rsidR="001225E3">
              <w:rPr>
                <w:rFonts w:ascii="Century Gothic" w:eastAsia="微軟正黑體" w:hAnsi="Century Gothic" w:cs="新細明體" w:hint="eastAsia"/>
                <w:sz w:val="20"/>
                <w:szCs w:val="20"/>
              </w:rPr>
              <w:t>、</w:t>
            </w:r>
            <w:r w:rsidR="001225E3">
              <w:rPr>
                <w:rFonts w:ascii="Century Gothic" w:eastAsia="微軟正黑體" w:hAnsi="Century Gothic" w:cs="新細明體" w:hint="eastAsia"/>
                <w:sz w:val="20"/>
                <w:szCs w:val="20"/>
              </w:rPr>
              <w:t>(</w:t>
            </w:r>
            <w:r w:rsidR="001225E3">
              <w:rPr>
                <w:rFonts w:ascii="Century Gothic" w:eastAsia="微軟正黑體" w:hAnsi="Century Gothic" w:cs="新細明體"/>
                <w:sz w:val="20"/>
                <w:szCs w:val="20"/>
              </w:rPr>
              <w:t>已登入</w:t>
            </w:r>
            <w:r w:rsidR="001225E3">
              <w:rPr>
                <w:rFonts w:ascii="Century Gothic" w:eastAsia="微軟正黑體" w:hAnsi="Century Gothic" w:cs="新細明體" w:hint="eastAsia"/>
                <w:sz w:val="20"/>
                <w:szCs w:val="20"/>
              </w:rPr>
              <w:t>)</w:t>
            </w:r>
            <w:r w:rsidR="001225E3">
              <w:rPr>
                <w:rFonts w:ascii="Century Gothic" w:eastAsia="微軟正黑體" w:hAnsi="Century Gothic" w:cs="新細明體"/>
                <w:sz w:val="20"/>
                <w:szCs w:val="20"/>
              </w:rPr>
              <w:t>服務結果</w:t>
            </w:r>
            <w:r w:rsidR="001225E3">
              <w:rPr>
                <w:rFonts w:ascii="Century Gothic" w:eastAsia="微軟正黑體" w:hAnsi="Century Gothic" w:cs="新細明體" w:hint="eastAsia"/>
                <w:sz w:val="20"/>
                <w:szCs w:val="20"/>
              </w:rPr>
              <w:t>燈箱</w:t>
            </w:r>
            <w:r w:rsidR="001225E3">
              <w:rPr>
                <w:rFonts w:ascii="Century Gothic" w:eastAsia="微軟正黑體" w:hAnsi="Century Gothic" w:cs="新細明體"/>
                <w:sz w:val="20"/>
                <w:szCs w:val="20"/>
              </w:rPr>
              <w:t>提</w:t>
            </w:r>
            <w:r w:rsidR="001225E3">
              <w:rPr>
                <w:rFonts w:ascii="Century Gothic" w:eastAsia="微軟正黑體" w:hAnsi="Century Gothic" w:cs="新細明體" w:hint="eastAsia"/>
                <w:sz w:val="20"/>
                <w:szCs w:val="20"/>
              </w:rPr>
              <w:t>示</w:t>
            </w:r>
          </w:p>
        </w:tc>
      </w:tr>
      <w:tr w:rsidR="00444EDE" w:rsidRPr="00006973" w14:paraId="6CD02B9C" w14:textId="77777777" w:rsidTr="00193C20">
        <w:trPr>
          <w:trHeight w:val="397"/>
        </w:trPr>
        <w:tc>
          <w:tcPr>
            <w:tcW w:w="1313" w:type="dxa"/>
            <w:vAlign w:val="center"/>
          </w:tcPr>
          <w:p w14:paraId="7A7F06AE" w14:textId="71AE0BC8" w:rsidR="00444EDE" w:rsidRPr="00006973" w:rsidRDefault="00805F5B" w:rsidP="00585EBA">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1.03</w:t>
            </w:r>
          </w:p>
        </w:tc>
        <w:tc>
          <w:tcPr>
            <w:tcW w:w="1524" w:type="dxa"/>
            <w:vAlign w:val="center"/>
          </w:tcPr>
          <w:p w14:paraId="76304681" w14:textId="45FA7CC7" w:rsidR="00444EDE" w:rsidRPr="00006973" w:rsidRDefault="00805F5B" w:rsidP="00585EBA">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2021/07/</w:t>
            </w:r>
            <w:r>
              <w:rPr>
                <w:rFonts w:ascii="Century Gothic" w:eastAsia="微軟正黑體" w:hAnsi="Century Gothic"/>
                <w:szCs w:val="22"/>
              </w:rPr>
              <w:t>30</w:t>
            </w:r>
          </w:p>
        </w:tc>
        <w:tc>
          <w:tcPr>
            <w:tcW w:w="7508" w:type="dxa"/>
            <w:vAlign w:val="center"/>
          </w:tcPr>
          <w:p w14:paraId="350DC876" w14:textId="43742CB9" w:rsidR="00F24ED6" w:rsidRPr="00F24ED6" w:rsidRDefault="0017360E" w:rsidP="00585EBA">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hint="eastAsia"/>
                <w:sz w:val="20"/>
                <w:szCs w:val="20"/>
              </w:rPr>
              <w:t>新增</w:t>
            </w:r>
            <w:r w:rsidR="00043149">
              <w:rPr>
                <w:rFonts w:ascii="Century Gothic" w:eastAsia="微軟正黑體" w:hAnsi="Century Gothic" w:cs="新細明體" w:hint="eastAsia"/>
                <w:sz w:val="20"/>
                <w:szCs w:val="20"/>
              </w:rPr>
              <w:t>未核卡狀態、</w:t>
            </w:r>
            <w:proofErr w:type="gramStart"/>
            <w:r w:rsidR="00043149">
              <w:rPr>
                <w:rFonts w:ascii="Century Gothic" w:eastAsia="微軟正黑體" w:hAnsi="Century Gothic" w:cs="新細明體" w:hint="eastAsia"/>
                <w:sz w:val="20"/>
                <w:szCs w:val="20"/>
              </w:rPr>
              <w:t>卡圖來源</w:t>
            </w:r>
            <w:proofErr w:type="gramEnd"/>
            <w:r w:rsidR="00043149">
              <w:rPr>
                <w:rFonts w:ascii="Century Gothic" w:eastAsia="微軟正黑體" w:hAnsi="Century Gothic" w:cs="新細明體" w:hint="eastAsia"/>
                <w:sz w:val="20"/>
                <w:szCs w:val="20"/>
              </w:rPr>
              <w:t>、</w:t>
            </w:r>
            <w:r w:rsidR="00805F5B">
              <w:rPr>
                <w:rFonts w:ascii="Century Gothic" w:eastAsia="微軟正黑體" w:hAnsi="Century Gothic" w:cs="新細明體" w:hint="eastAsia"/>
                <w:sz w:val="20"/>
                <w:szCs w:val="20"/>
              </w:rPr>
              <w:t>CAWHO PAY</w:t>
            </w:r>
            <w:r w:rsidR="00805F5B">
              <w:rPr>
                <w:rFonts w:ascii="Century Gothic" w:eastAsia="微軟正黑體" w:hAnsi="Century Gothic" w:cs="新細明體" w:hint="eastAsia"/>
                <w:sz w:val="20"/>
                <w:szCs w:val="20"/>
              </w:rPr>
              <w:t>綁定、回饋報告</w:t>
            </w:r>
          </w:p>
        </w:tc>
      </w:tr>
      <w:tr w:rsidR="005E3D5E" w:rsidRPr="00006973" w14:paraId="4CA3E1ED" w14:textId="77777777" w:rsidTr="00193C20">
        <w:trPr>
          <w:trHeight w:val="397"/>
        </w:trPr>
        <w:tc>
          <w:tcPr>
            <w:tcW w:w="1313" w:type="dxa"/>
            <w:vAlign w:val="center"/>
          </w:tcPr>
          <w:p w14:paraId="473D7187" w14:textId="42F60F26" w:rsidR="005E3D5E" w:rsidRPr="00006973" w:rsidRDefault="0017360E" w:rsidP="00585EBA">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1.0.4</w:t>
            </w:r>
          </w:p>
        </w:tc>
        <w:tc>
          <w:tcPr>
            <w:tcW w:w="1524" w:type="dxa"/>
            <w:vAlign w:val="center"/>
          </w:tcPr>
          <w:p w14:paraId="1B391A9E" w14:textId="38D11A9C" w:rsidR="005E3D5E" w:rsidRPr="00006973" w:rsidRDefault="0017360E" w:rsidP="00585EBA">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2021/08/26</w:t>
            </w:r>
          </w:p>
        </w:tc>
        <w:tc>
          <w:tcPr>
            <w:tcW w:w="7508" w:type="dxa"/>
            <w:vAlign w:val="center"/>
          </w:tcPr>
          <w:p w14:paraId="78BED951" w14:textId="6505C699" w:rsidR="005E3D5E" w:rsidRPr="007E4476" w:rsidRDefault="0017360E" w:rsidP="005E3D5E">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hint="eastAsia"/>
                <w:sz w:val="20"/>
                <w:szCs w:val="20"/>
              </w:rPr>
              <w:t>調整</w:t>
            </w:r>
            <w:r w:rsidR="00612D6D">
              <w:rPr>
                <w:rFonts w:ascii="Century Gothic" w:eastAsia="微軟正黑體" w:hAnsi="Century Gothic" w:cs="新細明體" w:hint="eastAsia"/>
                <w:sz w:val="20"/>
                <w:szCs w:val="20"/>
              </w:rPr>
              <w:t>PRD</w:t>
            </w:r>
            <w:r w:rsidR="00612D6D">
              <w:rPr>
                <w:rFonts w:ascii="Century Gothic" w:eastAsia="微軟正黑體" w:hAnsi="Century Gothic" w:cs="新細明體" w:hint="eastAsia"/>
                <w:sz w:val="20"/>
                <w:szCs w:val="20"/>
              </w:rPr>
              <w:t>架構</w:t>
            </w:r>
            <w:r w:rsidR="002C2DC7">
              <w:rPr>
                <w:rFonts w:ascii="Century Gothic" w:eastAsia="微軟正黑體" w:hAnsi="Century Gothic" w:cs="新細明體" w:hint="eastAsia"/>
                <w:sz w:val="20"/>
                <w:szCs w:val="20"/>
              </w:rPr>
              <w:t>、調整線上補件</w:t>
            </w:r>
          </w:p>
        </w:tc>
      </w:tr>
      <w:tr w:rsidR="00990244" w:rsidRPr="00006973" w14:paraId="4AF32D81" w14:textId="77777777" w:rsidTr="00193C20">
        <w:trPr>
          <w:trHeight w:val="397"/>
        </w:trPr>
        <w:tc>
          <w:tcPr>
            <w:tcW w:w="1313" w:type="dxa"/>
            <w:vAlign w:val="center"/>
          </w:tcPr>
          <w:p w14:paraId="7832B928" w14:textId="5FB8781A" w:rsidR="00990244" w:rsidRDefault="00990244" w:rsidP="00585EBA">
            <w:pPr>
              <w:pStyle w:val="a4"/>
              <w:spacing w:line="0" w:lineRule="atLeast"/>
              <w:jc w:val="center"/>
              <w:rPr>
                <w:rFonts w:ascii="Century Gothic" w:eastAsia="微軟正黑體" w:hAnsi="Century Gothic"/>
                <w:szCs w:val="22"/>
              </w:rPr>
            </w:pPr>
          </w:p>
        </w:tc>
        <w:tc>
          <w:tcPr>
            <w:tcW w:w="1524" w:type="dxa"/>
            <w:vAlign w:val="center"/>
          </w:tcPr>
          <w:p w14:paraId="4CF6274C" w14:textId="42E45EDA" w:rsidR="00990244" w:rsidRDefault="00990244" w:rsidP="00585EBA">
            <w:pPr>
              <w:pStyle w:val="a4"/>
              <w:spacing w:line="0" w:lineRule="atLeast"/>
              <w:jc w:val="both"/>
              <w:rPr>
                <w:rFonts w:ascii="Century Gothic" w:eastAsia="微軟正黑體" w:hAnsi="Century Gothic"/>
                <w:szCs w:val="22"/>
              </w:rPr>
            </w:pPr>
          </w:p>
        </w:tc>
        <w:tc>
          <w:tcPr>
            <w:tcW w:w="7508" w:type="dxa"/>
            <w:vAlign w:val="center"/>
          </w:tcPr>
          <w:p w14:paraId="1A4E5A84" w14:textId="439666D5" w:rsidR="00990244" w:rsidRDefault="00990244" w:rsidP="005E3D5E">
            <w:pPr>
              <w:spacing w:line="0" w:lineRule="atLeast"/>
              <w:jc w:val="both"/>
              <w:rPr>
                <w:rFonts w:ascii="Century Gothic" w:eastAsia="微軟正黑體" w:hAnsi="Century Gothic" w:cs="新細明體"/>
                <w:sz w:val="20"/>
                <w:szCs w:val="20"/>
              </w:rPr>
            </w:pPr>
          </w:p>
        </w:tc>
      </w:tr>
      <w:tr w:rsidR="00113268" w:rsidRPr="00006973" w14:paraId="0A9D8E94" w14:textId="77777777" w:rsidTr="00193C20">
        <w:trPr>
          <w:trHeight w:val="397"/>
        </w:trPr>
        <w:tc>
          <w:tcPr>
            <w:tcW w:w="1313" w:type="dxa"/>
            <w:vAlign w:val="center"/>
          </w:tcPr>
          <w:p w14:paraId="2C276CDD" w14:textId="7BF3C248" w:rsidR="00113268" w:rsidRDefault="00113268" w:rsidP="00585EBA">
            <w:pPr>
              <w:pStyle w:val="a4"/>
              <w:spacing w:line="0" w:lineRule="atLeast"/>
              <w:jc w:val="center"/>
              <w:rPr>
                <w:rFonts w:ascii="Century Gothic" w:eastAsia="微軟正黑體" w:hAnsi="Century Gothic"/>
                <w:szCs w:val="22"/>
              </w:rPr>
            </w:pPr>
          </w:p>
        </w:tc>
        <w:tc>
          <w:tcPr>
            <w:tcW w:w="1524" w:type="dxa"/>
            <w:vAlign w:val="center"/>
          </w:tcPr>
          <w:p w14:paraId="7F8820A4" w14:textId="51713A3E" w:rsidR="00113268" w:rsidRDefault="00113268" w:rsidP="00585EBA">
            <w:pPr>
              <w:pStyle w:val="a4"/>
              <w:spacing w:line="0" w:lineRule="atLeast"/>
              <w:jc w:val="both"/>
              <w:rPr>
                <w:rFonts w:ascii="Century Gothic" w:eastAsia="微軟正黑體" w:hAnsi="Century Gothic"/>
                <w:szCs w:val="22"/>
              </w:rPr>
            </w:pPr>
          </w:p>
        </w:tc>
        <w:tc>
          <w:tcPr>
            <w:tcW w:w="7508" w:type="dxa"/>
            <w:vAlign w:val="center"/>
          </w:tcPr>
          <w:p w14:paraId="245922EC" w14:textId="0B024EBD" w:rsidR="00113268" w:rsidRPr="003F2757" w:rsidRDefault="00113268" w:rsidP="00AC139C">
            <w:pPr>
              <w:spacing w:line="0" w:lineRule="atLeast"/>
              <w:rPr>
                <w:rFonts w:ascii="Century Gothic" w:eastAsia="微軟正黑體" w:hAnsi="Century Gothic" w:cs="新細明體"/>
                <w:sz w:val="20"/>
                <w:szCs w:val="20"/>
              </w:rPr>
            </w:pPr>
          </w:p>
        </w:tc>
      </w:tr>
      <w:tr w:rsidR="00FD24F7" w:rsidRPr="00006973" w14:paraId="7A45A54B" w14:textId="77777777" w:rsidTr="00193C20">
        <w:trPr>
          <w:trHeight w:val="397"/>
        </w:trPr>
        <w:tc>
          <w:tcPr>
            <w:tcW w:w="1313" w:type="dxa"/>
            <w:vAlign w:val="center"/>
          </w:tcPr>
          <w:p w14:paraId="1F005B97" w14:textId="72935996" w:rsidR="00FD24F7" w:rsidRDefault="00FD24F7" w:rsidP="00585EBA">
            <w:pPr>
              <w:pStyle w:val="a4"/>
              <w:spacing w:line="0" w:lineRule="atLeast"/>
              <w:jc w:val="center"/>
              <w:rPr>
                <w:rFonts w:ascii="Century Gothic" w:eastAsia="微軟正黑體" w:hAnsi="Century Gothic"/>
                <w:szCs w:val="22"/>
              </w:rPr>
            </w:pPr>
          </w:p>
        </w:tc>
        <w:tc>
          <w:tcPr>
            <w:tcW w:w="1524" w:type="dxa"/>
            <w:vAlign w:val="center"/>
          </w:tcPr>
          <w:p w14:paraId="6BC660DB" w14:textId="5E50AB12" w:rsidR="00FD24F7" w:rsidRDefault="00FD24F7" w:rsidP="00585EBA">
            <w:pPr>
              <w:pStyle w:val="a4"/>
              <w:spacing w:line="0" w:lineRule="atLeast"/>
              <w:jc w:val="both"/>
              <w:rPr>
                <w:rFonts w:ascii="Century Gothic" w:eastAsia="微軟正黑體" w:hAnsi="Century Gothic"/>
                <w:szCs w:val="22"/>
              </w:rPr>
            </w:pPr>
          </w:p>
        </w:tc>
        <w:tc>
          <w:tcPr>
            <w:tcW w:w="7508" w:type="dxa"/>
            <w:vAlign w:val="center"/>
          </w:tcPr>
          <w:p w14:paraId="347EA9D2" w14:textId="3656FD37" w:rsidR="00FD24F7" w:rsidRPr="003F2757" w:rsidRDefault="00FD24F7">
            <w:pPr>
              <w:spacing w:line="0" w:lineRule="atLeast"/>
              <w:rPr>
                <w:rFonts w:ascii="Century Gothic" w:eastAsia="微軟正黑體" w:hAnsi="Century Gothic" w:cs="新細明體"/>
                <w:sz w:val="20"/>
                <w:szCs w:val="20"/>
              </w:rPr>
            </w:pPr>
          </w:p>
        </w:tc>
      </w:tr>
    </w:tbl>
    <w:p w14:paraId="4E33F7BB" w14:textId="010B3757" w:rsidR="00585EBA" w:rsidRDefault="00585EBA">
      <w:pPr>
        <w:rPr>
          <w:rFonts w:ascii="Century Gothic" w:eastAsia="微軟正黑體" w:hAnsi="Century Gothic"/>
          <w:sz w:val="22"/>
          <w:szCs w:val="22"/>
        </w:rPr>
      </w:pPr>
    </w:p>
    <w:p w14:paraId="0843E806" w14:textId="77777777" w:rsidR="00205374" w:rsidRDefault="00205374" w:rsidP="00205374">
      <w:pPr>
        <w:rPr>
          <w:rFonts w:ascii="微軟正黑體" w:eastAsia="微軟正黑體" w:hAnsi="微軟正黑體"/>
          <w:sz w:val="20"/>
          <w:szCs w:val="20"/>
        </w:rPr>
      </w:pPr>
      <w:r w:rsidRPr="00205374">
        <w:rPr>
          <w:rFonts w:ascii="微軟正黑體" w:eastAsia="微軟正黑體" w:hAnsi="微軟正黑體" w:hint="eastAsia"/>
          <w:sz w:val="20"/>
          <w:szCs w:val="20"/>
          <w:highlight w:val="green"/>
        </w:rPr>
        <w:t>綠底</w:t>
      </w:r>
      <w:r>
        <w:rPr>
          <w:rFonts w:ascii="微軟正黑體" w:eastAsia="微軟正黑體" w:hAnsi="微軟正黑體" w:hint="eastAsia"/>
          <w:sz w:val="20"/>
          <w:szCs w:val="20"/>
        </w:rPr>
        <w:t>-</w:t>
      </w:r>
      <w:proofErr w:type="spellStart"/>
      <w:r>
        <w:rPr>
          <w:rFonts w:ascii="微軟正黑體" w:eastAsia="微軟正黑體" w:hAnsi="微軟正黑體" w:hint="eastAsia"/>
          <w:sz w:val="20"/>
          <w:szCs w:val="20"/>
        </w:rPr>
        <w:t>ntv</w:t>
      </w:r>
      <w:proofErr w:type="spellEnd"/>
      <w:proofErr w:type="gramStart"/>
      <w:r>
        <w:rPr>
          <w:rFonts w:ascii="微軟正黑體" w:eastAsia="微軟正黑體" w:hAnsi="微軟正黑體" w:hint="eastAsia"/>
          <w:sz w:val="20"/>
          <w:szCs w:val="20"/>
        </w:rPr>
        <w:t>介</w:t>
      </w:r>
      <w:proofErr w:type="gramEnd"/>
      <w:r>
        <w:rPr>
          <w:rFonts w:ascii="微軟正黑體" w:eastAsia="微軟正黑體" w:hAnsi="微軟正黑體" w:hint="eastAsia"/>
          <w:sz w:val="20"/>
          <w:szCs w:val="20"/>
        </w:rPr>
        <w:t>接項目</w:t>
      </w:r>
    </w:p>
    <w:p w14:paraId="3028F07E" w14:textId="77777777" w:rsidR="00205374" w:rsidRDefault="00205374" w:rsidP="00205374">
      <w:pPr>
        <w:rPr>
          <w:rFonts w:ascii="微軟正黑體" w:eastAsia="微軟正黑體" w:hAnsi="微軟正黑體" w:hint="eastAsia"/>
          <w:color w:val="000000"/>
          <w:sz w:val="20"/>
          <w:szCs w:val="20"/>
        </w:rPr>
      </w:pPr>
      <w:r w:rsidRPr="00205374">
        <w:rPr>
          <w:rFonts w:ascii="微軟正黑體" w:eastAsia="微軟正黑體" w:hAnsi="微軟正黑體" w:hint="eastAsia"/>
          <w:color w:val="000000"/>
          <w:sz w:val="20"/>
          <w:szCs w:val="20"/>
          <w:highlight w:val="cyan"/>
        </w:rPr>
        <w:t>藍底</w:t>
      </w:r>
      <w:r>
        <w:rPr>
          <w:rFonts w:ascii="微軟正黑體" w:eastAsia="微軟正黑體" w:hAnsi="微軟正黑體" w:hint="eastAsia"/>
          <w:color w:val="000000"/>
          <w:sz w:val="20"/>
          <w:szCs w:val="20"/>
        </w:rPr>
        <w:t>-設計</w:t>
      </w:r>
      <w:proofErr w:type="gramStart"/>
      <w:r>
        <w:rPr>
          <w:rFonts w:ascii="微軟正黑體" w:eastAsia="微軟正黑體" w:hAnsi="微軟正黑體" w:hint="eastAsia"/>
          <w:color w:val="000000"/>
          <w:sz w:val="20"/>
          <w:szCs w:val="20"/>
        </w:rPr>
        <w:t>及切版調整</w:t>
      </w:r>
      <w:proofErr w:type="gramEnd"/>
    </w:p>
    <w:p w14:paraId="2656AE0B" w14:textId="65A5641F" w:rsidR="00205374" w:rsidRPr="00205374" w:rsidRDefault="00205374">
      <w:pPr>
        <w:rPr>
          <w:rFonts w:ascii="微軟正黑體" w:eastAsia="微軟正黑體" w:hAnsi="微軟正黑體" w:hint="eastAsia"/>
          <w:color w:val="000000"/>
          <w:sz w:val="20"/>
          <w:szCs w:val="20"/>
        </w:rPr>
      </w:pPr>
      <w:r w:rsidRPr="00205374">
        <w:rPr>
          <w:rFonts w:ascii="微軟正黑體" w:eastAsia="微軟正黑體" w:hAnsi="微軟正黑體" w:hint="eastAsia"/>
          <w:color w:val="000000"/>
          <w:sz w:val="20"/>
          <w:szCs w:val="20"/>
          <w:highlight w:val="yellow"/>
        </w:rPr>
        <w:t>黃底</w:t>
      </w:r>
      <w:r>
        <w:rPr>
          <w:rFonts w:ascii="微軟正黑體" w:eastAsia="微軟正黑體" w:hAnsi="微軟正黑體" w:hint="eastAsia"/>
          <w:color w:val="000000"/>
          <w:sz w:val="20"/>
          <w:szCs w:val="20"/>
        </w:rPr>
        <w:t>-內容待確認</w:t>
      </w:r>
      <w:bookmarkStart w:id="1" w:name="_GoBack"/>
      <w:bookmarkEnd w:id="1"/>
    </w:p>
    <w:p w14:paraId="7DA23483" w14:textId="77777777" w:rsidR="00205374" w:rsidRDefault="00205374">
      <w:pPr>
        <w:rPr>
          <w:rFonts w:ascii="Century Gothic" w:eastAsia="微軟正黑體" w:hAnsi="Century Gothic" w:hint="eastAsia"/>
          <w:sz w:val="22"/>
          <w:szCs w:val="22"/>
        </w:rPr>
      </w:pPr>
    </w:p>
    <w:p w14:paraId="5B0F7B77" w14:textId="0718E12F" w:rsidR="0000396A" w:rsidRPr="00063C11" w:rsidRDefault="0000396A" w:rsidP="0000396A">
      <w:pPr>
        <w:widowControl/>
        <w:rPr>
          <w:rFonts w:ascii="Century Gothic" w:eastAsia="微軟正黑體" w:hAnsi="Century Gothic"/>
          <w:sz w:val="22"/>
          <w:szCs w:val="22"/>
        </w:rPr>
      </w:pPr>
      <w:r>
        <w:rPr>
          <w:rFonts w:ascii="Century Gothic" w:eastAsia="微軟正黑體" w:hAnsi="Century Gothic"/>
          <w:sz w:val="22"/>
          <w:szCs w:val="22"/>
        </w:rPr>
        <w:br w:type="page"/>
      </w:r>
    </w:p>
    <w:sdt>
      <w:sdtPr>
        <w:rPr>
          <w:rFonts w:ascii="Times New Roman" w:eastAsia="新細明體" w:hAnsi="Times New Roman" w:cs="Times New Roman"/>
          <w:color w:val="auto"/>
          <w:kern w:val="2"/>
          <w:sz w:val="24"/>
          <w:szCs w:val="24"/>
          <w:lang w:val="zh-TW"/>
        </w:rPr>
        <w:id w:val="582266390"/>
        <w:docPartObj>
          <w:docPartGallery w:val="Table of Contents"/>
          <w:docPartUnique/>
        </w:docPartObj>
      </w:sdtPr>
      <w:sdtEndPr>
        <w:rPr>
          <w:bCs/>
        </w:rPr>
      </w:sdtEndPr>
      <w:sdtContent>
        <w:p w14:paraId="41888610" w14:textId="57A5DEA0" w:rsidR="00DA5CAC" w:rsidRPr="0000396A" w:rsidRDefault="00DA5CAC">
          <w:pPr>
            <w:pStyle w:val="ab"/>
            <w:rPr>
              <w:rFonts w:ascii="微軟正黑體" w:eastAsia="微軟正黑體" w:hAnsi="微軟正黑體"/>
            </w:rPr>
          </w:pPr>
          <w:r w:rsidRPr="0000396A">
            <w:rPr>
              <w:rFonts w:ascii="微軟正黑體" w:eastAsia="微軟正黑體" w:hAnsi="微軟正黑體"/>
              <w:lang w:val="zh-TW"/>
            </w:rPr>
            <w:t>目錄</w:t>
          </w:r>
        </w:p>
        <w:p w14:paraId="2E7881CC" w14:textId="779787C4" w:rsidR="002C2DC7" w:rsidRPr="002C2DC7" w:rsidRDefault="00DA5CAC" w:rsidP="002C2DC7">
          <w:pPr>
            <w:pStyle w:val="1"/>
            <w:spacing w:line="400" w:lineRule="exact"/>
            <w:rPr>
              <w:rFonts w:ascii="微軟正黑體" w:eastAsia="微軟正黑體" w:hAnsi="微軟正黑體" w:cstheme="minorBidi"/>
              <w:noProof/>
            </w:rPr>
          </w:pPr>
          <w:r w:rsidRPr="0000396A">
            <w:fldChar w:fldCharType="begin"/>
          </w:r>
          <w:r w:rsidRPr="0000396A">
            <w:instrText xml:space="preserve"> TOC \o "1-3" \h \z \u </w:instrText>
          </w:r>
          <w:r w:rsidRPr="0000396A">
            <w:fldChar w:fldCharType="separate"/>
          </w:r>
          <w:hyperlink w:anchor="_Toc81398686" w:history="1">
            <w:r w:rsidR="002C2DC7" w:rsidRPr="002C2DC7">
              <w:rPr>
                <w:rStyle w:val="ac"/>
                <w:rFonts w:ascii="微軟正黑體" w:eastAsia="微軟正黑體" w:hAnsi="微軟正黑體" w:hint="eastAsia"/>
                <w:noProof/>
              </w:rPr>
              <w:t>專案目的</w:t>
            </w:r>
            <w:r w:rsidR="002C2DC7" w:rsidRPr="002C2DC7">
              <w:rPr>
                <w:rFonts w:ascii="微軟正黑體" w:eastAsia="微軟正黑體" w:hAnsi="微軟正黑體"/>
                <w:noProof/>
                <w:webHidden/>
              </w:rPr>
              <w:tab/>
            </w:r>
            <w:r w:rsidR="002C2DC7" w:rsidRPr="002C2DC7">
              <w:rPr>
                <w:rFonts w:ascii="微軟正黑體" w:eastAsia="微軟正黑體" w:hAnsi="微軟正黑體"/>
                <w:noProof/>
                <w:webHidden/>
              </w:rPr>
              <w:fldChar w:fldCharType="begin"/>
            </w:r>
            <w:r w:rsidR="002C2DC7" w:rsidRPr="002C2DC7">
              <w:rPr>
                <w:rFonts w:ascii="微軟正黑體" w:eastAsia="微軟正黑體" w:hAnsi="微軟正黑體"/>
                <w:noProof/>
                <w:webHidden/>
              </w:rPr>
              <w:instrText xml:space="preserve"> PAGEREF _Toc81398686 \h </w:instrText>
            </w:r>
            <w:r w:rsidR="002C2DC7" w:rsidRPr="002C2DC7">
              <w:rPr>
                <w:rFonts w:ascii="微軟正黑體" w:eastAsia="微軟正黑體" w:hAnsi="微軟正黑體"/>
                <w:noProof/>
                <w:webHidden/>
              </w:rPr>
            </w:r>
            <w:r w:rsidR="002C2DC7" w:rsidRPr="002C2DC7">
              <w:rPr>
                <w:rFonts w:ascii="微軟正黑體" w:eastAsia="微軟正黑體" w:hAnsi="微軟正黑體"/>
                <w:noProof/>
                <w:webHidden/>
              </w:rPr>
              <w:fldChar w:fldCharType="separate"/>
            </w:r>
            <w:r w:rsidR="002C2DC7">
              <w:rPr>
                <w:rFonts w:ascii="微軟正黑體" w:eastAsia="微軟正黑體" w:hAnsi="微軟正黑體"/>
                <w:noProof/>
                <w:webHidden/>
              </w:rPr>
              <w:t>2</w:t>
            </w:r>
            <w:r w:rsidR="002C2DC7" w:rsidRPr="002C2DC7">
              <w:rPr>
                <w:rFonts w:ascii="微軟正黑體" w:eastAsia="微軟正黑體" w:hAnsi="微軟正黑體"/>
                <w:noProof/>
                <w:webHidden/>
              </w:rPr>
              <w:fldChar w:fldCharType="end"/>
            </w:r>
          </w:hyperlink>
        </w:p>
        <w:p w14:paraId="60182C2D" w14:textId="3EBB067F" w:rsidR="002C2DC7" w:rsidRPr="002C2DC7" w:rsidRDefault="00807D4E" w:rsidP="002C2DC7">
          <w:pPr>
            <w:pStyle w:val="1"/>
            <w:spacing w:line="400" w:lineRule="exact"/>
            <w:rPr>
              <w:rFonts w:ascii="微軟正黑體" w:eastAsia="微軟正黑體" w:hAnsi="微軟正黑體" w:cstheme="minorBidi"/>
              <w:noProof/>
            </w:rPr>
          </w:pPr>
          <w:hyperlink w:anchor="_Toc81398687" w:history="1">
            <w:r w:rsidR="002C2DC7" w:rsidRPr="002C2DC7">
              <w:rPr>
                <w:rStyle w:val="ac"/>
                <w:rFonts w:ascii="微軟正黑體" w:eastAsia="微軟正黑體" w:hAnsi="微軟正黑體" w:hint="eastAsia"/>
                <w:noProof/>
              </w:rPr>
              <w:t>開發說明</w:t>
            </w:r>
            <w:r w:rsidR="002C2DC7" w:rsidRPr="002C2DC7">
              <w:rPr>
                <w:rFonts w:ascii="微軟正黑體" w:eastAsia="微軟正黑體" w:hAnsi="微軟正黑體"/>
                <w:noProof/>
                <w:webHidden/>
              </w:rPr>
              <w:tab/>
            </w:r>
            <w:r w:rsidR="002C2DC7" w:rsidRPr="002C2DC7">
              <w:rPr>
                <w:rFonts w:ascii="微軟正黑體" w:eastAsia="微軟正黑體" w:hAnsi="微軟正黑體"/>
                <w:noProof/>
                <w:webHidden/>
              </w:rPr>
              <w:fldChar w:fldCharType="begin"/>
            </w:r>
            <w:r w:rsidR="002C2DC7" w:rsidRPr="002C2DC7">
              <w:rPr>
                <w:rFonts w:ascii="微軟正黑體" w:eastAsia="微軟正黑體" w:hAnsi="微軟正黑體"/>
                <w:noProof/>
                <w:webHidden/>
              </w:rPr>
              <w:instrText xml:space="preserve"> PAGEREF _Toc81398687 \h </w:instrText>
            </w:r>
            <w:r w:rsidR="002C2DC7" w:rsidRPr="002C2DC7">
              <w:rPr>
                <w:rFonts w:ascii="微軟正黑體" w:eastAsia="微軟正黑體" w:hAnsi="微軟正黑體"/>
                <w:noProof/>
                <w:webHidden/>
              </w:rPr>
            </w:r>
            <w:r w:rsidR="002C2DC7" w:rsidRPr="002C2DC7">
              <w:rPr>
                <w:rFonts w:ascii="微軟正黑體" w:eastAsia="微軟正黑體" w:hAnsi="微軟正黑體"/>
                <w:noProof/>
                <w:webHidden/>
              </w:rPr>
              <w:fldChar w:fldCharType="separate"/>
            </w:r>
            <w:r w:rsidR="002C2DC7">
              <w:rPr>
                <w:rFonts w:ascii="微軟正黑體" w:eastAsia="微軟正黑體" w:hAnsi="微軟正黑體"/>
                <w:noProof/>
                <w:webHidden/>
              </w:rPr>
              <w:t>2</w:t>
            </w:r>
            <w:r w:rsidR="002C2DC7" w:rsidRPr="002C2DC7">
              <w:rPr>
                <w:rFonts w:ascii="微軟正黑體" w:eastAsia="微軟正黑體" w:hAnsi="微軟正黑體"/>
                <w:noProof/>
                <w:webHidden/>
              </w:rPr>
              <w:fldChar w:fldCharType="end"/>
            </w:r>
          </w:hyperlink>
        </w:p>
        <w:p w14:paraId="1A63959D" w14:textId="00C8CC1B" w:rsidR="002C2DC7" w:rsidRPr="002C2DC7" w:rsidRDefault="00807D4E" w:rsidP="002C2DC7">
          <w:pPr>
            <w:pStyle w:val="1"/>
            <w:spacing w:line="400" w:lineRule="exact"/>
            <w:rPr>
              <w:rFonts w:ascii="微軟正黑體" w:eastAsia="微軟正黑體" w:hAnsi="微軟正黑體" w:cstheme="minorBidi"/>
              <w:noProof/>
            </w:rPr>
          </w:pPr>
          <w:hyperlink w:anchor="_Toc81398688" w:history="1">
            <w:r w:rsidR="002C2DC7" w:rsidRPr="002C2DC7">
              <w:rPr>
                <w:rStyle w:val="ac"/>
                <w:rFonts w:ascii="微軟正黑體" w:eastAsia="微軟正黑體" w:hAnsi="微軟正黑體" w:hint="eastAsia"/>
                <w:noProof/>
              </w:rPr>
              <w:t>情境說明</w:t>
            </w:r>
            <w:r w:rsidR="002C2DC7" w:rsidRPr="002C2DC7">
              <w:rPr>
                <w:rFonts w:ascii="微軟正黑體" w:eastAsia="微軟正黑體" w:hAnsi="微軟正黑體"/>
                <w:noProof/>
                <w:webHidden/>
              </w:rPr>
              <w:tab/>
            </w:r>
            <w:r w:rsidR="002C2DC7" w:rsidRPr="002C2DC7">
              <w:rPr>
                <w:rFonts w:ascii="微軟正黑體" w:eastAsia="微軟正黑體" w:hAnsi="微軟正黑體"/>
                <w:noProof/>
                <w:webHidden/>
              </w:rPr>
              <w:fldChar w:fldCharType="begin"/>
            </w:r>
            <w:r w:rsidR="002C2DC7" w:rsidRPr="002C2DC7">
              <w:rPr>
                <w:rFonts w:ascii="微軟正黑體" w:eastAsia="微軟正黑體" w:hAnsi="微軟正黑體"/>
                <w:noProof/>
                <w:webHidden/>
              </w:rPr>
              <w:instrText xml:space="preserve"> PAGEREF _Toc81398688 \h </w:instrText>
            </w:r>
            <w:r w:rsidR="002C2DC7" w:rsidRPr="002C2DC7">
              <w:rPr>
                <w:rFonts w:ascii="微軟正黑體" w:eastAsia="微軟正黑體" w:hAnsi="微軟正黑體"/>
                <w:noProof/>
                <w:webHidden/>
              </w:rPr>
            </w:r>
            <w:r w:rsidR="002C2DC7" w:rsidRPr="002C2DC7">
              <w:rPr>
                <w:rFonts w:ascii="微軟正黑體" w:eastAsia="微軟正黑體" w:hAnsi="微軟正黑體"/>
                <w:noProof/>
                <w:webHidden/>
              </w:rPr>
              <w:fldChar w:fldCharType="separate"/>
            </w:r>
            <w:r w:rsidR="002C2DC7">
              <w:rPr>
                <w:rFonts w:ascii="微軟正黑體" w:eastAsia="微軟正黑體" w:hAnsi="微軟正黑體"/>
                <w:noProof/>
                <w:webHidden/>
              </w:rPr>
              <w:t>2</w:t>
            </w:r>
            <w:r w:rsidR="002C2DC7" w:rsidRPr="002C2DC7">
              <w:rPr>
                <w:rFonts w:ascii="微軟正黑體" w:eastAsia="微軟正黑體" w:hAnsi="微軟正黑體"/>
                <w:noProof/>
                <w:webHidden/>
              </w:rPr>
              <w:fldChar w:fldCharType="end"/>
            </w:r>
          </w:hyperlink>
        </w:p>
        <w:p w14:paraId="796F64A6" w14:textId="7DF9239C" w:rsidR="002C2DC7" w:rsidRPr="002C2DC7" w:rsidRDefault="00807D4E" w:rsidP="002C2DC7">
          <w:pPr>
            <w:pStyle w:val="1"/>
            <w:spacing w:line="400" w:lineRule="exact"/>
            <w:rPr>
              <w:rFonts w:ascii="微軟正黑體" w:eastAsia="微軟正黑體" w:hAnsi="微軟正黑體" w:cstheme="minorBidi"/>
              <w:noProof/>
            </w:rPr>
          </w:pPr>
          <w:hyperlink w:anchor="_Toc81398689" w:history="1">
            <w:r w:rsidR="002C2DC7" w:rsidRPr="002C2DC7">
              <w:rPr>
                <w:rStyle w:val="ac"/>
                <w:rFonts w:ascii="微軟正黑體" w:eastAsia="微軟正黑體" w:hAnsi="微軟正黑體" w:hint="eastAsia"/>
                <w:noProof/>
              </w:rPr>
              <w:t>需求與頁面說明</w:t>
            </w:r>
            <w:r w:rsidR="002C2DC7" w:rsidRPr="002C2DC7">
              <w:rPr>
                <w:rFonts w:ascii="微軟正黑體" w:eastAsia="微軟正黑體" w:hAnsi="微軟正黑體"/>
                <w:noProof/>
                <w:webHidden/>
              </w:rPr>
              <w:tab/>
            </w:r>
            <w:r w:rsidR="002C2DC7" w:rsidRPr="002C2DC7">
              <w:rPr>
                <w:rFonts w:ascii="微軟正黑體" w:eastAsia="微軟正黑體" w:hAnsi="微軟正黑體"/>
                <w:noProof/>
                <w:webHidden/>
              </w:rPr>
              <w:fldChar w:fldCharType="begin"/>
            </w:r>
            <w:r w:rsidR="002C2DC7" w:rsidRPr="002C2DC7">
              <w:rPr>
                <w:rFonts w:ascii="微軟正黑體" w:eastAsia="微軟正黑體" w:hAnsi="微軟正黑體"/>
                <w:noProof/>
                <w:webHidden/>
              </w:rPr>
              <w:instrText xml:space="preserve"> PAGEREF _Toc81398689 \h </w:instrText>
            </w:r>
            <w:r w:rsidR="002C2DC7" w:rsidRPr="002C2DC7">
              <w:rPr>
                <w:rFonts w:ascii="微軟正黑體" w:eastAsia="微軟正黑體" w:hAnsi="微軟正黑體"/>
                <w:noProof/>
                <w:webHidden/>
              </w:rPr>
            </w:r>
            <w:r w:rsidR="002C2DC7" w:rsidRPr="002C2DC7">
              <w:rPr>
                <w:rFonts w:ascii="微軟正黑體" w:eastAsia="微軟正黑體" w:hAnsi="微軟正黑體"/>
                <w:noProof/>
                <w:webHidden/>
              </w:rPr>
              <w:fldChar w:fldCharType="separate"/>
            </w:r>
            <w:r w:rsidR="002C2DC7">
              <w:rPr>
                <w:rFonts w:ascii="微軟正黑體" w:eastAsia="微軟正黑體" w:hAnsi="微軟正黑體"/>
                <w:noProof/>
                <w:webHidden/>
              </w:rPr>
              <w:t>3</w:t>
            </w:r>
            <w:r w:rsidR="002C2DC7" w:rsidRPr="002C2DC7">
              <w:rPr>
                <w:rFonts w:ascii="微軟正黑體" w:eastAsia="微軟正黑體" w:hAnsi="微軟正黑體"/>
                <w:noProof/>
                <w:webHidden/>
              </w:rPr>
              <w:fldChar w:fldCharType="end"/>
            </w:r>
          </w:hyperlink>
        </w:p>
        <w:p w14:paraId="4175327C" w14:textId="5225AD80" w:rsidR="002C2DC7" w:rsidRPr="002C2DC7" w:rsidRDefault="00807D4E" w:rsidP="002C2DC7">
          <w:pPr>
            <w:pStyle w:val="21"/>
            <w:tabs>
              <w:tab w:val="left" w:pos="1200"/>
            </w:tabs>
            <w:spacing w:line="400" w:lineRule="exact"/>
            <w:rPr>
              <w:rFonts w:ascii="微軟正黑體" w:hAnsi="微軟正黑體" w:cstheme="minorBidi"/>
              <w:sz w:val="24"/>
              <w:szCs w:val="24"/>
            </w:rPr>
          </w:pPr>
          <w:hyperlink w:anchor="_Toc81398690" w:history="1">
            <w:r w:rsidR="002C2DC7" w:rsidRPr="002C2DC7">
              <w:rPr>
                <w:rStyle w:val="ac"/>
                <w:rFonts w:ascii="微軟正黑體" w:hAnsi="微軟正黑體" w:hint="eastAsia"/>
                <w:sz w:val="24"/>
                <w:szCs w:val="24"/>
              </w:rPr>
              <w:t>一、</w:t>
            </w:r>
            <w:r w:rsidR="002C2DC7" w:rsidRPr="002C2DC7">
              <w:rPr>
                <w:rFonts w:ascii="微軟正黑體" w:hAnsi="微軟正黑體" w:cstheme="minorBidi"/>
                <w:sz w:val="24"/>
                <w:szCs w:val="24"/>
              </w:rPr>
              <w:tab/>
            </w:r>
            <w:r w:rsidR="002C2DC7" w:rsidRPr="002C2DC7">
              <w:rPr>
                <w:rStyle w:val="ac"/>
                <w:rFonts w:ascii="微軟正黑體" w:hAnsi="微軟正黑體" w:hint="eastAsia"/>
                <w:sz w:val="24"/>
                <w:szCs w:val="24"/>
              </w:rPr>
              <w:t>信用卡頁</w:t>
            </w:r>
            <w:r w:rsidR="002C2DC7" w:rsidRPr="002C2DC7">
              <w:rPr>
                <w:rFonts w:ascii="微軟正黑體" w:hAnsi="微軟正黑體"/>
                <w:webHidden/>
                <w:sz w:val="24"/>
                <w:szCs w:val="24"/>
              </w:rPr>
              <w:tab/>
            </w:r>
            <w:r w:rsidR="002C2DC7" w:rsidRPr="002C2DC7">
              <w:rPr>
                <w:rFonts w:ascii="微軟正黑體" w:hAnsi="微軟正黑體"/>
                <w:webHidden/>
                <w:sz w:val="24"/>
                <w:szCs w:val="24"/>
              </w:rPr>
              <w:fldChar w:fldCharType="begin"/>
            </w:r>
            <w:r w:rsidR="002C2DC7" w:rsidRPr="002C2DC7">
              <w:rPr>
                <w:rFonts w:ascii="微軟正黑體" w:hAnsi="微軟正黑體"/>
                <w:webHidden/>
                <w:sz w:val="24"/>
                <w:szCs w:val="24"/>
              </w:rPr>
              <w:instrText xml:space="preserve"> PAGEREF _Toc81398690 \h </w:instrText>
            </w:r>
            <w:r w:rsidR="002C2DC7" w:rsidRPr="002C2DC7">
              <w:rPr>
                <w:rFonts w:ascii="微軟正黑體" w:hAnsi="微軟正黑體"/>
                <w:webHidden/>
                <w:sz w:val="24"/>
                <w:szCs w:val="24"/>
              </w:rPr>
            </w:r>
            <w:r w:rsidR="002C2DC7" w:rsidRPr="002C2DC7">
              <w:rPr>
                <w:rFonts w:ascii="微軟正黑體" w:hAnsi="微軟正黑體"/>
                <w:webHidden/>
                <w:sz w:val="24"/>
                <w:szCs w:val="24"/>
              </w:rPr>
              <w:fldChar w:fldCharType="separate"/>
            </w:r>
            <w:r w:rsidR="002C2DC7">
              <w:rPr>
                <w:rFonts w:ascii="微軟正黑體" w:hAnsi="微軟正黑體"/>
                <w:webHidden/>
                <w:sz w:val="24"/>
                <w:szCs w:val="24"/>
              </w:rPr>
              <w:t>4</w:t>
            </w:r>
            <w:r w:rsidR="002C2DC7" w:rsidRPr="002C2DC7">
              <w:rPr>
                <w:rFonts w:ascii="微軟正黑體" w:hAnsi="微軟正黑體"/>
                <w:webHidden/>
                <w:sz w:val="24"/>
                <w:szCs w:val="24"/>
              </w:rPr>
              <w:fldChar w:fldCharType="end"/>
            </w:r>
          </w:hyperlink>
        </w:p>
        <w:p w14:paraId="481E9464" w14:textId="1DA750D6" w:rsidR="002C2DC7" w:rsidRPr="002C2DC7" w:rsidRDefault="00807D4E" w:rsidP="002C2DC7">
          <w:pPr>
            <w:pStyle w:val="3"/>
            <w:spacing w:line="400" w:lineRule="exact"/>
            <w:rPr>
              <w:rFonts w:ascii="微軟正黑體" w:eastAsia="微軟正黑體" w:hAnsi="微軟正黑體" w:cstheme="minorBidi"/>
              <w:noProof/>
            </w:rPr>
          </w:pPr>
          <w:hyperlink w:anchor="_Toc81398691" w:history="1">
            <w:r w:rsidR="002C2DC7" w:rsidRPr="002C2DC7">
              <w:rPr>
                <w:rStyle w:val="ac"/>
                <w:rFonts w:ascii="微軟正黑體" w:eastAsia="微軟正黑體" w:hAnsi="微軟正黑體"/>
                <w:noProof/>
              </w:rPr>
              <w:t>1.</w:t>
            </w:r>
            <w:r w:rsidR="002C2DC7" w:rsidRPr="002C2DC7">
              <w:rPr>
                <w:rFonts w:ascii="微軟正黑體" w:eastAsia="微軟正黑體" w:hAnsi="微軟正黑體" w:cstheme="minorBidi"/>
                <w:noProof/>
              </w:rPr>
              <w:tab/>
            </w:r>
            <w:r w:rsidR="002C2DC7" w:rsidRPr="002C2DC7">
              <w:rPr>
                <w:rStyle w:val="ac"/>
                <w:rFonts w:ascii="微軟正黑體" w:eastAsia="微軟正黑體" w:hAnsi="微軟正黑體" w:hint="eastAsia"/>
                <w:noProof/>
              </w:rPr>
              <w:t>卡片狀態：</w:t>
            </w:r>
            <w:r w:rsidR="002C2DC7" w:rsidRPr="002C2DC7">
              <w:rPr>
                <w:rFonts w:ascii="微軟正黑體" w:eastAsia="微軟正黑體" w:hAnsi="微軟正黑體"/>
                <w:noProof/>
                <w:webHidden/>
              </w:rPr>
              <w:tab/>
            </w:r>
            <w:r w:rsidR="002C2DC7" w:rsidRPr="002C2DC7">
              <w:rPr>
                <w:rFonts w:ascii="微軟正黑體" w:eastAsia="微軟正黑體" w:hAnsi="微軟正黑體"/>
                <w:noProof/>
                <w:webHidden/>
              </w:rPr>
              <w:fldChar w:fldCharType="begin"/>
            </w:r>
            <w:r w:rsidR="002C2DC7" w:rsidRPr="002C2DC7">
              <w:rPr>
                <w:rFonts w:ascii="微軟正黑體" w:eastAsia="微軟正黑體" w:hAnsi="微軟正黑體"/>
                <w:noProof/>
                <w:webHidden/>
              </w:rPr>
              <w:instrText xml:space="preserve"> PAGEREF _Toc81398691 \h </w:instrText>
            </w:r>
            <w:r w:rsidR="002C2DC7" w:rsidRPr="002C2DC7">
              <w:rPr>
                <w:rFonts w:ascii="微軟正黑體" w:eastAsia="微軟正黑體" w:hAnsi="微軟正黑體"/>
                <w:noProof/>
                <w:webHidden/>
              </w:rPr>
            </w:r>
            <w:r w:rsidR="002C2DC7" w:rsidRPr="002C2DC7">
              <w:rPr>
                <w:rFonts w:ascii="微軟正黑體" w:eastAsia="微軟正黑體" w:hAnsi="微軟正黑體"/>
                <w:noProof/>
                <w:webHidden/>
              </w:rPr>
              <w:fldChar w:fldCharType="separate"/>
            </w:r>
            <w:r w:rsidR="002C2DC7">
              <w:rPr>
                <w:rFonts w:ascii="微軟正黑體" w:eastAsia="微軟正黑體" w:hAnsi="微軟正黑體"/>
                <w:noProof/>
                <w:webHidden/>
              </w:rPr>
              <w:t>5</w:t>
            </w:r>
            <w:r w:rsidR="002C2DC7" w:rsidRPr="002C2DC7">
              <w:rPr>
                <w:rFonts w:ascii="微軟正黑體" w:eastAsia="微軟正黑體" w:hAnsi="微軟正黑體"/>
                <w:noProof/>
                <w:webHidden/>
              </w:rPr>
              <w:fldChar w:fldCharType="end"/>
            </w:r>
          </w:hyperlink>
        </w:p>
        <w:p w14:paraId="582F95E5" w14:textId="1F4F2825" w:rsidR="002C2DC7" w:rsidRPr="002C2DC7" w:rsidRDefault="00807D4E" w:rsidP="002C2DC7">
          <w:pPr>
            <w:pStyle w:val="3"/>
            <w:spacing w:line="400" w:lineRule="exact"/>
            <w:rPr>
              <w:rFonts w:ascii="微軟正黑體" w:eastAsia="微軟正黑體" w:hAnsi="微軟正黑體" w:cstheme="minorBidi"/>
              <w:noProof/>
            </w:rPr>
          </w:pPr>
          <w:hyperlink w:anchor="_Toc81398692" w:history="1">
            <w:r w:rsidR="002C2DC7" w:rsidRPr="002C2DC7">
              <w:rPr>
                <w:rStyle w:val="ac"/>
                <w:rFonts w:ascii="微軟正黑體" w:eastAsia="微軟正黑體" w:hAnsi="微軟正黑體"/>
                <w:noProof/>
              </w:rPr>
              <w:t>2.</w:t>
            </w:r>
            <w:r w:rsidR="002C2DC7" w:rsidRPr="002C2DC7">
              <w:rPr>
                <w:rFonts w:ascii="微軟正黑體" w:eastAsia="微軟正黑體" w:hAnsi="微軟正黑體" w:cstheme="minorBidi"/>
                <w:noProof/>
              </w:rPr>
              <w:tab/>
            </w:r>
            <w:r w:rsidR="002C2DC7" w:rsidRPr="002C2DC7">
              <w:rPr>
                <w:rStyle w:val="ac"/>
                <w:rFonts w:ascii="微軟正黑體" w:eastAsia="微軟正黑體" w:hAnsi="微軟正黑體" w:hint="eastAsia"/>
                <w:noProof/>
              </w:rPr>
              <w:t>卡片資訊：</w:t>
            </w:r>
            <w:r w:rsidR="002C2DC7" w:rsidRPr="002C2DC7">
              <w:rPr>
                <w:rFonts w:ascii="微軟正黑體" w:eastAsia="微軟正黑體" w:hAnsi="微軟正黑體"/>
                <w:noProof/>
                <w:webHidden/>
              </w:rPr>
              <w:tab/>
            </w:r>
            <w:r w:rsidR="002C2DC7" w:rsidRPr="002C2DC7">
              <w:rPr>
                <w:rFonts w:ascii="微軟正黑體" w:eastAsia="微軟正黑體" w:hAnsi="微軟正黑體"/>
                <w:noProof/>
                <w:webHidden/>
              </w:rPr>
              <w:fldChar w:fldCharType="begin"/>
            </w:r>
            <w:r w:rsidR="002C2DC7" w:rsidRPr="002C2DC7">
              <w:rPr>
                <w:rFonts w:ascii="微軟正黑體" w:eastAsia="微軟正黑體" w:hAnsi="微軟正黑體"/>
                <w:noProof/>
                <w:webHidden/>
              </w:rPr>
              <w:instrText xml:space="preserve"> PAGEREF _Toc81398692 \h </w:instrText>
            </w:r>
            <w:r w:rsidR="002C2DC7" w:rsidRPr="002C2DC7">
              <w:rPr>
                <w:rFonts w:ascii="微軟正黑體" w:eastAsia="微軟正黑體" w:hAnsi="微軟正黑體"/>
                <w:noProof/>
                <w:webHidden/>
              </w:rPr>
            </w:r>
            <w:r w:rsidR="002C2DC7" w:rsidRPr="002C2DC7">
              <w:rPr>
                <w:rFonts w:ascii="微軟正黑體" w:eastAsia="微軟正黑體" w:hAnsi="微軟正黑體"/>
                <w:noProof/>
                <w:webHidden/>
              </w:rPr>
              <w:fldChar w:fldCharType="separate"/>
            </w:r>
            <w:r w:rsidR="002C2DC7">
              <w:rPr>
                <w:rFonts w:ascii="微軟正黑體" w:eastAsia="微軟正黑體" w:hAnsi="微軟正黑體"/>
                <w:noProof/>
                <w:webHidden/>
              </w:rPr>
              <w:t>10</w:t>
            </w:r>
            <w:r w:rsidR="002C2DC7" w:rsidRPr="002C2DC7">
              <w:rPr>
                <w:rFonts w:ascii="微軟正黑體" w:eastAsia="微軟正黑體" w:hAnsi="微軟正黑體"/>
                <w:noProof/>
                <w:webHidden/>
              </w:rPr>
              <w:fldChar w:fldCharType="end"/>
            </w:r>
          </w:hyperlink>
        </w:p>
        <w:p w14:paraId="34965CAA" w14:textId="07592D04" w:rsidR="002C2DC7" w:rsidRPr="002C2DC7" w:rsidRDefault="00807D4E" w:rsidP="002C2DC7">
          <w:pPr>
            <w:pStyle w:val="21"/>
            <w:tabs>
              <w:tab w:val="left" w:pos="1200"/>
            </w:tabs>
            <w:spacing w:line="400" w:lineRule="exact"/>
            <w:rPr>
              <w:rFonts w:ascii="微軟正黑體" w:hAnsi="微軟正黑體" w:cstheme="minorBidi"/>
              <w:sz w:val="24"/>
              <w:szCs w:val="24"/>
            </w:rPr>
          </w:pPr>
          <w:hyperlink w:anchor="_Toc81398693" w:history="1">
            <w:r w:rsidR="002C2DC7" w:rsidRPr="002C2DC7">
              <w:rPr>
                <w:rStyle w:val="ac"/>
                <w:rFonts w:ascii="微軟正黑體" w:hAnsi="微軟正黑體" w:hint="eastAsia"/>
                <w:sz w:val="24"/>
                <w:szCs w:val="24"/>
              </w:rPr>
              <w:t>二、</w:t>
            </w:r>
            <w:r w:rsidR="002C2DC7" w:rsidRPr="002C2DC7">
              <w:rPr>
                <w:rFonts w:ascii="微軟正黑體" w:hAnsi="微軟正黑體" w:cstheme="minorBidi"/>
                <w:sz w:val="24"/>
                <w:szCs w:val="24"/>
              </w:rPr>
              <w:tab/>
            </w:r>
            <w:r w:rsidR="002C2DC7" w:rsidRPr="002C2DC7">
              <w:rPr>
                <w:rStyle w:val="ac"/>
                <w:rFonts w:ascii="微軟正黑體" w:hAnsi="微軟正黑體" w:hint="eastAsia"/>
                <w:sz w:val="24"/>
                <w:szCs w:val="24"/>
              </w:rPr>
              <w:t>信用卡服務流程</w:t>
            </w:r>
            <w:r w:rsidR="002C2DC7" w:rsidRPr="002C2DC7">
              <w:rPr>
                <w:rFonts w:ascii="微軟正黑體" w:hAnsi="微軟正黑體"/>
                <w:webHidden/>
                <w:sz w:val="24"/>
                <w:szCs w:val="24"/>
              </w:rPr>
              <w:tab/>
            </w:r>
            <w:r w:rsidR="002C2DC7" w:rsidRPr="002C2DC7">
              <w:rPr>
                <w:rFonts w:ascii="微軟正黑體" w:hAnsi="微軟正黑體"/>
                <w:webHidden/>
                <w:sz w:val="24"/>
                <w:szCs w:val="24"/>
              </w:rPr>
              <w:fldChar w:fldCharType="begin"/>
            </w:r>
            <w:r w:rsidR="002C2DC7" w:rsidRPr="002C2DC7">
              <w:rPr>
                <w:rFonts w:ascii="微軟正黑體" w:hAnsi="微軟正黑體"/>
                <w:webHidden/>
                <w:sz w:val="24"/>
                <w:szCs w:val="24"/>
              </w:rPr>
              <w:instrText xml:space="preserve"> PAGEREF _Toc81398693 \h </w:instrText>
            </w:r>
            <w:r w:rsidR="002C2DC7" w:rsidRPr="002C2DC7">
              <w:rPr>
                <w:rFonts w:ascii="微軟正黑體" w:hAnsi="微軟正黑體"/>
                <w:webHidden/>
                <w:sz w:val="24"/>
                <w:szCs w:val="24"/>
              </w:rPr>
            </w:r>
            <w:r w:rsidR="002C2DC7" w:rsidRPr="002C2DC7">
              <w:rPr>
                <w:rFonts w:ascii="微軟正黑體" w:hAnsi="微軟正黑體"/>
                <w:webHidden/>
                <w:sz w:val="24"/>
                <w:szCs w:val="24"/>
              </w:rPr>
              <w:fldChar w:fldCharType="separate"/>
            </w:r>
            <w:r w:rsidR="002C2DC7">
              <w:rPr>
                <w:rFonts w:ascii="微軟正黑體" w:hAnsi="微軟正黑體"/>
                <w:webHidden/>
                <w:sz w:val="24"/>
                <w:szCs w:val="24"/>
              </w:rPr>
              <w:t>16</w:t>
            </w:r>
            <w:r w:rsidR="002C2DC7" w:rsidRPr="002C2DC7">
              <w:rPr>
                <w:rFonts w:ascii="微軟正黑體" w:hAnsi="微軟正黑體"/>
                <w:webHidden/>
                <w:sz w:val="24"/>
                <w:szCs w:val="24"/>
              </w:rPr>
              <w:fldChar w:fldCharType="end"/>
            </w:r>
          </w:hyperlink>
        </w:p>
        <w:p w14:paraId="076DC3DF" w14:textId="16FA8818" w:rsidR="002C2DC7" w:rsidRPr="002C2DC7" w:rsidRDefault="00807D4E" w:rsidP="002C2DC7">
          <w:pPr>
            <w:pStyle w:val="3"/>
            <w:spacing w:line="400" w:lineRule="exact"/>
            <w:rPr>
              <w:rFonts w:ascii="微軟正黑體" w:eastAsia="微軟正黑體" w:hAnsi="微軟正黑體" w:cstheme="minorBidi"/>
              <w:noProof/>
            </w:rPr>
          </w:pPr>
          <w:hyperlink w:anchor="_Toc81398694" w:history="1">
            <w:r w:rsidR="002C2DC7" w:rsidRPr="002C2DC7">
              <w:rPr>
                <w:rStyle w:val="ac"/>
                <w:rFonts w:ascii="微軟正黑體" w:eastAsia="微軟正黑體" w:hAnsi="微軟正黑體"/>
                <w:noProof/>
              </w:rPr>
              <w:t>1.</w:t>
            </w:r>
            <w:r w:rsidR="002C2DC7" w:rsidRPr="002C2DC7">
              <w:rPr>
                <w:rFonts w:ascii="微軟正黑體" w:eastAsia="微軟正黑體" w:hAnsi="微軟正黑體" w:cstheme="minorBidi"/>
                <w:noProof/>
              </w:rPr>
              <w:tab/>
            </w:r>
            <w:r w:rsidR="002C2DC7" w:rsidRPr="002C2DC7">
              <w:rPr>
                <w:rStyle w:val="ac"/>
                <w:rFonts w:ascii="微軟正黑體" w:eastAsia="微軟正黑體" w:hAnsi="微軟正黑體" w:hint="eastAsia"/>
                <w:noProof/>
              </w:rPr>
              <w:t>啟用卡片</w:t>
            </w:r>
            <w:r w:rsidR="002C2DC7" w:rsidRPr="002C2DC7">
              <w:rPr>
                <w:rStyle w:val="ac"/>
                <w:rFonts w:ascii="微軟正黑體" w:eastAsia="微軟正黑體" w:hAnsi="微軟正黑體"/>
                <w:noProof/>
              </w:rPr>
              <w:t>(</w:t>
            </w:r>
            <w:r w:rsidR="002C2DC7" w:rsidRPr="002C2DC7">
              <w:rPr>
                <w:rStyle w:val="ac"/>
                <w:rFonts w:ascii="微軟正黑體" w:eastAsia="微軟正黑體" w:hAnsi="微軟正黑體" w:hint="eastAsia"/>
                <w:noProof/>
              </w:rPr>
              <w:t>未登</w:t>
            </w:r>
            <w:r w:rsidR="002C2DC7" w:rsidRPr="002C2DC7">
              <w:rPr>
                <w:rStyle w:val="ac"/>
                <w:rFonts w:ascii="微軟正黑體" w:eastAsia="微軟正黑體" w:hAnsi="微軟正黑體"/>
                <w:noProof/>
              </w:rPr>
              <w:t>)</w:t>
            </w:r>
            <w:r w:rsidR="002C2DC7" w:rsidRPr="002C2DC7">
              <w:rPr>
                <w:rFonts w:ascii="微軟正黑體" w:eastAsia="微軟正黑體" w:hAnsi="微軟正黑體"/>
                <w:noProof/>
                <w:webHidden/>
              </w:rPr>
              <w:tab/>
            </w:r>
            <w:r w:rsidR="002C2DC7" w:rsidRPr="002C2DC7">
              <w:rPr>
                <w:rFonts w:ascii="微軟正黑體" w:eastAsia="微軟正黑體" w:hAnsi="微軟正黑體"/>
                <w:noProof/>
                <w:webHidden/>
              </w:rPr>
              <w:fldChar w:fldCharType="begin"/>
            </w:r>
            <w:r w:rsidR="002C2DC7" w:rsidRPr="002C2DC7">
              <w:rPr>
                <w:rFonts w:ascii="微軟正黑體" w:eastAsia="微軟正黑體" w:hAnsi="微軟正黑體"/>
                <w:noProof/>
                <w:webHidden/>
              </w:rPr>
              <w:instrText xml:space="preserve"> PAGEREF _Toc81398694 \h </w:instrText>
            </w:r>
            <w:r w:rsidR="002C2DC7" w:rsidRPr="002C2DC7">
              <w:rPr>
                <w:rFonts w:ascii="微軟正黑體" w:eastAsia="微軟正黑體" w:hAnsi="微軟正黑體"/>
                <w:noProof/>
                <w:webHidden/>
              </w:rPr>
            </w:r>
            <w:r w:rsidR="002C2DC7" w:rsidRPr="002C2DC7">
              <w:rPr>
                <w:rFonts w:ascii="微軟正黑體" w:eastAsia="微軟正黑體" w:hAnsi="微軟正黑體"/>
                <w:noProof/>
                <w:webHidden/>
              </w:rPr>
              <w:fldChar w:fldCharType="separate"/>
            </w:r>
            <w:r w:rsidR="002C2DC7">
              <w:rPr>
                <w:rFonts w:ascii="微軟正黑體" w:eastAsia="微軟正黑體" w:hAnsi="微軟正黑體"/>
                <w:noProof/>
                <w:webHidden/>
              </w:rPr>
              <w:t>16</w:t>
            </w:r>
            <w:r w:rsidR="002C2DC7" w:rsidRPr="002C2DC7">
              <w:rPr>
                <w:rFonts w:ascii="微軟正黑體" w:eastAsia="微軟正黑體" w:hAnsi="微軟正黑體"/>
                <w:noProof/>
                <w:webHidden/>
              </w:rPr>
              <w:fldChar w:fldCharType="end"/>
            </w:r>
          </w:hyperlink>
        </w:p>
        <w:p w14:paraId="18FFFAE3" w14:textId="533CB829" w:rsidR="002C2DC7" w:rsidRPr="002C2DC7" w:rsidRDefault="00807D4E" w:rsidP="002C2DC7">
          <w:pPr>
            <w:pStyle w:val="3"/>
            <w:spacing w:line="400" w:lineRule="exact"/>
            <w:rPr>
              <w:rFonts w:ascii="微軟正黑體" w:eastAsia="微軟正黑體" w:hAnsi="微軟正黑體" w:cstheme="minorBidi"/>
              <w:noProof/>
            </w:rPr>
          </w:pPr>
          <w:hyperlink w:anchor="_Toc81398695" w:history="1">
            <w:r w:rsidR="002C2DC7" w:rsidRPr="002C2DC7">
              <w:rPr>
                <w:rStyle w:val="ac"/>
                <w:rFonts w:ascii="微軟正黑體" w:eastAsia="微軟正黑體" w:hAnsi="微軟正黑體"/>
                <w:noProof/>
              </w:rPr>
              <w:t>2.</w:t>
            </w:r>
            <w:r w:rsidR="002C2DC7" w:rsidRPr="002C2DC7">
              <w:rPr>
                <w:rFonts w:ascii="微軟正黑體" w:eastAsia="微軟正黑體" w:hAnsi="微軟正黑體" w:cstheme="minorBidi"/>
                <w:noProof/>
              </w:rPr>
              <w:tab/>
            </w:r>
            <w:r w:rsidR="002C2DC7" w:rsidRPr="002C2DC7">
              <w:rPr>
                <w:rStyle w:val="ac"/>
                <w:rFonts w:ascii="微軟正黑體" w:eastAsia="微軟正黑體" w:hAnsi="微軟正黑體" w:hint="eastAsia"/>
                <w:noProof/>
              </w:rPr>
              <w:t>線上開卡</w:t>
            </w:r>
            <w:r w:rsidR="002C2DC7" w:rsidRPr="002C2DC7">
              <w:rPr>
                <w:rStyle w:val="ac"/>
                <w:rFonts w:ascii="微軟正黑體" w:eastAsia="微軟正黑體" w:hAnsi="微軟正黑體"/>
                <w:noProof/>
              </w:rPr>
              <w:t>(</w:t>
            </w:r>
            <w:r w:rsidR="002C2DC7" w:rsidRPr="002C2DC7">
              <w:rPr>
                <w:rStyle w:val="ac"/>
                <w:rFonts w:ascii="微軟正黑體" w:eastAsia="微軟正黑體" w:hAnsi="微軟正黑體" w:hint="eastAsia"/>
                <w:noProof/>
              </w:rPr>
              <w:t>未登</w:t>
            </w:r>
            <w:r w:rsidR="002C2DC7" w:rsidRPr="002C2DC7">
              <w:rPr>
                <w:rStyle w:val="ac"/>
                <w:rFonts w:ascii="微軟正黑體" w:eastAsia="微軟正黑體" w:hAnsi="微軟正黑體"/>
                <w:noProof/>
              </w:rPr>
              <w:t>)</w:t>
            </w:r>
            <w:r w:rsidR="002C2DC7" w:rsidRPr="002C2DC7">
              <w:rPr>
                <w:rFonts w:ascii="微軟正黑體" w:eastAsia="微軟正黑體" w:hAnsi="微軟正黑體"/>
                <w:noProof/>
                <w:webHidden/>
              </w:rPr>
              <w:tab/>
            </w:r>
            <w:r w:rsidR="002C2DC7" w:rsidRPr="002C2DC7">
              <w:rPr>
                <w:rFonts w:ascii="微軟正黑體" w:eastAsia="微軟正黑體" w:hAnsi="微軟正黑體"/>
                <w:noProof/>
                <w:webHidden/>
              </w:rPr>
              <w:fldChar w:fldCharType="begin"/>
            </w:r>
            <w:r w:rsidR="002C2DC7" w:rsidRPr="002C2DC7">
              <w:rPr>
                <w:rFonts w:ascii="微軟正黑體" w:eastAsia="微軟正黑體" w:hAnsi="微軟正黑體"/>
                <w:noProof/>
                <w:webHidden/>
              </w:rPr>
              <w:instrText xml:space="preserve"> PAGEREF _Toc81398695 \h </w:instrText>
            </w:r>
            <w:r w:rsidR="002C2DC7" w:rsidRPr="002C2DC7">
              <w:rPr>
                <w:rFonts w:ascii="微軟正黑體" w:eastAsia="微軟正黑體" w:hAnsi="微軟正黑體"/>
                <w:noProof/>
                <w:webHidden/>
              </w:rPr>
            </w:r>
            <w:r w:rsidR="002C2DC7" w:rsidRPr="002C2DC7">
              <w:rPr>
                <w:rFonts w:ascii="微軟正黑體" w:eastAsia="微軟正黑體" w:hAnsi="微軟正黑體"/>
                <w:noProof/>
                <w:webHidden/>
              </w:rPr>
              <w:fldChar w:fldCharType="separate"/>
            </w:r>
            <w:r w:rsidR="002C2DC7">
              <w:rPr>
                <w:rFonts w:ascii="微軟正黑體" w:eastAsia="微軟正黑體" w:hAnsi="微軟正黑體"/>
                <w:noProof/>
                <w:webHidden/>
              </w:rPr>
              <w:t>21</w:t>
            </w:r>
            <w:r w:rsidR="002C2DC7" w:rsidRPr="002C2DC7">
              <w:rPr>
                <w:rFonts w:ascii="微軟正黑體" w:eastAsia="微軟正黑體" w:hAnsi="微軟正黑體"/>
                <w:noProof/>
                <w:webHidden/>
              </w:rPr>
              <w:fldChar w:fldCharType="end"/>
            </w:r>
          </w:hyperlink>
        </w:p>
        <w:p w14:paraId="2F4884C6" w14:textId="38398820" w:rsidR="002C2DC7" w:rsidRPr="002C2DC7" w:rsidRDefault="00807D4E" w:rsidP="002C2DC7">
          <w:pPr>
            <w:pStyle w:val="3"/>
            <w:spacing w:line="400" w:lineRule="exact"/>
            <w:rPr>
              <w:rFonts w:ascii="微軟正黑體" w:eastAsia="微軟正黑體" w:hAnsi="微軟正黑體" w:cstheme="minorBidi"/>
              <w:noProof/>
            </w:rPr>
          </w:pPr>
          <w:hyperlink w:anchor="_Toc81398696" w:history="1">
            <w:r w:rsidR="002C2DC7" w:rsidRPr="002C2DC7">
              <w:rPr>
                <w:rStyle w:val="ac"/>
                <w:rFonts w:ascii="微軟正黑體" w:eastAsia="微軟正黑體" w:hAnsi="微軟正黑體"/>
                <w:noProof/>
              </w:rPr>
              <w:t>3.</w:t>
            </w:r>
            <w:r w:rsidR="002C2DC7" w:rsidRPr="002C2DC7">
              <w:rPr>
                <w:rFonts w:ascii="微軟正黑體" w:eastAsia="微軟正黑體" w:hAnsi="微軟正黑體" w:cstheme="minorBidi"/>
                <w:noProof/>
              </w:rPr>
              <w:tab/>
            </w:r>
            <w:r w:rsidR="002C2DC7" w:rsidRPr="002C2DC7">
              <w:rPr>
                <w:rStyle w:val="ac"/>
                <w:rFonts w:ascii="微軟正黑體" w:eastAsia="微軟正黑體" w:hAnsi="微軟正黑體" w:hint="eastAsia"/>
                <w:noProof/>
              </w:rPr>
              <w:t>申辦進度</w:t>
            </w:r>
            <w:r w:rsidR="002C2DC7" w:rsidRPr="002C2DC7">
              <w:rPr>
                <w:rStyle w:val="ac"/>
                <w:rFonts w:ascii="微軟正黑體" w:eastAsia="微軟正黑體" w:hAnsi="微軟正黑體"/>
                <w:noProof/>
              </w:rPr>
              <w:t>(</w:t>
            </w:r>
            <w:r w:rsidR="002C2DC7" w:rsidRPr="002C2DC7">
              <w:rPr>
                <w:rStyle w:val="ac"/>
                <w:rFonts w:ascii="微軟正黑體" w:eastAsia="微軟正黑體" w:hAnsi="微軟正黑體" w:hint="eastAsia"/>
                <w:noProof/>
              </w:rPr>
              <w:t>未登</w:t>
            </w:r>
            <w:r w:rsidR="002C2DC7" w:rsidRPr="002C2DC7">
              <w:rPr>
                <w:rStyle w:val="ac"/>
                <w:rFonts w:ascii="微軟正黑體" w:eastAsia="微軟正黑體" w:hAnsi="微軟正黑體"/>
                <w:noProof/>
              </w:rPr>
              <w:t>)</w:t>
            </w:r>
            <w:r w:rsidR="002C2DC7" w:rsidRPr="002C2DC7">
              <w:rPr>
                <w:rFonts w:ascii="微軟正黑體" w:eastAsia="微軟正黑體" w:hAnsi="微軟正黑體"/>
                <w:noProof/>
                <w:webHidden/>
              </w:rPr>
              <w:tab/>
            </w:r>
            <w:r w:rsidR="002C2DC7" w:rsidRPr="002C2DC7">
              <w:rPr>
                <w:rFonts w:ascii="微軟正黑體" w:eastAsia="微軟正黑體" w:hAnsi="微軟正黑體"/>
                <w:noProof/>
                <w:webHidden/>
              </w:rPr>
              <w:fldChar w:fldCharType="begin"/>
            </w:r>
            <w:r w:rsidR="002C2DC7" w:rsidRPr="002C2DC7">
              <w:rPr>
                <w:rFonts w:ascii="微軟正黑體" w:eastAsia="微軟正黑體" w:hAnsi="微軟正黑體"/>
                <w:noProof/>
                <w:webHidden/>
              </w:rPr>
              <w:instrText xml:space="preserve"> PAGEREF _Toc81398696 \h </w:instrText>
            </w:r>
            <w:r w:rsidR="002C2DC7" w:rsidRPr="002C2DC7">
              <w:rPr>
                <w:rFonts w:ascii="微軟正黑體" w:eastAsia="微軟正黑體" w:hAnsi="微軟正黑體"/>
                <w:noProof/>
                <w:webHidden/>
              </w:rPr>
            </w:r>
            <w:r w:rsidR="002C2DC7" w:rsidRPr="002C2DC7">
              <w:rPr>
                <w:rFonts w:ascii="微軟正黑體" w:eastAsia="微軟正黑體" w:hAnsi="微軟正黑體"/>
                <w:noProof/>
                <w:webHidden/>
              </w:rPr>
              <w:fldChar w:fldCharType="separate"/>
            </w:r>
            <w:r w:rsidR="002C2DC7">
              <w:rPr>
                <w:rFonts w:ascii="微軟正黑體" w:eastAsia="微軟正黑體" w:hAnsi="微軟正黑體"/>
                <w:noProof/>
                <w:webHidden/>
              </w:rPr>
              <w:t>23</w:t>
            </w:r>
            <w:r w:rsidR="002C2DC7" w:rsidRPr="002C2DC7">
              <w:rPr>
                <w:rFonts w:ascii="微軟正黑體" w:eastAsia="微軟正黑體" w:hAnsi="微軟正黑體"/>
                <w:noProof/>
                <w:webHidden/>
              </w:rPr>
              <w:fldChar w:fldCharType="end"/>
            </w:r>
          </w:hyperlink>
        </w:p>
        <w:p w14:paraId="62F6258B" w14:textId="30259573" w:rsidR="003E793D" w:rsidRPr="002C2DC7" w:rsidRDefault="00DA5CAC" w:rsidP="002C2DC7">
          <w:pPr>
            <w:pStyle w:val="3"/>
            <w:spacing w:line="400" w:lineRule="exact"/>
            <w:ind w:leftChars="0" w:left="0"/>
            <w:rPr>
              <w:rFonts w:cstheme="minorBidi"/>
              <w:noProof/>
            </w:rPr>
          </w:pPr>
          <w:r w:rsidRPr="0000396A">
            <w:rPr>
              <w:lang w:val="zh-TW"/>
            </w:rPr>
            <w:fldChar w:fldCharType="end"/>
          </w:r>
        </w:p>
      </w:sdtContent>
    </w:sdt>
    <w:p w14:paraId="3ACC0E0C" w14:textId="17AD006D" w:rsidR="00063C11" w:rsidRPr="00335BA3" w:rsidRDefault="00063C11" w:rsidP="009757FD">
      <w:pPr>
        <w:pStyle w:val="10"/>
        <w:spacing w:before="120" w:after="120" w:line="0" w:lineRule="atLeast"/>
        <w:rPr>
          <w:rFonts w:ascii="Century Gothic" w:eastAsia="微軟正黑體" w:hAnsi="Century Gothic"/>
          <w:sz w:val="28"/>
          <w:szCs w:val="22"/>
        </w:rPr>
      </w:pPr>
      <w:bookmarkStart w:id="2" w:name="_Toc81398686"/>
      <w:r w:rsidRPr="00335BA3">
        <w:rPr>
          <w:rFonts w:ascii="Century Gothic" w:eastAsia="微軟正黑體" w:hAnsi="Century Gothic"/>
          <w:sz w:val="28"/>
          <w:szCs w:val="22"/>
        </w:rPr>
        <w:t>專案目的</w:t>
      </w:r>
      <w:bookmarkEnd w:id="2"/>
    </w:p>
    <w:p w14:paraId="2C244C52" w14:textId="481D3E71" w:rsidR="00017B50" w:rsidRDefault="006920F9" w:rsidP="009757FD">
      <w:pPr>
        <w:spacing w:line="0" w:lineRule="atLeast"/>
        <w:rPr>
          <w:rFonts w:ascii="Century Gothic" w:eastAsia="微軟正黑體" w:hAnsi="Century Gothic"/>
          <w:sz w:val="22"/>
          <w:szCs w:val="22"/>
        </w:rPr>
      </w:pPr>
      <w:r w:rsidRPr="008204F5">
        <w:rPr>
          <w:rFonts w:ascii="Century Gothic" w:eastAsia="微軟正黑體" w:hAnsi="Century Gothic" w:hint="eastAsia"/>
          <w:sz w:val="22"/>
          <w:szCs w:val="22"/>
        </w:rPr>
        <w:t>本行信用卡戶數持續提升，為</w:t>
      </w:r>
      <w:r>
        <w:rPr>
          <w:rFonts w:ascii="Century Gothic" w:eastAsia="微軟正黑體" w:hAnsi="Century Gothic" w:hint="eastAsia"/>
          <w:sz w:val="22"/>
          <w:szCs w:val="22"/>
        </w:rPr>
        <w:t>優化使用者體驗，規劃提供更即時地</w:t>
      </w:r>
      <w:proofErr w:type="gramStart"/>
      <w:r>
        <w:rPr>
          <w:rFonts w:ascii="Century Gothic" w:eastAsia="微軟正黑體" w:hAnsi="Century Gothic" w:hint="eastAsia"/>
          <w:sz w:val="22"/>
          <w:szCs w:val="22"/>
        </w:rPr>
        <w:t>信用卡線上管理服務</w:t>
      </w:r>
      <w:proofErr w:type="gramEnd"/>
      <w:r>
        <w:rPr>
          <w:rFonts w:ascii="Century Gothic" w:eastAsia="微軟正黑體" w:hAnsi="Century Gothic" w:hint="eastAsia"/>
          <w:sz w:val="22"/>
          <w:szCs w:val="22"/>
        </w:rPr>
        <w:t>，</w:t>
      </w:r>
      <w:proofErr w:type="gramStart"/>
      <w:r>
        <w:rPr>
          <w:rFonts w:ascii="Century Gothic" w:eastAsia="微軟正黑體" w:hAnsi="Century Gothic" w:hint="eastAsia"/>
          <w:sz w:val="22"/>
          <w:szCs w:val="22"/>
        </w:rPr>
        <w:t>如</w:t>
      </w:r>
      <w:r w:rsidRPr="008204F5">
        <w:rPr>
          <w:rFonts w:ascii="Century Gothic" w:eastAsia="微軟正黑體" w:hAnsi="Century Gothic" w:hint="eastAsia"/>
          <w:sz w:val="22"/>
          <w:szCs w:val="22"/>
        </w:rPr>
        <w:t>線上開</w:t>
      </w:r>
      <w:proofErr w:type="gramEnd"/>
      <w:r w:rsidRPr="008204F5">
        <w:rPr>
          <w:rFonts w:ascii="Century Gothic" w:eastAsia="微軟正黑體" w:hAnsi="Century Gothic" w:hint="eastAsia"/>
          <w:sz w:val="22"/>
          <w:szCs w:val="22"/>
        </w:rPr>
        <w:t>卡</w:t>
      </w:r>
      <w:r>
        <w:rPr>
          <w:rFonts w:ascii="Century Gothic" w:eastAsia="微軟正黑體" w:hAnsi="Century Gothic" w:hint="eastAsia"/>
          <w:sz w:val="22"/>
          <w:szCs w:val="22"/>
        </w:rPr>
        <w:t>、行動</w:t>
      </w:r>
      <w:proofErr w:type="gramStart"/>
      <w:r>
        <w:rPr>
          <w:rFonts w:ascii="Century Gothic" w:eastAsia="微軟正黑體" w:hAnsi="Century Gothic" w:hint="eastAsia"/>
          <w:sz w:val="22"/>
          <w:szCs w:val="22"/>
        </w:rPr>
        <w:t>支付加卡及</w:t>
      </w:r>
      <w:proofErr w:type="gramEnd"/>
      <w:r>
        <w:rPr>
          <w:rFonts w:ascii="Century Gothic" w:eastAsia="微軟正黑體" w:hAnsi="Century Gothic" w:hint="eastAsia"/>
          <w:sz w:val="22"/>
          <w:szCs w:val="22"/>
        </w:rPr>
        <w:t>帳</w:t>
      </w:r>
      <w:proofErr w:type="gramStart"/>
      <w:r>
        <w:rPr>
          <w:rFonts w:ascii="Century Gothic" w:eastAsia="微軟正黑體" w:hAnsi="Century Gothic" w:hint="eastAsia"/>
          <w:sz w:val="22"/>
          <w:szCs w:val="22"/>
        </w:rPr>
        <w:t>務</w:t>
      </w:r>
      <w:proofErr w:type="gramEnd"/>
      <w:r>
        <w:rPr>
          <w:rFonts w:ascii="Century Gothic" w:eastAsia="微軟正黑體" w:hAnsi="Century Gothic" w:hint="eastAsia"/>
          <w:sz w:val="22"/>
          <w:szCs w:val="22"/>
        </w:rPr>
        <w:t>查詢等，讓卡片自主權回歸於客戶，提高</w:t>
      </w:r>
      <w:r>
        <w:rPr>
          <w:rFonts w:ascii="Century Gothic" w:eastAsia="微軟正黑體" w:hAnsi="Century Gothic" w:hint="eastAsia"/>
          <w:sz w:val="22"/>
          <w:szCs w:val="22"/>
        </w:rPr>
        <w:t>CAWHO PAY APP</w:t>
      </w:r>
      <w:r w:rsidRPr="008204F5">
        <w:rPr>
          <w:rFonts w:ascii="Century Gothic" w:eastAsia="微軟正黑體" w:hAnsi="Century Gothic" w:hint="eastAsia"/>
          <w:sz w:val="22"/>
          <w:szCs w:val="22"/>
        </w:rPr>
        <w:t>使用率及</w:t>
      </w:r>
      <w:r>
        <w:rPr>
          <w:rFonts w:ascii="Century Gothic" w:eastAsia="微軟正黑體" w:hAnsi="Century Gothic" w:hint="eastAsia"/>
          <w:sz w:val="22"/>
          <w:szCs w:val="22"/>
        </w:rPr>
        <w:t>信用卡客戶黏著度，以下說明相關需求及規劃內容。</w:t>
      </w:r>
    </w:p>
    <w:p w14:paraId="31CF398B" w14:textId="21436194" w:rsidR="003D4563" w:rsidRDefault="003D4563" w:rsidP="009757FD">
      <w:pPr>
        <w:spacing w:line="0" w:lineRule="atLeast"/>
        <w:rPr>
          <w:rFonts w:ascii="Century Gothic" w:eastAsia="微軟正黑體" w:hAnsi="Century Gothic"/>
          <w:sz w:val="22"/>
          <w:szCs w:val="22"/>
        </w:rPr>
      </w:pPr>
    </w:p>
    <w:p w14:paraId="7FD6575A" w14:textId="563F166B" w:rsidR="00AC5B08" w:rsidRPr="00335BA3" w:rsidRDefault="00AC5B08" w:rsidP="00AC5B08">
      <w:pPr>
        <w:pStyle w:val="10"/>
        <w:spacing w:before="120" w:after="120" w:line="0" w:lineRule="atLeast"/>
        <w:rPr>
          <w:rFonts w:ascii="Century Gothic" w:eastAsia="微軟正黑體" w:hAnsi="Century Gothic"/>
          <w:sz w:val="28"/>
          <w:szCs w:val="22"/>
        </w:rPr>
      </w:pPr>
      <w:bookmarkStart w:id="3" w:name="_Toc81398687"/>
      <w:r>
        <w:rPr>
          <w:rFonts w:ascii="Century Gothic" w:eastAsia="微軟正黑體" w:hAnsi="Century Gothic" w:hint="eastAsia"/>
          <w:sz w:val="28"/>
          <w:szCs w:val="22"/>
        </w:rPr>
        <w:t>開發</w:t>
      </w:r>
      <w:r w:rsidR="006C39E2">
        <w:rPr>
          <w:rFonts w:ascii="Century Gothic" w:eastAsia="微軟正黑體" w:hAnsi="Century Gothic" w:hint="eastAsia"/>
          <w:sz w:val="28"/>
          <w:szCs w:val="22"/>
        </w:rPr>
        <w:t>說明</w:t>
      </w:r>
      <w:bookmarkEnd w:id="3"/>
    </w:p>
    <w:p w14:paraId="7A73FE57" w14:textId="40648224" w:rsidR="00AC5B08" w:rsidRDefault="006C39E2" w:rsidP="009757FD">
      <w:pPr>
        <w:spacing w:line="0" w:lineRule="atLeast"/>
        <w:rPr>
          <w:rFonts w:ascii="Century Gothic" w:eastAsia="微軟正黑體" w:hAnsi="Century Gothic"/>
          <w:sz w:val="22"/>
          <w:szCs w:val="22"/>
        </w:rPr>
      </w:pPr>
      <w:r>
        <w:rPr>
          <w:rFonts w:ascii="Century Gothic" w:eastAsia="微軟正黑體" w:hAnsi="Century Gothic" w:hint="eastAsia"/>
          <w:sz w:val="22"/>
          <w:szCs w:val="22"/>
        </w:rPr>
        <w:t>CAWHO PAY APP</w:t>
      </w:r>
      <w:r>
        <w:rPr>
          <w:rFonts w:ascii="Century Gothic" w:eastAsia="微軟正黑體" w:hAnsi="Century Gothic" w:hint="eastAsia"/>
          <w:sz w:val="22"/>
          <w:szCs w:val="22"/>
        </w:rPr>
        <w:t>第一階段規劃將內嵌信用卡卡網，提供啟用卡片、</w:t>
      </w:r>
      <w:proofErr w:type="gramStart"/>
      <w:r>
        <w:rPr>
          <w:rFonts w:ascii="Century Gothic" w:eastAsia="微軟正黑體" w:hAnsi="Century Gothic" w:hint="eastAsia"/>
          <w:sz w:val="22"/>
          <w:szCs w:val="22"/>
        </w:rPr>
        <w:t>線上開</w:t>
      </w:r>
      <w:proofErr w:type="gramEnd"/>
      <w:r>
        <w:rPr>
          <w:rFonts w:ascii="Century Gothic" w:eastAsia="微軟正黑體" w:hAnsi="Century Gothic" w:hint="eastAsia"/>
          <w:sz w:val="22"/>
          <w:szCs w:val="22"/>
        </w:rPr>
        <w:t>卡、行動</w:t>
      </w:r>
      <w:proofErr w:type="gramStart"/>
      <w:r>
        <w:rPr>
          <w:rFonts w:ascii="Century Gothic" w:eastAsia="微軟正黑體" w:hAnsi="Century Gothic" w:hint="eastAsia"/>
          <w:sz w:val="22"/>
          <w:szCs w:val="22"/>
        </w:rPr>
        <w:t>支付加卡及</w:t>
      </w:r>
      <w:proofErr w:type="gramEnd"/>
      <w:r>
        <w:rPr>
          <w:rFonts w:ascii="Century Gothic" w:eastAsia="微軟正黑體" w:hAnsi="Century Gothic" w:hint="eastAsia"/>
          <w:sz w:val="22"/>
          <w:szCs w:val="22"/>
        </w:rPr>
        <w:t>帳</w:t>
      </w:r>
      <w:proofErr w:type="gramStart"/>
      <w:r>
        <w:rPr>
          <w:rFonts w:ascii="Century Gothic" w:eastAsia="微軟正黑體" w:hAnsi="Century Gothic" w:hint="eastAsia"/>
          <w:sz w:val="22"/>
          <w:szCs w:val="22"/>
        </w:rPr>
        <w:t>務</w:t>
      </w:r>
      <w:proofErr w:type="gramEnd"/>
      <w:r>
        <w:rPr>
          <w:rFonts w:ascii="Century Gothic" w:eastAsia="微軟正黑體" w:hAnsi="Century Gothic" w:hint="eastAsia"/>
          <w:sz w:val="22"/>
          <w:szCs w:val="22"/>
        </w:rPr>
        <w:t>查詢等服務，此專案內容委請</w:t>
      </w:r>
      <w:r w:rsidRPr="006C39E2">
        <w:rPr>
          <w:rFonts w:ascii="Century Gothic" w:eastAsia="微軟正黑體" w:hAnsi="Century Gothic" w:hint="eastAsia"/>
          <w:sz w:val="22"/>
          <w:szCs w:val="22"/>
        </w:rPr>
        <w:t>「迪普資訊整合有限公司」</w:t>
      </w:r>
      <w:r>
        <w:rPr>
          <w:rFonts w:ascii="Century Gothic" w:eastAsia="微軟正黑體" w:hAnsi="Century Gothic" w:hint="eastAsia"/>
          <w:sz w:val="22"/>
          <w:szCs w:val="22"/>
        </w:rPr>
        <w:t>協助開發</w:t>
      </w:r>
      <w:r w:rsidR="00AC5B08">
        <w:rPr>
          <w:rFonts w:ascii="Century Gothic" w:eastAsia="微軟正黑體" w:hAnsi="Century Gothic" w:hint="eastAsia"/>
          <w:sz w:val="22"/>
          <w:szCs w:val="22"/>
        </w:rPr>
        <w:t>。</w:t>
      </w:r>
    </w:p>
    <w:p w14:paraId="0025378A" w14:textId="7093A595" w:rsidR="00565400" w:rsidRPr="00335BA3" w:rsidRDefault="00565400" w:rsidP="00565400">
      <w:pPr>
        <w:pStyle w:val="10"/>
        <w:spacing w:before="120" w:after="120" w:line="0" w:lineRule="atLeast"/>
        <w:rPr>
          <w:rFonts w:ascii="Century Gothic" w:eastAsia="微軟正黑體" w:hAnsi="Century Gothic"/>
          <w:sz w:val="28"/>
          <w:szCs w:val="22"/>
        </w:rPr>
      </w:pPr>
      <w:bookmarkStart w:id="4" w:name="_Toc81398688"/>
      <w:r>
        <w:rPr>
          <w:rFonts w:ascii="Century Gothic" w:eastAsia="微軟正黑體" w:hAnsi="Century Gothic" w:hint="eastAsia"/>
          <w:sz w:val="28"/>
          <w:szCs w:val="22"/>
        </w:rPr>
        <w:t>情境說明</w:t>
      </w:r>
      <w:bookmarkEnd w:id="4"/>
    </w:p>
    <w:p w14:paraId="2ED04EC0" w14:textId="62C55048" w:rsidR="00565400" w:rsidRDefault="00565400" w:rsidP="00565400">
      <w:pPr>
        <w:spacing w:line="0" w:lineRule="atLeast"/>
        <w:rPr>
          <w:rFonts w:ascii="Century Gothic" w:eastAsia="微軟正黑體" w:hAnsi="Century Gothic"/>
          <w:sz w:val="22"/>
          <w:szCs w:val="22"/>
        </w:rPr>
      </w:pPr>
      <w:r>
        <w:rPr>
          <w:rFonts w:ascii="Century Gothic" w:eastAsia="微軟正黑體" w:hAnsi="Century Gothic" w:hint="eastAsia"/>
          <w:sz w:val="22"/>
          <w:szCs w:val="22"/>
        </w:rPr>
        <w:t>客戶得知</w:t>
      </w:r>
      <w:r>
        <w:rPr>
          <w:rFonts w:ascii="Century Gothic" w:eastAsia="微軟正黑體" w:hAnsi="Century Gothic" w:hint="eastAsia"/>
          <w:sz w:val="22"/>
          <w:szCs w:val="22"/>
        </w:rPr>
        <w:t>CAWHO PAY APP</w:t>
      </w:r>
      <w:r>
        <w:rPr>
          <w:rFonts w:ascii="Century Gothic" w:eastAsia="微軟正黑體" w:hAnsi="Century Gothic" w:hint="eastAsia"/>
          <w:sz w:val="22"/>
          <w:szCs w:val="22"/>
        </w:rPr>
        <w:t>有信用卡管理及帳</w:t>
      </w:r>
      <w:proofErr w:type="gramStart"/>
      <w:r>
        <w:rPr>
          <w:rFonts w:ascii="Century Gothic" w:eastAsia="微軟正黑體" w:hAnsi="Century Gothic" w:hint="eastAsia"/>
          <w:sz w:val="22"/>
          <w:szCs w:val="22"/>
        </w:rPr>
        <w:t>務</w:t>
      </w:r>
      <w:proofErr w:type="gramEnd"/>
      <w:r>
        <w:rPr>
          <w:rFonts w:ascii="Century Gothic" w:eastAsia="微軟正黑體" w:hAnsi="Century Gothic" w:hint="eastAsia"/>
          <w:sz w:val="22"/>
          <w:szCs w:val="22"/>
        </w:rPr>
        <w:t>查詢等服務，下載後開啟</w:t>
      </w:r>
      <w:r>
        <w:rPr>
          <w:rFonts w:ascii="Century Gothic" w:eastAsia="微軟正黑體" w:hAnsi="Century Gothic" w:hint="eastAsia"/>
          <w:sz w:val="22"/>
          <w:szCs w:val="22"/>
        </w:rPr>
        <w:t>APP</w:t>
      </w:r>
      <w:r>
        <w:rPr>
          <w:rFonts w:ascii="Century Gothic" w:eastAsia="微軟正黑體" w:hAnsi="Century Gothic" w:hint="eastAsia"/>
          <w:sz w:val="22"/>
          <w:szCs w:val="22"/>
        </w:rPr>
        <w:t>使用卡片狀態查詢、啟用卡片、</w:t>
      </w:r>
      <w:proofErr w:type="gramStart"/>
      <w:r>
        <w:rPr>
          <w:rFonts w:ascii="Century Gothic" w:eastAsia="微軟正黑體" w:hAnsi="Century Gothic" w:hint="eastAsia"/>
          <w:sz w:val="22"/>
          <w:szCs w:val="22"/>
        </w:rPr>
        <w:t>線上開</w:t>
      </w:r>
      <w:proofErr w:type="gramEnd"/>
      <w:r>
        <w:rPr>
          <w:rFonts w:ascii="Century Gothic" w:eastAsia="微軟正黑體" w:hAnsi="Century Gothic" w:hint="eastAsia"/>
          <w:sz w:val="22"/>
          <w:szCs w:val="22"/>
        </w:rPr>
        <w:t>卡、申辦進度查詢及補件等服務。</w:t>
      </w:r>
    </w:p>
    <w:p w14:paraId="0F63788A" w14:textId="7413DD15" w:rsidR="00AC5B08" w:rsidRPr="00565400" w:rsidRDefault="002C2DC7" w:rsidP="002C2DC7">
      <w:pPr>
        <w:widowControl/>
        <w:rPr>
          <w:rFonts w:ascii="Century Gothic" w:eastAsia="微軟正黑體" w:hAnsi="Century Gothic"/>
          <w:sz w:val="22"/>
          <w:szCs w:val="22"/>
        </w:rPr>
      </w:pPr>
      <w:r>
        <w:rPr>
          <w:rFonts w:ascii="Century Gothic" w:eastAsia="微軟正黑體" w:hAnsi="Century Gothic"/>
          <w:sz w:val="22"/>
          <w:szCs w:val="22"/>
        </w:rPr>
        <w:br w:type="page"/>
      </w:r>
    </w:p>
    <w:p w14:paraId="78651BB8" w14:textId="06586E52" w:rsidR="00063C11" w:rsidRDefault="001249ED" w:rsidP="00AA6225">
      <w:pPr>
        <w:pStyle w:val="10"/>
        <w:spacing w:before="120" w:after="120" w:line="0" w:lineRule="atLeast"/>
        <w:rPr>
          <w:rFonts w:ascii="Century Gothic" w:eastAsia="微軟正黑體" w:hAnsi="Century Gothic"/>
          <w:sz w:val="28"/>
          <w:szCs w:val="22"/>
        </w:rPr>
      </w:pPr>
      <w:bookmarkStart w:id="5" w:name="_Toc81398689"/>
      <w:r>
        <w:rPr>
          <w:rFonts w:ascii="Century Gothic" w:eastAsia="微軟正黑體" w:hAnsi="Century Gothic" w:hint="eastAsia"/>
          <w:sz w:val="28"/>
          <w:szCs w:val="22"/>
        </w:rPr>
        <w:lastRenderedPageBreak/>
        <w:t>需求與頁面</w:t>
      </w:r>
      <w:r w:rsidR="00063C11" w:rsidRPr="00335BA3">
        <w:rPr>
          <w:rFonts w:ascii="Century Gothic" w:eastAsia="微軟正黑體" w:hAnsi="Century Gothic" w:hint="eastAsia"/>
          <w:sz w:val="28"/>
          <w:szCs w:val="22"/>
        </w:rPr>
        <w:t>說明</w:t>
      </w:r>
      <w:bookmarkEnd w:id="5"/>
    </w:p>
    <w:p w14:paraId="73B12A0A" w14:textId="77777777" w:rsidR="005D6907" w:rsidRDefault="005D6907" w:rsidP="005D6907">
      <w:pPr>
        <w:spacing w:line="0" w:lineRule="atLeast"/>
        <w:rPr>
          <w:rFonts w:ascii="Century Gothic" w:eastAsia="微軟正黑體" w:hAnsi="Century Gothic"/>
          <w:sz w:val="22"/>
          <w:szCs w:val="22"/>
        </w:rPr>
      </w:pPr>
      <w:r>
        <w:rPr>
          <w:rFonts w:ascii="Century Gothic" w:eastAsia="微軟正黑體" w:hAnsi="Century Gothic" w:hint="eastAsia"/>
          <w:sz w:val="22"/>
          <w:szCs w:val="22"/>
        </w:rPr>
        <w:t>CAWHO Pay APP</w:t>
      </w:r>
      <w:r>
        <w:rPr>
          <w:rFonts w:ascii="Century Gothic" w:eastAsia="微軟正黑體" w:hAnsi="Century Gothic" w:hint="eastAsia"/>
          <w:sz w:val="22"/>
          <w:szCs w:val="22"/>
        </w:rPr>
        <w:t>頁面，</w:t>
      </w:r>
      <w:proofErr w:type="gramStart"/>
      <w:r>
        <w:rPr>
          <w:rFonts w:ascii="Century Gothic" w:eastAsia="微軟正黑體" w:hAnsi="Century Gothic" w:hint="eastAsia"/>
          <w:sz w:val="22"/>
          <w:szCs w:val="22"/>
        </w:rPr>
        <w:t>將依綁定</w:t>
      </w:r>
      <w:proofErr w:type="gramEnd"/>
      <w:r>
        <w:rPr>
          <w:rFonts w:ascii="Century Gothic" w:eastAsia="微軟正黑體" w:hAnsi="Century Gothic" w:hint="eastAsia"/>
          <w:sz w:val="22"/>
          <w:szCs w:val="22"/>
        </w:rPr>
        <w:t>/</w:t>
      </w:r>
      <w:r>
        <w:rPr>
          <w:rFonts w:ascii="Century Gothic" w:eastAsia="微軟正黑體" w:hAnsi="Century Gothic" w:hint="eastAsia"/>
          <w:sz w:val="22"/>
          <w:szCs w:val="22"/>
        </w:rPr>
        <w:t>會員狀態顯示對照版本如下表</w:t>
      </w:r>
    </w:p>
    <w:tbl>
      <w:tblPr>
        <w:tblW w:w="97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93"/>
        <w:gridCol w:w="992"/>
        <w:gridCol w:w="996"/>
        <w:gridCol w:w="845"/>
        <w:gridCol w:w="845"/>
        <w:gridCol w:w="845"/>
        <w:gridCol w:w="845"/>
        <w:gridCol w:w="845"/>
        <w:gridCol w:w="845"/>
        <w:gridCol w:w="845"/>
        <w:gridCol w:w="845"/>
      </w:tblGrid>
      <w:tr w:rsidR="005D6907" w:rsidRPr="00394B03" w14:paraId="00594D7D" w14:textId="77777777" w:rsidTr="005D6907">
        <w:trPr>
          <w:trHeight w:val="256"/>
        </w:trPr>
        <w:tc>
          <w:tcPr>
            <w:tcW w:w="993" w:type="dxa"/>
            <w:vMerge w:val="restart"/>
            <w:shd w:val="clear" w:color="auto" w:fill="auto"/>
            <w:noWrap/>
            <w:vAlign w:val="center"/>
          </w:tcPr>
          <w:p w14:paraId="6EA6AF7A"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大項</w:t>
            </w:r>
          </w:p>
        </w:tc>
        <w:tc>
          <w:tcPr>
            <w:tcW w:w="992" w:type="dxa"/>
            <w:vMerge w:val="restart"/>
            <w:shd w:val="clear" w:color="auto" w:fill="auto"/>
            <w:noWrap/>
            <w:vAlign w:val="center"/>
          </w:tcPr>
          <w:p w14:paraId="0BA6C041"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細項</w:t>
            </w:r>
          </w:p>
        </w:tc>
        <w:tc>
          <w:tcPr>
            <w:tcW w:w="996" w:type="dxa"/>
            <w:vMerge w:val="restart"/>
            <w:vAlign w:val="center"/>
          </w:tcPr>
          <w:p w14:paraId="172A2481"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Native</w:t>
            </w:r>
          </w:p>
          <w:p w14:paraId="46C726C1"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color w:val="000000"/>
                <w:kern w:val="0"/>
                <w:sz w:val="20"/>
                <w:szCs w:val="20"/>
              </w:rPr>
              <w:t>Web</w:t>
            </w:r>
          </w:p>
        </w:tc>
        <w:tc>
          <w:tcPr>
            <w:tcW w:w="845" w:type="dxa"/>
            <w:shd w:val="clear" w:color="auto" w:fill="D9D9D9" w:themeFill="background1" w:themeFillShade="D9"/>
            <w:noWrap/>
            <w:vAlign w:val="center"/>
          </w:tcPr>
          <w:p w14:paraId="6126954D"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未綁定</w:t>
            </w:r>
          </w:p>
        </w:tc>
        <w:tc>
          <w:tcPr>
            <w:tcW w:w="5915" w:type="dxa"/>
            <w:gridSpan w:val="7"/>
            <w:shd w:val="clear" w:color="auto" w:fill="D9D9D9" w:themeFill="background1" w:themeFillShade="D9"/>
            <w:noWrap/>
            <w:vAlign w:val="center"/>
          </w:tcPr>
          <w:p w14:paraId="203A86FD"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已綁定</w:t>
            </w:r>
          </w:p>
        </w:tc>
      </w:tr>
      <w:tr w:rsidR="005D6907" w:rsidRPr="00394B03" w14:paraId="31031176" w14:textId="77777777" w:rsidTr="005D6907">
        <w:trPr>
          <w:trHeight w:val="256"/>
        </w:trPr>
        <w:tc>
          <w:tcPr>
            <w:tcW w:w="993" w:type="dxa"/>
            <w:vMerge/>
            <w:shd w:val="clear" w:color="auto" w:fill="auto"/>
            <w:noWrap/>
            <w:vAlign w:val="center"/>
          </w:tcPr>
          <w:p w14:paraId="7CFE6303" w14:textId="77777777" w:rsidR="005D6907" w:rsidRPr="00394B03" w:rsidRDefault="005D6907" w:rsidP="005D6907">
            <w:pPr>
              <w:widowControl/>
              <w:rPr>
                <w:rFonts w:ascii="Microsoft JhengHei Light" w:eastAsia="Microsoft JhengHei Light" w:hAnsi="Microsoft JhengHei Light" w:cs="新細明體"/>
                <w:color w:val="000000"/>
                <w:kern w:val="0"/>
                <w:sz w:val="20"/>
                <w:szCs w:val="20"/>
              </w:rPr>
            </w:pPr>
          </w:p>
        </w:tc>
        <w:tc>
          <w:tcPr>
            <w:tcW w:w="992" w:type="dxa"/>
            <w:vMerge/>
            <w:shd w:val="clear" w:color="auto" w:fill="auto"/>
            <w:noWrap/>
            <w:vAlign w:val="center"/>
          </w:tcPr>
          <w:p w14:paraId="4629698B" w14:textId="77777777" w:rsidR="005D6907" w:rsidRPr="00394B03" w:rsidRDefault="005D6907" w:rsidP="005D6907">
            <w:pPr>
              <w:widowControl/>
              <w:rPr>
                <w:rFonts w:ascii="Microsoft JhengHei Light" w:eastAsia="Microsoft JhengHei Light" w:hAnsi="Microsoft JhengHei Light" w:cs="新細明體"/>
                <w:color w:val="000000"/>
                <w:kern w:val="0"/>
                <w:sz w:val="20"/>
                <w:szCs w:val="20"/>
              </w:rPr>
            </w:pPr>
          </w:p>
        </w:tc>
        <w:tc>
          <w:tcPr>
            <w:tcW w:w="996" w:type="dxa"/>
            <w:vMerge/>
          </w:tcPr>
          <w:p w14:paraId="3DC2E0AC"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783204E4"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p>
        </w:tc>
        <w:tc>
          <w:tcPr>
            <w:tcW w:w="3380" w:type="dxa"/>
            <w:gridSpan w:val="4"/>
            <w:shd w:val="clear" w:color="auto" w:fill="D9D9D9" w:themeFill="background1" w:themeFillShade="D9"/>
            <w:noWrap/>
            <w:vAlign w:val="center"/>
          </w:tcPr>
          <w:p w14:paraId="31F299F0"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電支會員</w:t>
            </w:r>
          </w:p>
        </w:tc>
        <w:tc>
          <w:tcPr>
            <w:tcW w:w="2535" w:type="dxa"/>
            <w:gridSpan w:val="3"/>
            <w:shd w:val="clear" w:color="auto" w:fill="D9D9D9" w:themeFill="background1" w:themeFillShade="D9"/>
            <w:noWrap/>
            <w:vAlign w:val="center"/>
          </w:tcPr>
          <w:p w14:paraId="43085073"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20"/>
                <w:szCs w:val="20"/>
              </w:rPr>
              <w:t>網銀會員</w:t>
            </w:r>
            <w:proofErr w:type="gramEnd"/>
          </w:p>
        </w:tc>
      </w:tr>
      <w:tr w:rsidR="005D6907" w:rsidRPr="00394B03" w14:paraId="65F53289" w14:textId="77777777" w:rsidTr="005D6907">
        <w:trPr>
          <w:trHeight w:val="256"/>
        </w:trPr>
        <w:tc>
          <w:tcPr>
            <w:tcW w:w="993" w:type="dxa"/>
            <w:vMerge/>
            <w:shd w:val="clear" w:color="auto" w:fill="auto"/>
            <w:noWrap/>
            <w:vAlign w:val="center"/>
          </w:tcPr>
          <w:p w14:paraId="5DC1B2DC" w14:textId="77777777" w:rsidR="005D6907" w:rsidRPr="00394B03" w:rsidRDefault="005D6907" w:rsidP="005D6907">
            <w:pPr>
              <w:widowControl/>
              <w:rPr>
                <w:rFonts w:ascii="Microsoft JhengHei Light" w:eastAsia="Microsoft JhengHei Light" w:hAnsi="Microsoft JhengHei Light" w:cs="新細明體"/>
                <w:color w:val="000000"/>
                <w:kern w:val="0"/>
                <w:sz w:val="20"/>
                <w:szCs w:val="20"/>
              </w:rPr>
            </w:pPr>
          </w:p>
        </w:tc>
        <w:tc>
          <w:tcPr>
            <w:tcW w:w="992" w:type="dxa"/>
            <w:vMerge/>
            <w:shd w:val="clear" w:color="auto" w:fill="auto"/>
            <w:noWrap/>
            <w:vAlign w:val="center"/>
          </w:tcPr>
          <w:p w14:paraId="6AF77756" w14:textId="77777777" w:rsidR="005D6907" w:rsidRPr="00394B03" w:rsidRDefault="005D6907" w:rsidP="005D6907">
            <w:pPr>
              <w:widowControl/>
              <w:rPr>
                <w:rFonts w:ascii="Microsoft JhengHei Light" w:eastAsia="Microsoft JhengHei Light" w:hAnsi="Microsoft JhengHei Light" w:cs="新細明體"/>
                <w:color w:val="000000"/>
                <w:kern w:val="0"/>
                <w:sz w:val="20"/>
                <w:szCs w:val="20"/>
              </w:rPr>
            </w:pPr>
          </w:p>
        </w:tc>
        <w:tc>
          <w:tcPr>
            <w:tcW w:w="996" w:type="dxa"/>
            <w:vMerge/>
          </w:tcPr>
          <w:p w14:paraId="32AA2125"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43C64881"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28D86251"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10409505"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18A1A142"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0BB41C8C"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17B7E9D9"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0592EC26"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707A17C3"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16EE8941"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58144E5D"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1E0F3821"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48E90482"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2E5EC3BF"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04884C09"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7BD999FB"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r>
      <w:tr w:rsidR="006D0422" w:rsidRPr="00394B03" w14:paraId="652E05CF" w14:textId="77777777" w:rsidTr="006D0422">
        <w:trPr>
          <w:trHeight w:val="256"/>
        </w:trPr>
        <w:tc>
          <w:tcPr>
            <w:tcW w:w="993" w:type="dxa"/>
            <w:vMerge w:val="restart"/>
            <w:shd w:val="clear" w:color="000000" w:fill="D9D9D9"/>
            <w:noWrap/>
            <w:vAlign w:val="center"/>
          </w:tcPr>
          <w:p w14:paraId="0AA09175" w14:textId="77777777" w:rsidR="006D0422" w:rsidRPr="00394B03" w:rsidRDefault="006D0422" w:rsidP="005D6907">
            <w:pP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APP頁面</w:t>
            </w:r>
          </w:p>
        </w:tc>
        <w:tc>
          <w:tcPr>
            <w:tcW w:w="992" w:type="dxa"/>
            <w:shd w:val="clear" w:color="000000" w:fill="D9D9D9"/>
            <w:noWrap/>
            <w:vAlign w:val="center"/>
          </w:tcPr>
          <w:p w14:paraId="4CF8E741" w14:textId="79ED1AB6" w:rsidR="006D0422" w:rsidRPr="00394B03" w:rsidRDefault="006D0422" w:rsidP="005D6907">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信用卡</w:t>
            </w:r>
          </w:p>
        </w:tc>
        <w:tc>
          <w:tcPr>
            <w:tcW w:w="996" w:type="dxa"/>
            <w:shd w:val="clear" w:color="auto" w:fill="D9D9D9" w:themeFill="background1" w:themeFillShade="D9"/>
            <w:vAlign w:val="center"/>
          </w:tcPr>
          <w:p w14:paraId="03CC99D5" w14:textId="1F40A1B6" w:rsidR="006D0422" w:rsidRDefault="006D0422" w:rsidP="005D6907">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5B364576" w14:textId="479392E2" w:rsidR="006D0422" w:rsidRDefault="006D0422" w:rsidP="005D6907">
            <w:pPr>
              <w:widowControl/>
              <w:jc w:val="both"/>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登入</w:t>
            </w:r>
          </w:p>
        </w:tc>
        <w:tc>
          <w:tcPr>
            <w:tcW w:w="845" w:type="dxa"/>
            <w:shd w:val="clear" w:color="auto" w:fill="auto"/>
            <w:noWrap/>
            <w:vAlign w:val="center"/>
          </w:tcPr>
          <w:p w14:paraId="4C13ABD7" w14:textId="7C0402DA" w:rsidR="006D0422" w:rsidRDefault="006D0422" w:rsidP="005D6907">
            <w:pPr>
              <w:widowControl/>
              <w:jc w:val="both"/>
              <w:rPr>
                <w:rFonts w:ascii="Microsoft JhengHei Light" w:eastAsia="Microsoft JhengHei Light" w:hAnsi="Microsoft JhengHei Light" w:cs="新細明體"/>
                <w:color w:val="000000"/>
                <w:kern w:val="0"/>
                <w:sz w:val="20"/>
                <w:szCs w:val="20"/>
              </w:rPr>
            </w:pPr>
            <w:r w:rsidRPr="00611C13">
              <w:rPr>
                <w:rFonts w:ascii="Microsoft JhengHei Light" w:eastAsia="Microsoft JhengHei Light" w:hAnsi="Microsoft JhengHei Light" w:cs="新細明體" w:hint="eastAsia"/>
                <w:color w:val="000000"/>
                <w:kern w:val="0"/>
                <w:sz w:val="20"/>
                <w:szCs w:val="20"/>
              </w:rPr>
              <w:t>七.1</w:t>
            </w:r>
          </w:p>
        </w:tc>
        <w:tc>
          <w:tcPr>
            <w:tcW w:w="845" w:type="dxa"/>
            <w:shd w:val="clear" w:color="auto" w:fill="auto"/>
            <w:noWrap/>
            <w:vAlign w:val="center"/>
          </w:tcPr>
          <w:p w14:paraId="29B42721" w14:textId="137B79FA" w:rsidR="006D0422" w:rsidRDefault="006D0422" w:rsidP="005D6907">
            <w:pPr>
              <w:widowControl/>
              <w:jc w:val="both"/>
              <w:rPr>
                <w:rFonts w:ascii="Microsoft JhengHei Light" w:eastAsia="Microsoft JhengHei Light" w:hAnsi="Microsoft JhengHei Light" w:cs="新細明體"/>
                <w:color w:val="000000"/>
                <w:kern w:val="0"/>
                <w:sz w:val="20"/>
                <w:szCs w:val="20"/>
              </w:rPr>
            </w:pPr>
            <w:r w:rsidRPr="00611C13">
              <w:rPr>
                <w:rFonts w:ascii="Microsoft JhengHei Light" w:eastAsia="Microsoft JhengHei Light" w:hAnsi="Microsoft JhengHei Light" w:cs="新細明體" w:hint="eastAsia"/>
                <w:color w:val="000000"/>
                <w:kern w:val="0"/>
                <w:sz w:val="20"/>
                <w:szCs w:val="20"/>
              </w:rPr>
              <w:t>七.1</w:t>
            </w:r>
          </w:p>
        </w:tc>
        <w:tc>
          <w:tcPr>
            <w:tcW w:w="845" w:type="dxa"/>
            <w:shd w:val="clear" w:color="auto" w:fill="auto"/>
            <w:noWrap/>
            <w:vAlign w:val="center"/>
          </w:tcPr>
          <w:p w14:paraId="7F4DF686" w14:textId="2A2D9446" w:rsidR="006D0422" w:rsidRPr="007647FB" w:rsidRDefault="006D0422" w:rsidP="005D6907">
            <w:pPr>
              <w:widowControl/>
              <w:jc w:val="both"/>
              <w:rPr>
                <w:rFonts w:ascii="Microsoft JhengHei Light" w:eastAsia="Microsoft JhengHei Light" w:hAnsi="Microsoft JhengHei Light" w:cs="新細明體"/>
                <w:color w:val="000000"/>
                <w:kern w:val="0"/>
                <w:sz w:val="20"/>
                <w:szCs w:val="20"/>
              </w:rPr>
            </w:pPr>
            <w:r w:rsidRPr="00E849B2">
              <w:rPr>
                <w:rFonts w:ascii="Microsoft JhengHei Light" w:eastAsia="Microsoft JhengHei Light" w:hAnsi="Microsoft JhengHei Light" w:cs="新細明體" w:hint="eastAsia"/>
                <w:color w:val="000000"/>
                <w:kern w:val="0"/>
                <w:sz w:val="14"/>
                <w:szCs w:val="20"/>
              </w:rPr>
              <w:t>會員說明頁</w:t>
            </w:r>
          </w:p>
        </w:tc>
        <w:tc>
          <w:tcPr>
            <w:tcW w:w="845" w:type="dxa"/>
            <w:shd w:val="clear" w:color="auto" w:fill="auto"/>
            <w:noWrap/>
            <w:vAlign w:val="center"/>
          </w:tcPr>
          <w:p w14:paraId="6CF77534" w14:textId="17920560" w:rsidR="006D0422" w:rsidRPr="007647FB" w:rsidRDefault="006D0422" w:rsidP="005D6907">
            <w:pPr>
              <w:widowControl/>
              <w:jc w:val="both"/>
              <w:rPr>
                <w:rFonts w:ascii="Microsoft JhengHei Light" w:eastAsia="Microsoft JhengHei Light" w:hAnsi="Microsoft JhengHei Light" w:cs="新細明體"/>
                <w:color w:val="000000"/>
                <w:kern w:val="0"/>
                <w:sz w:val="20"/>
                <w:szCs w:val="20"/>
              </w:rPr>
            </w:pPr>
            <w:r w:rsidRPr="00082E03">
              <w:rPr>
                <w:rFonts w:ascii="Microsoft JhengHei Light" w:eastAsia="Microsoft JhengHei Light" w:hAnsi="Microsoft JhengHei Light" w:cs="新細明體" w:hint="eastAsia"/>
                <w:color w:val="000000"/>
                <w:kern w:val="0"/>
                <w:sz w:val="14"/>
                <w:szCs w:val="20"/>
              </w:rPr>
              <w:t>會員說明頁</w:t>
            </w:r>
          </w:p>
        </w:tc>
        <w:tc>
          <w:tcPr>
            <w:tcW w:w="845" w:type="dxa"/>
            <w:shd w:val="clear" w:color="auto" w:fill="auto"/>
            <w:noWrap/>
            <w:vAlign w:val="center"/>
          </w:tcPr>
          <w:p w14:paraId="6C5835E9" w14:textId="06B6D4E7" w:rsidR="006D0422" w:rsidRDefault="006D0422" w:rsidP="005D6907">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七.1</w:t>
            </w:r>
          </w:p>
        </w:tc>
        <w:tc>
          <w:tcPr>
            <w:tcW w:w="845" w:type="dxa"/>
            <w:shd w:val="clear" w:color="auto" w:fill="FFF2CC" w:themeFill="accent4" w:themeFillTint="33"/>
            <w:noWrap/>
            <w:vAlign w:val="center"/>
          </w:tcPr>
          <w:p w14:paraId="0F192CC0" w14:textId="6BA26989" w:rsidR="006D0422" w:rsidRPr="000D3072" w:rsidRDefault="006D0422" w:rsidP="005D6907">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七.2</w:t>
            </w:r>
          </w:p>
        </w:tc>
        <w:tc>
          <w:tcPr>
            <w:tcW w:w="845" w:type="dxa"/>
            <w:shd w:val="clear" w:color="auto" w:fill="FFF2CC" w:themeFill="accent4" w:themeFillTint="33"/>
            <w:noWrap/>
            <w:vAlign w:val="center"/>
          </w:tcPr>
          <w:p w14:paraId="53D67407" w14:textId="2FFDEF04" w:rsidR="006D0422" w:rsidRPr="000D3072" w:rsidRDefault="006D0422" w:rsidP="005D6907">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七.2</w:t>
            </w:r>
          </w:p>
        </w:tc>
      </w:tr>
      <w:tr w:rsidR="006D0422" w:rsidRPr="00394B03" w14:paraId="5A0C782E" w14:textId="77777777" w:rsidTr="009F3BC2">
        <w:trPr>
          <w:trHeight w:val="256"/>
        </w:trPr>
        <w:tc>
          <w:tcPr>
            <w:tcW w:w="993" w:type="dxa"/>
            <w:vMerge/>
            <w:shd w:val="clear" w:color="000000" w:fill="D9D9D9"/>
            <w:noWrap/>
            <w:vAlign w:val="center"/>
          </w:tcPr>
          <w:p w14:paraId="51B47470" w14:textId="77777777" w:rsidR="006D0422" w:rsidRPr="00394B03" w:rsidRDefault="006D0422" w:rsidP="006D042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12E3DE95" w14:textId="1D7C75DE"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啟用卡片</w:t>
            </w:r>
          </w:p>
        </w:tc>
        <w:tc>
          <w:tcPr>
            <w:tcW w:w="996" w:type="dxa"/>
            <w:shd w:val="clear" w:color="auto" w:fill="D9D9D9" w:themeFill="background1" w:themeFillShade="D9"/>
            <w:vAlign w:val="center"/>
          </w:tcPr>
          <w:p w14:paraId="4ADEB133" w14:textId="642BBBDB"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5C40DEC5" w14:textId="2D5D49BC" w:rsidR="006D0422" w:rsidRPr="00394B03" w:rsidRDefault="006D0422" w:rsidP="006D0422">
            <w:pPr>
              <w:widowControl/>
              <w:rPr>
                <w:rFonts w:ascii="Microsoft JhengHei Light" w:eastAsia="Microsoft JhengHei Light" w:hAnsi="Microsoft JhengHei Light" w:cs="新細明體"/>
                <w:color w:val="000000"/>
                <w:kern w:val="0"/>
                <w:sz w:val="20"/>
                <w:szCs w:val="20"/>
              </w:rPr>
            </w:pPr>
            <w:r w:rsidRPr="006D0422">
              <w:rPr>
                <w:rFonts w:ascii="Microsoft JhengHei Light" w:eastAsia="Microsoft JhengHei Light" w:hAnsi="Microsoft JhengHei Light" w:cs="新細明體" w:hint="eastAsia"/>
                <w:color w:val="000000"/>
                <w:kern w:val="0"/>
                <w:sz w:val="18"/>
                <w:szCs w:val="20"/>
              </w:rPr>
              <w:t>啟用卡片(未登)</w:t>
            </w:r>
          </w:p>
        </w:tc>
        <w:tc>
          <w:tcPr>
            <w:tcW w:w="845" w:type="dxa"/>
            <w:shd w:val="clear" w:color="auto" w:fill="auto"/>
            <w:noWrap/>
          </w:tcPr>
          <w:p w14:paraId="3FAF2553" w14:textId="690F4B02"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55485E">
              <w:rPr>
                <w:rFonts w:ascii="Microsoft JhengHei Light" w:eastAsia="Microsoft JhengHei Light" w:hAnsi="Microsoft JhengHei Light" w:cs="新細明體" w:hint="eastAsia"/>
                <w:color w:val="000000"/>
                <w:kern w:val="0"/>
                <w:sz w:val="18"/>
                <w:szCs w:val="20"/>
              </w:rPr>
              <w:t>啟用卡片(未登)</w:t>
            </w:r>
          </w:p>
        </w:tc>
        <w:tc>
          <w:tcPr>
            <w:tcW w:w="845" w:type="dxa"/>
            <w:shd w:val="clear" w:color="auto" w:fill="auto"/>
            <w:noWrap/>
          </w:tcPr>
          <w:p w14:paraId="3D37C15C" w14:textId="0ABD68F1"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55485E">
              <w:rPr>
                <w:rFonts w:ascii="Microsoft JhengHei Light" w:eastAsia="Microsoft JhengHei Light" w:hAnsi="Microsoft JhengHei Light" w:cs="新細明體" w:hint="eastAsia"/>
                <w:color w:val="000000"/>
                <w:kern w:val="0"/>
                <w:sz w:val="18"/>
                <w:szCs w:val="20"/>
              </w:rPr>
              <w:t>啟用卡片(未登)</w:t>
            </w:r>
          </w:p>
        </w:tc>
        <w:tc>
          <w:tcPr>
            <w:tcW w:w="845" w:type="dxa"/>
            <w:shd w:val="clear" w:color="auto" w:fill="auto"/>
            <w:noWrap/>
          </w:tcPr>
          <w:p w14:paraId="1F01C8F4" w14:textId="1F6F9788" w:rsidR="006D0422" w:rsidRPr="00E849B2" w:rsidRDefault="006D0422" w:rsidP="006D0422">
            <w:pPr>
              <w:widowControl/>
              <w:jc w:val="both"/>
              <w:rPr>
                <w:rFonts w:ascii="Microsoft JhengHei Light" w:eastAsia="Microsoft JhengHei Light" w:hAnsi="Microsoft JhengHei Light" w:cs="新細明體"/>
                <w:color w:val="000000"/>
                <w:kern w:val="0"/>
                <w:sz w:val="14"/>
                <w:szCs w:val="20"/>
              </w:rPr>
            </w:pPr>
            <w:r w:rsidRPr="0055485E">
              <w:rPr>
                <w:rFonts w:ascii="Microsoft JhengHei Light" w:eastAsia="Microsoft JhengHei Light" w:hAnsi="Microsoft JhengHei Light" w:cs="新細明體" w:hint="eastAsia"/>
                <w:color w:val="000000"/>
                <w:kern w:val="0"/>
                <w:sz w:val="18"/>
                <w:szCs w:val="20"/>
              </w:rPr>
              <w:t>啟用卡片(未登)</w:t>
            </w:r>
          </w:p>
        </w:tc>
        <w:tc>
          <w:tcPr>
            <w:tcW w:w="845" w:type="dxa"/>
            <w:shd w:val="clear" w:color="auto" w:fill="auto"/>
            <w:noWrap/>
          </w:tcPr>
          <w:p w14:paraId="22870D03" w14:textId="1714F5CE" w:rsidR="006D0422" w:rsidRPr="00082E03" w:rsidRDefault="006D0422" w:rsidP="006D0422">
            <w:pPr>
              <w:widowControl/>
              <w:jc w:val="both"/>
              <w:rPr>
                <w:rFonts w:ascii="Microsoft JhengHei Light" w:eastAsia="Microsoft JhengHei Light" w:hAnsi="Microsoft JhengHei Light" w:cs="新細明體"/>
                <w:color w:val="000000"/>
                <w:kern w:val="0"/>
                <w:sz w:val="14"/>
                <w:szCs w:val="20"/>
              </w:rPr>
            </w:pPr>
            <w:r w:rsidRPr="0055485E">
              <w:rPr>
                <w:rFonts w:ascii="Microsoft JhengHei Light" w:eastAsia="Microsoft JhengHei Light" w:hAnsi="Microsoft JhengHei Light" w:cs="新細明體" w:hint="eastAsia"/>
                <w:color w:val="000000"/>
                <w:kern w:val="0"/>
                <w:sz w:val="18"/>
                <w:szCs w:val="20"/>
              </w:rPr>
              <w:t>啟用卡片(未登)</w:t>
            </w:r>
          </w:p>
        </w:tc>
        <w:tc>
          <w:tcPr>
            <w:tcW w:w="845" w:type="dxa"/>
            <w:shd w:val="clear" w:color="auto" w:fill="auto"/>
            <w:noWrap/>
          </w:tcPr>
          <w:p w14:paraId="320AF3CC" w14:textId="1A26988F" w:rsidR="006D0422" w:rsidRDefault="006D0422" w:rsidP="006D0422">
            <w:pPr>
              <w:widowControl/>
              <w:jc w:val="both"/>
              <w:rPr>
                <w:rFonts w:ascii="Microsoft JhengHei Light" w:eastAsia="Microsoft JhengHei Light" w:hAnsi="Microsoft JhengHei Light" w:cs="新細明體"/>
                <w:color w:val="000000"/>
                <w:kern w:val="0"/>
                <w:sz w:val="20"/>
                <w:szCs w:val="20"/>
              </w:rPr>
            </w:pPr>
            <w:r w:rsidRPr="0055485E">
              <w:rPr>
                <w:rFonts w:ascii="Microsoft JhengHei Light" w:eastAsia="Microsoft JhengHei Light" w:hAnsi="Microsoft JhengHei Light" w:cs="新細明體" w:hint="eastAsia"/>
                <w:color w:val="000000"/>
                <w:kern w:val="0"/>
                <w:sz w:val="18"/>
                <w:szCs w:val="20"/>
              </w:rPr>
              <w:t>啟用卡片(未登)</w:t>
            </w:r>
          </w:p>
        </w:tc>
        <w:tc>
          <w:tcPr>
            <w:tcW w:w="845" w:type="dxa"/>
            <w:shd w:val="clear" w:color="auto" w:fill="FFF2CC" w:themeFill="accent4" w:themeFillTint="33"/>
            <w:noWrap/>
            <w:vAlign w:val="center"/>
          </w:tcPr>
          <w:p w14:paraId="6937AC6D" w14:textId="29A9A639" w:rsidR="006D0422" w:rsidRPr="006D0422" w:rsidRDefault="006D0422" w:rsidP="006D0422">
            <w:pPr>
              <w:widowControl/>
              <w:jc w:val="both"/>
              <w:rPr>
                <w:rFonts w:ascii="Microsoft JhengHei Light" w:eastAsia="Microsoft JhengHei Light" w:hAnsi="Microsoft JhengHei Light" w:cs="新細明體"/>
                <w:color w:val="000000"/>
                <w:kern w:val="0"/>
                <w:sz w:val="18"/>
                <w:szCs w:val="20"/>
              </w:rPr>
            </w:pPr>
            <w:r w:rsidRPr="0055485E">
              <w:rPr>
                <w:rFonts w:ascii="Microsoft JhengHei Light" w:eastAsia="Microsoft JhengHei Light" w:hAnsi="Microsoft JhengHei Light" w:cs="新細明體" w:hint="eastAsia"/>
                <w:color w:val="000000"/>
                <w:kern w:val="0"/>
                <w:sz w:val="18"/>
                <w:szCs w:val="20"/>
              </w:rPr>
              <w:t>啟用卡片(</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17DED134" w14:textId="5F7A2110" w:rsidR="006D0422" w:rsidRDefault="006D0422" w:rsidP="006D0422">
            <w:pPr>
              <w:widowControl/>
              <w:jc w:val="both"/>
              <w:rPr>
                <w:rFonts w:ascii="Microsoft JhengHei Light" w:eastAsia="Microsoft JhengHei Light" w:hAnsi="Microsoft JhengHei Light" w:cs="新細明體"/>
                <w:color w:val="000000"/>
                <w:kern w:val="0"/>
                <w:sz w:val="20"/>
                <w:szCs w:val="20"/>
              </w:rPr>
            </w:pPr>
            <w:r w:rsidRPr="0055485E">
              <w:rPr>
                <w:rFonts w:ascii="Microsoft JhengHei Light" w:eastAsia="Microsoft JhengHei Light" w:hAnsi="Microsoft JhengHei Light" w:cs="新細明體" w:hint="eastAsia"/>
                <w:color w:val="000000"/>
                <w:kern w:val="0"/>
                <w:sz w:val="18"/>
                <w:szCs w:val="20"/>
              </w:rPr>
              <w:t>啟用卡片(</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r>
      <w:tr w:rsidR="006D0422" w:rsidRPr="00394B03" w14:paraId="12D069D3" w14:textId="77777777" w:rsidTr="009F3BC2">
        <w:trPr>
          <w:trHeight w:val="256"/>
        </w:trPr>
        <w:tc>
          <w:tcPr>
            <w:tcW w:w="993" w:type="dxa"/>
            <w:vMerge/>
            <w:shd w:val="clear" w:color="000000" w:fill="D9D9D9"/>
            <w:noWrap/>
            <w:vAlign w:val="center"/>
          </w:tcPr>
          <w:p w14:paraId="0531303C" w14:textId="77777777" w:rsidR="006D0422" w:rsidRPr="00394B03" w:rsidRDefault="006D0422" w:rsidP="006D042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4B1421F3" w14:textId="4AC29286" w:rsidR="006D0422" w:rsidRDefault="006D0422" w:rsidP="006D0422">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20"/>
                <w:szCs w:val="20"/>
              </w:rPr>
              <w:t>線上開</w:t>
            </w:r>
            <w:proofErr w:type="gramEnd"/>
            <w:r>
              <w:rPr>
                <w:rFonts w:ascii="Microsoft JhengHei Light" w:eastAsia="Microsoft JhengHei Light" w:hAnsi="Microsoft JhengHei Light" w:cs="新細明體" w:hint="eastAsia"/>
                <w:color w:val="000000"/>
                <w:kern w:val="0"/>
                <w:sz w:val="20"/>
                <w:szCs w:val="20"/>
              </w:rPr>
              <w:t>卡</w:t>
            </w:r>
          </w:p>
        </w:tc>
        <w:tc>
          <w:tcPr>
            <w:tcW w:w="996" w:type="dxa"/>
            <w:shd w:val="clear" w:color="auto" w:fill="D9D9D9" w:themeFill="background1" w:themeFillShade="D9"/>
            <w:vAlign w:val="center"/>
          </w:tcPr>
          <w:p w14:paraId="5E6741EE" w14:textId="7CD2A3D6"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3A593023" w14:textId="152D7A81" w:rsidR="006D0422" w:rsidRPr="00394B03" w:rsidRDefault="006D0422" w:rsidP="006D0422">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18"/>
                <w:szCs w:val="20"/>
              </w:rPr>
              <w:t>線上開</w:t>
            </w:r>
            <w:proofErr w:type="gramEnd"/>
            <w:r>
              <w:rPr>
                <w:rFonts w:ascii="Microsoft JhengHei Light" w:eastAsia="Microsoft JhengHei Light" w:hAnsi="Microsoft JhengHei Light" w:cs="新細明體" w:hint="eastAsia"/>
                <w:color w:val="000000"/>
                <w:kern w:val="0"/>
                <w:sz w:val="18"/>
                <w:szCs w:val="20"/>
              </w:rPr>
              <w:t>卡</w:t>
            </w:r>
            <w:r w:rsidRPr="006D0422">
              <w:rPr>
                <w:rFonts w:ascii="Microsoft JhengHei Light" w:eastAsia="Microsoft JhengHei Light" w:hAnsi="Microsoft JhengHei Light" w:cs="新細明體" w:hint="eastAsia"/>
                <w:color w:val="000000"/>
                <w:kern w:val="0"/>
                <w:sz w:val="18"/>
                <w:szCs w:val="20"/>
              </w:rPr>
              <w:t>(未登)</w:t>
            </w:r>
          </w:p>
        </w:tc>
        <w:tc>
          <w:tcPr>
            <w:tcW w:w="845" w:type="dxa"/>
            <w:shd w:val="clear" w:color="auto" w:fill="auto"/>
            <w:noWrap/>
          </w:tcPr>
          <w:p w14:paraId="0A987F0B" w14:textId="6BB8ACAA"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proofErr w:type="gramStart"/>
            <w:r w:rsidRPr="00FC6EE8">
              <w:rPr>
                <w:rFonts w:ascii="Microsoft JhengHei Light" w:eastAsia="Microsoft JhengHei Light" w:hAnsi="Microsoft JhengHei Light" w:cs="新細明體" w:hint="eastAsia"/>
                <w:color w:val="000000"/>
                <w:kern w:val="0"/>
                <w:sz w:val="18"/>
                <w:szCs w:val="20"/>
              </w:rPr>
              <w:t>線上開</w:t>
            </w:r>
            <w:proofErr w:type="gramEnd"/>
            <w:r w:rsidRPr="00FC6EE8">
              <w:rPr>
                <w:rFonts w:ascii="Microsoft JhengHei Light" w:eastAsia="Microsoft JhengHei Light" w:hAnsi="Microsoft JhengHei Light" w:cs="新細明體" w:hint="eastAsia"/>
                <w:color w:val="000000"/>
                <w:kern w:val="0"/>
                <w:sz w:val="18"/>
                <w:szCs w:val="20"/>
              </w:rPr>
              <w:t>卡(未登)</w:t>
            </w:r>
          </w:p>
        </w:tc>
        <w:tc>
          <w:tcPr>
            <w:tcW w:w="845" w:type="dxa"/>
            <w:shd w:val="clear" w:color="auto" w:fill="auto"/>
            <w:noWrap/>
          </w:tcPr>
          <w:p w14:paraId="174E71AF" w14:textId="6AAA0C4E"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proofErr w:type="gramStart"/>
            <w:r w:rsidRPr="00FC6EE8">
              <w:rPr>
                <w:rFonts w:ascii="Microsoft JhengHei Light" w:eastAsia="Microsoft JhengHei Light" w:hAnsi="Microsoft JhengHei Light" w:cs="新細明體" w:hint="eastAsia"/>
                <w:color w:val="000000"/>
                <w:kern w:val="0"/>
                <w:sz w:val="18"/>
                <w:szCs w:val="20"/>
              </w:rPr>
              <w:t>線上開</w:t>
            </w:r>
            <w:proofErr w:type="gramEnd"/>
            <w:r w:rsidRPr="00FC6EE8">
              <w:rPr>
                <w:rFonts w:ascii="Microsoft JhengHei Light" w:eastAsia="Microsoft JhengHei Light" w:hAnsi="Microsoft JhengHei Light" w:cs="新細明體" w:hint="eastAsia"/>
                <w:color w:val="000000"/>
                <w:kern w:val="0"/>
                <w:sz w:val="18"/>
                <w:szCs w:val="20"/>
              </w:rPr>
              <w:t>卡(未登)</w:t>
            </w:r>
          </w:p>
        </w:tc>
        <w:tc>
          <w:tcPr>
            <w:tcW w:w="845" w:type="dxa"/>
            <w:shd w:val="clear" w:color="auto" w:fill="auto"/>
            <w:noWrap/>
          </w:tcPr>
          <w:p w14:paraId="376C1241" w14:textId="593A5717" w:rsidR="006D0422" w:rsidRPr="00E849B2" w:rsidRDefault="006D0422" w:rsidP="006D0422">
            <w:pPr>
              <w:widowControl/>
              <w:jc w:val="both"/>
              <w:rPr>
                <w:rFonts w:ascii="Microsoft JhengHei Light" w:eastAsia="Microsoft JhengHei Light" w:hAnsi="Microsoft JhengHei Light" w:cs="新細明體"/>
                <w:color w:val="000000"/>
                <w:kern w:val="0"/>
                <w:sz w:val="14"/>
                <w:szCs w:val="20"/>
              </w:rPr>
            </w:pPr>
            <w:proofErr w:type="gramStart"/>
            <w:r w:rsidRPr="00FC6EE8">
              <w:rPr>
                <w:rFonts w:ascii="Microsoft JhengHei Light" w:eastAsia="Microsoft JhengHei Light" w:hAnsi="Microsoft JhengHei Light" w:cs="新細明體" w:hint="eastAsia"/>
                <w:color w:val="000000"/>
                <w:kern w:val="0"/>
                <w:sz w:val="18"/>
                <w:szCs w:val="20"/>
              </w:rPr>
              <w:t>線上開</w:t>
            </w:r>
            <w:proofErr w:type="gramEnd"/>
            <w:r w:rsidRPr="00FC6EE8">
              <w:rPr>
                <w:rFonts w:ascii="Microsoft JhengHei Light" w:eastAsia="Microsoft JhengHei Light" w:hAnsi="Microsoft JhengHei Light" w:cs="新細明體" w:hint="eastAsia"/>
                <w:color w:val="000000"/>
                <w:kern w:val="0"/>
                <w:sz w:val="18"/>
                <w:szCs w:val="20"/>
              </w:rPr>
              <w:t>卡(未登)</w:t>
            </w:r>
          </w:p>
        </w:tc>
        <w:tc>
          <w:tcPr>
            <w:tcW w:w="845" w:type="dxa"/>
            <w:shd w:val="clear" w:color="auto" w:fill="auto"/>
            <w:noWrap/>
          </w:tcPr>
          <w:p w14:paraId="48050C9F" w14:textId="69142F82" w:rsidR="006D0422" w:rsidRPr="00082E03" w:rsidRDefault="006D0422" w:rsidP="006D0422">
            <w:pPr>
              <w:widowControl/>
              <w:jc w:val="both"/>
              <w:rPr>
                <w:rFonts w:ascii="Microsoft JhengHei Light" w:eastAsia="Microsoft JhengHei Light" w:hAnsi="Microsoft JhengHei Light" w:cs="新細明體"/>
                <w:color w:val="000000"/>
                <w:kern w:val="0"/>
                <w:sz w:val="14"/>
                <w:szCs w:val="20"/>
              </w:rPr>
            </w:pPr>
            <w:proofErr w:type="gramStart"/>
            <w:r w:rsidRPr="00FC6EE8">
              <w:rPr>
                <w:rFonts w:ascii="Microsoft JhengHei Light" w:eastAsia="Microsoft JhengHei Light" w:hAnsi="Microsoft JhengHei Light" w:cs="新細明體" w:hint="eastAsia"/>
                <w:color w:val="000000"/>
                <w:kern w:val="0"/>
                <w:sz w:val="18"/>
                <w:szCs w:val="20"/>
              </w:rPr>
              <w:t>線上開</w:t>
            </w:r>
            <w:proofErr w:type="gramEnd"/>
            <w:r w:rsidRPr="00FC6EE8">
              <w:rPr>
                <w:rFonts w:ascii="Microsoft JhengHei Light" w:eastAsia="Microsoft JhengHei Light" w:hAnsi="Microsoft JhengHei Light" w:cs="新細明體" w:hint="eastAsia"/>
                <w:color w:val="000000"/>
                <w:kern w:val="0"/>
                <w:sz w:val="18"/>
                <w:szCs w:val="20"/>
              </w:rPr>
              <w:t>卡(未登)</w:t>
            </w:r>
          </w:p>
        </w:tc>
        <w:tc>
          <w:tcPr>
            <w:tcW w:w="845" w:type="dxa"/>
            <w:shd w:val="clear" w:color="auto" w:fill="auto"/>
            <w:noWrap/>
          </w:tcPr>
          <w:p w14:paraId="04C214C5" w14:textId="40BAC381" w:rsidR="006D0422" w:rsidRDefault="006D0422" w:rsidP="006D0422">
            <w:pPr>
              <w:widowControl/>
              <w:jc w:val="both"/>
              <w:rPr>
                <w:rFonts w:ascii="Microsoft JhengHei Light" w:eastAsia="Microsoft JhengHei Light" w:hAnsi="Microsoft JhengHei Light" w:cs="新細明體"/>
                <w:color w:val="000000"/>
                <w:kern w:val="0"/>
                <w:sz w:val="20"/>
                <w:szCs w:val="20"/>
              </w:rPr>
            </w:pPr>
            <w:proofErr w:type="gramStart"/>
            <w:r w:rsidRPr="00FC6EE8">
              <w:rPr>
                <w:rFonts w:ascii="Microsoft JhengHei Light" w:eastAsia="Microsoft JhengHei Light" w:hAnsi="Microsoft JhengHei Light" w:cs="新細明體" w:hint="eastAsia"/>
                <w:color w:val="000000"/>
                <w:kern w:val="0"/>
                <w:sz w:val="18"/>
                <w:szCs w:val="20"/>
              </w:rPr>
              <w:t>線上開</w:t>
            </w:r>
            <w:proofErr w:type="gramEnd"/>
            <w:r w:rsidRPr="00FC6EE8">
              <w:rPr>
                <w:rFonts w:ascii="Microsoft JhengHei Light" w:eastAsia="Microsoft JhengHei Light" w:hAnsi="Microsoft JhengHei Light" w:cs="新細明體" w:hint="eastAsia"/>
                <w:color w:val="000000"/>
                <w:kern w:val="0"/>
                <w:sz w:val="18"/>
                <w:szCs w:val="20"/>
              </w:rPr>
              <w:t>卡(未登)</w:t>
            </w:r>
          </w:p>
        </w:tc>
        <w:tc>
          <w:tcPr>
            <w:tcW w:w="845" w:type="dxa"/>
            <w:shd w:val="clear" w:color="auto" w:fill="FFF2CC" w:themeFill="accent4" w:themeFillTint="33"/>
            <w:noWrap/>
            <w:vAlign w:val="center"/>
          </w:tcPr>
          <w:p w14:paraId="24A37759" w14:textId="1ED375FF" w:rsidR="006D0422" w:rsidRDefault="006D0422" w:rsidP="006D0422">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18"/>
                <w:szCs w:val="20"/>
              </w:rPr>
              <w:t>線上開</w:t>
            </w:r>
            <w:proofErr w:type="gramEnd"/>
            <w:r>
              <w:rPr>
                <w:rFonts w:ascii="Microsoft JhengHei Light" w:eastAsia="Microsoft JhengHei Light" w:hAnsi="Microsoft JhengHei Light" w:cs="新細明體" w:hint="eastAsia"/>
                <w:color w:val="000000"/>
                <w:kern w:val="0"/>
                <w:sz w:val="18"/>
                <w:szCs w:val="20"/>
              </w:rPr>
              <w:t>卡</w:t>
            </w:r>
            <w:r w:rsidRPr="0055485E">
              <w:rPr>
                <w:rFonts w:ascii="Microsoft JhengHei Light" w:eastAsia="Microsoft JhengHei Light" w:hAnsi="Microsoft JhengHei Light" w:cs="新細明體" w:hint="eastAsia"/>
                <w:color w:val="000000"/>
                <w:kern w:val="0"/>
                <w:sz w:val="18"/>
                <w:szCs w:val="20"/>
              </w:rPr>
              <w:t>(</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2E266A80" w14:textId="68823325" w:rsidR="006D0422" w:rsidRDefault="006D0422" w:rsidP="006D0422">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18"/>
                <w:szCs w:val="20"/>
              </w:rPr>
              <w:t>線上開</w:t>
            </w:r>
            <w:proofErr w:type="gramEnd"/>
            <w:r>
              <w:rPr>
                <w:rFonts w:ascii="Microsoft JhengHei Light" w:eastAsia="Microsoft JhengHei Light" w:hAnsi="Microsoft JhengHei Light" w:cs="新細明體" w:hint="eastAsia"/>
                <w:color w:val="000000"/>
                <w:kern w:val="0"/>
                <w:sz w:val="18"/>
                <w:szCs w:val="20"/>
              </w:rPr>
              <w:t>卡</w:t>
            </w:r>
            <w:r w:rsidRPr="0055485E">
              <w:rPr>
                <w:rFonts w:ascii="Microsoft JhengHei Light" w:eastAsia="Microsoft JhengHei Light" w:hAnsi="Microsoft JhengHei Light" w:cs="新細明體" w:hint="eastAsia"/>
                <w:color w:val="000000"/>
                <w:kern w:val="0"/>
                <w:sz w:val="18"/>
                <w:szCs w:val="20"/>
              </w:rPr>
              <w:t>(</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r>
      <w:tr w:rsidR="006D0422" w:rsidRPr="00394B03" w14:paraId="65E69BC6" w14:textId="77777777" w:rsidTr="009F3BC2">
        <w:trPr>
          <w:trHeight w:val="256"/>
        </w:trPr>
        <w:tc>
          <w:tcPr>
            <w:tcW w:w="993" w:type="dxa"/>
            <w:vMerge/>
            <w:shd w:val="clear" w:color="000000" w:fill="D9D9D9"/>
            <w:noWrap/>
            <w:vAlign w:val="center"/>
          </w:tcPr>
          <w:p w14:paraId="0A97EE6F" w14:textId="77777777" w:rsidR="006D0422" w:rsidRPr="00394B03" w:rsidRDefault="006D0422" w:rsidP="006D042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01A2DF96" w14:textId="257C0675"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進度查詢</w:t>
            </w:r>
          </w:p>
        </w:tc>
        <w:tc>
          <w:tcPr>
            <w:tcW w:w="996" w:type="dxa"/>
            <w:shd w:val="clear" w:color="auto" w:fill="D9D9D9" w:themeFill="background1" w:themeFillShade="D9"/>
            <w:vAlign w:val="center"/>
          </w:tcPr>
          <w:p w14:paraId="60682700" w14:textId="37E43C6F"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16AD1CF8" w14:textId="268AA3B5" w:rsidR="006D0422" w:rsidRPr="00394B03"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進度查詢</w:t>
            </w:r>
            <w:r w:rsidRPr="006D0422">
              <w:rPr>
                <w:rFonts w:ascii="Microsoft JhengHei Light" w:eastAsia="Microsoft JhengHei Light" w:hAnsi="Microsoft JhengHei Light" w:cs="新細明體" w:hint="eastAsia"/>
                <w:color w:val="000000"/>
                <w:kern w:val="0"/>
                <w:sz w:val="18"/>
                <w:szCs w:val="20"/>
              </w:rPr>
              <w:t>(未登)</w:t>
            </w:r>
          </w:p>
        </w:tc>
        <w:tc>
          <w:tcPr>
            <w:tcW w:w="845" w:type="dxa"/>
            <w:shd w:val="clear" w:color="auto" w:fill="auto"/>
            <w:noWrap/>
          </w:tcPr>
          <w:p w14:paraId="0A3D1F9A" w14:textId="78AEFB9F"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B94307">
              <w:rPr>
                <w:rFonts w:ascii="Microsoft JhengHei Light" w:eastAsia="Microsoft JhengHei Light" w:hAnsi="Microsoft JhengHei Light" w:cs="新細明體" w:hint="eastAsia"/>
                <w:color w:val="000000"/>
                <w:kern w:val="0"/>
                <w:sz w:val="18"/>
                <w:szCs w:val="20"/>
              </w:rPr>
              <w:t>進度查詢(未登)</w:t>
            </w:r>
          </w:p>
        </w:tc>
        <w:tc>
          <w:tcPr>
            <w:tcW w:w="845" w:type="dxa"/>
            <w:shd w:val="clear" w:color="auto" w:fill="auto"/>
            <w:noWrap/>
          </w:tcPr>
          <w:p w14:paraId="65F211B0" w14:textId="249C4F38"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B94307">
              <w:rPr>
                <w:rFonts w:ascii="Microsoft JhengHei Light" w:eastAsia="Microsoft JhengHei Light" w:hAnsi="Microsoft JhengHei Light" w:cs="新細明體" w:hint="eastAsia"/>
                <w:color w:val="000000"/>
                <w:kern w:val="0"/>
                <w:sz w:val="18"/>
                <w:szCs w:val="20"/>
              </w:rPr>
              <w:t>進度查詢(未登)</w:t>
            </w:r>
          </w:p>
        </w:tc>
        <w:tc>
          <w:tcPr>
            <w:tcW w:w="845" w:type="dxa"/>
            <w:shd w:val="clear" w:color="auto" w:fill="auto"/>
            <w:noWrap/>
          </w:tcPr>
          <w:p w14:paraId="129D765D" w14:textId="2ECD2C98" w:rsidR="006D0422" w:rsidRPr="00E849B2" w:rsidRDefault="006D0422" w:rsidP="006D0422">
            <w:pPr>
              <w:widowControl/>
              <w:jc w:val="both"/>
              <w:rPr>
                <w:rFonts w:ascii="Microsoft JhengHei Light" w:eastAsia="Microsoft JhengHei Light" w:hAnsi="Microsoft JhengHei Light" w:cs="新細明體"/>
                <w:color w:val="000000"/>
                <w:kern w:val="0"/>
                <w:sz w:val="14"/>
                <w:szCs w:val="20"/>
              </w:rPr>
            </w:pPr>
            <w:r w:rsidRPr="00B94307">
              <w:rPr>
                <w:rFonts w:ascii="Microsoft JhengHei Light" w:eastAsia="Microsoft JhengHei Light" w:hAnsi="Microsoft JhengHei Light" w:cs="新細明體" w:hint="eastAsia"/>
                <w:color w:val="000000"/>
                <w:kern w:val="0"/>
                <w:sz w:val="18"/>
                <w:szCs w:val="20"/>
              </w:rPr>
              <w:t>進度查詢(未登)</w:t>
            </w:r>
          </w:p>
        </w:tc>
        <w:tc>
          <w:tcPr>
            <w:tcW w:w="845" w:type="dxa"/>
            <w:shd w:val="clear" w:color="auto" w:fill="auto"/>
            <w:noWrap/>
          </w:tcPr>
          <w:p w14:paraId="3DD29711" w14:textId="49BFC50F" w:rsidR="006D0422" w:rsidRPr="00082E03" w:rsidRDefault="006D0422" w:rsidP="006D0422">
            <w:pPr>
              <w:widowControl/>
              <w:jc w:val="both"/>
              <w:rPr>
                <w:rFonts w:ascii="Microsoft JhengHei Light" w:eastAsia="Microsoft JhengHei Light" w:hAnsi="Microsoft JhengHei Light" w:cs="新細明體"/>
                <w:color w:val="000000"/>
                <w:kern w:val="0"/>
                <w:sz w:val="14"/>
                <w:szCs w:val="20"/>
              </w:rPr>
            </w:pPr>
            <w:r w:rsidRPr="00B94307">
              <w:rPr>
                <w:rFonts w:ascii="Microsoft JhengHei Light" w:eastAsia="Microsoft JhengHei Light" w:hAnsi="Microsoft JhengHei Light" w:cs="新細明體" w:hint="eastAsia"/>
                <w:color w:val="000000"/>
                <w:kern w:val="0"/>
                <w:sz w:val="18"/>
                <w:szCs w:val="20"/>
              </w:rPr>
              <w:t>進度查詢(未登)</w:t>
            </w:r>
          </w:p>
        </w:tc>
        <w:tc>
          <w:tcPr>
            <w:tcW w:w="845" w:type="dxa"/>
            <w:shd w:val="clear" w:color="auto" w:fill="auto"/>
            <w:noWrap/>
          </w:tcPr>
          <w:p w14:paraId="52FA3361" w14:textId="224D0194" w:rsidR="006D0422" w:rsidRDefault="006D0422" w:rsidP="006D0422">
            <w:pPr>
              <w:widowControl/>
              <w:jc w:val="both"/>
              <w:rPr>
                <w:rFonts w:ascii="Microsoft JhengHei Light" w:eastAsia="Microsoft JhengHei Light" w:hAnsi="Microsoft JhengHei Light" w:cs="新細明體"/>
                <w:color w:val="000000"/>
                <w:kern w:val="0"/>
                <w:sz w:val="20"/>
                <w:szCs w:val="20"/>
              </w:rPr>
            </w:pPr>
            <w:r w:rsidRPr="00B94307">
              <w:rPr>
                <w:rFonts w:ascii="Microsoft JhengHei Light" w:eastAsia="Microsoft JhengHei Light" w:hAnsi="Microsoft JhengHei Light" w:cs="新細明體" w:hint="eastAsia"/>
                <w:color w:val="000000"/>
                <w:kern w:val="0"/>
                <w:sz w:val="18"/>
                <w:szCs w:val="20"/>
              </w:rPr>
              <w:t>進度查詢(未登)</w:t>
            </w:r>
          </w:p>
        </w:tc>
        <w:tc>
          <w:tcPr>
            <w:tcW w:w="845" w:type="dxa"/>
            <w:shd w:val="clear" w:color="auto" w:fill="FFF2CC" w:themeFill="accent4" w:themeFillTint="33"/>
            <w:noWrap/>
            <w:vAlign w:val="center"/>
          </w:tcPr>
          <w:p w14:paraId="6391DFA9" w14:textId="47824D0B"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進度查詢</w:t>
            </w:r>
            <w:r w:rsidRPr="0055485E">
              <w:rPr>
                <w:rFonts w:ascii="Microsoft JhengHei Light" w:eastAsia="Microsoft JhengHei Light" w:hAnsi="Microsoft JhengHei Light" w:cs="新細明體" w:hint="eastAsia"/>
                <w:color w:val="000000"/>
                <w:kern w:val="0"/>
                <w:sz w:val="18"/>
                <w:szCs w:val="20"/>
              </w:rPr>
              <w:t>(</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6E3E44E9" w14:textId="62ABFD45"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進度查詢</w:t>
            </w:r>
            <w:r w:rsidRPr="0055485E">
              <w:rPr>
                <w:rFonts w:ascii="Microsoft JhengHei Light" w:eastAsia="Microsoft JhengHei Light" w:hAnsi="Microsoft JhengHei Light" w:cs="新細明體" w:hint="eastAsia"/>
                <w:color w:val="000000"/>
                <w:kern w:val="0"/>
                <w:sz w:val="18"/>
                <w:szCs w:val="20"/>
              </w:rPr>
              <w:t>(</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r>
      <w:tr w:rsidR="006D0422" w:rsidRPr="00394B03" w14:paraId="059F1164" w14:textId="77777777" w:rsidTr="006D0422">
        <w:trPr>
          <w:trHeight w:val="256"/>
        </w:trPr>
        <w:tc>
          <w:tcPr>
            <w:tcW w:w="993" w:type="dxa"/>
            <w:vMerge/>
            <w:shd w:val="clear" w:color="000000" w:fill="D9D9D9"/>
            <w:noWrap/>
            <w:vAlign w:val="center"/>
          </w:tcPr>
          <w:p w14:paraId="445FCAAA" w14:textId="77777777" w:rsidR="006D0422" w:rsidRPr="00394B03" w:rsidRDefault="006D0422" w:rsidP="006D042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29EEB260" w14:textId="22107FF0" w:rsidR="006D0422" w:rsidRDefault="006D0422" w:rsidP="006D0422">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20"/>
                <w:szCs w:val="20"/>
              </w:rPr>
              <w:t>線上補件</w:t>
            </w:r>
            <w:proofErr w:type="gramEnd"/>
          </w:p>
        </w:tc>
        <w:tc>
          <w:tcPr>
            <w:tcW w:w="996" w:type="dxa"/>
            <w:shd w:val="clear" w:color="auto" w:fill="D9D9D9" w:themeFill="background1" w:themeFillShade="D9"/>
            <w:vAlign w:val="center"/>
          </w:tcPr>
          <w:p w14:paraId="453DE5D1" w14:textId="49EF332F"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72A64DB4" w14:textId="75F84005" w:rsidR="006D0422" w:rsidRPr="00394B03"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t>
            </w:r>
          </w:p>
        </w:tc>
        <w:tc>
          <w:tcPr>
            <w:tcW w:w="845" w:type="dxa"/>
            <w:shd w:val="clear" w:color="auto" w:fill="auto"/>
            <w:noWrap/>
            <w:vAlign w:val="center"/>
          </w:tcPr>
          <w:p w14:paraId="70FFD6DE" w14:textId="50C3E40E"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993F32">
              <w:rPr>
                <w:rFonts w:ascii="Microsoft JhengHei Light" w:eastAsia="Microsoft JhengHei Light" w:hAnsi="Microsoft JhengHei Light" w:cs="新細明體" w:hint="eastAsia"/>
                <w:color w:val="000000"/>
                <w:kern w:val="0"/>
                <w:sz w:val="20"/>
                <w:szCs w:val="20"/>
              </w:rPr>
              <w:t>---</w:t>
            </w:r>
          </w:p>
        </w:tc>
        <w:tc>
          <w:tcPr>
            <w:tcW w:w="845" w:type="dxa"/>
            <w:shd w:val="clear" w:color="auto" w:fill="auto"/>
            <w:noWrap/>
            <w:vAlign w:val="center"/>
          </w:tcPr>
          <w:p w14:paraId="21E2F2D1" w14:textId="0610D038"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993F32">
              <w:rPr>
                <w:rFonts w:ascii="Microsoft JhengHei Light" w:eastAsia="Microsoft JhengHei Light" w:hAnsi="Microsoft JhengHei Light" w:cs="新細明體" w:hint="eastAsia"/>
                <w:color w:val="000000"/>
                <w:kern w:val="0"/>
                <w:sz w:val="20"/>
                <w:szCs w:val="20"/>
              </w:rPr>
              <w:t>---</w:t>
            </w:r>
          </w:p>
        </w:tc>
        <w:tc>
          <w:tcPr>
            <w:tcW w:w="845" w:type="dxa"/>
            <w:shd w:val="clear" w:color="auto" w:fill="auto"/>
            <w:noWrap/>
            <w:vAlign w:val="center"/>
          </w:tcPr>
          <w:p w14:paraId="1A8A129F" w14:textId="4E10B3BC" w:rsidR="006D0422" w:rsidRPr="00E849B2" w:rsidRDefault="006D0422" w:rsidP="006D0422">
            <w:pPr>
              <w:widowControl/>
              <w:jc w:val="both"/>
              <w:rPr>
                <w:rFonts w:ascii="Microsoft JhengHei Light" w:eastAsia="Microsoft JhengHei Light" w:hAnsi="Microsoft JhengHei Light" w:cs="新細明體"/>
                <w:color w:val="000000"/>
                <w:kern w:val="0"/>
                <w:sz w:val="14"/>
                <w:szCs w:val="20"/>
              </w:rPr>
            </w:pPr>
            <w:r w:rsidRPr="00993F32">
              <w:rPr>
                <w:rFonts w:ascii="Microsoft JhengHei Light" w:eastAsia="Microsoft JhengHei Light" w:hAnsi="Microsoft JhengHei Light" w:cs="新細明體" w:hint="eastAsia"/>
                <w:color w:val="000000"/>
                <w:kern w:val="0"/>
                <w:sz w:val="20"/>
                <w:szCs w:val="20"/>
              </w:rPr>
              <w:t>---</w:t>
            </w:r>
          </w:p>
        </w:tc>
        <w:tc>
          <w:tcPr>
            <w:tcW w:w="845" w:type="dxa"/>
            <w:shd w:val="clear" w:color="auto" w:fill="auto"/>
            <w:noWrap/>
            <w:vAlign w:val="center"/>
          </w:tcPr>
          <w:p w14:paraId="3DF9174F" w14:textId="71CC0065" w:rsidR="006D0422" w:rsidRPr="00082E03" w:rsidRDefault="006D0422" w:rsidP="006D0422">
            <w:pPr>
              <w:widowControl/>
              <w:jc w:val="both"/>
              <w:rPr>
                <w:rFonts w:ascii="Microsoft JhengHei Light" w:eastAsia="Microsoft JhengHei Light" w:hAnsi="Microsoft JhengHei Light" w:cs="新細明體"/>
                <w:color w:val="000000"/>
                <w:kern w:val="0"/>
                <w:sz w:val="14"/>
                <w:szCs w:val="20"/>
              </w:rPr>
            </w:pPr>
            <w:r w:rsidRPr="00993F32">
              <w:rPr>
                <w:rFonts w:ascii="Microsoft JhengHei Light" w:eastAsia="Microsoft JhengHei Light" w:hAnsi="Microsoft JhengHei Light" w:cs="新細明體" w:hint="eastAsia"/>
                <w:color w:val="000000"/>
                <w:kern w:val="0"/>
                <w:sz w:val="20"/>
                <w:szCs w:val="20"/>
              </w:rPr>
              <w:t>---</w:t>
            </w:r>
          </w:p>
        </w:tc>
        <w:tc>
          <w:tcPr>
            <w:tcW w:w="845" w:type="dxa"/>
            <w:shd w:val="clear" w:color="auto" w:fill="auto"/>
            <w:noWrap/>
            <w:vAlign w:val="center"/>
          </w:tcPr>
          <w:p w14:paraId="17FFF85C" w14:textId="3A381F5F" w:rsidR="006D0422" w:rsidRDefault="006D0422" w:rsidP="006D0422">
            <w:pPr>
              <w:widowControl/>
              <w:jc w:val="both"/>
              <w:rPr>
                <w:rFonts w:ascii="Microsoft JhengHei Light" w:eastAsia="Microsoft JhengHei Light" w:hAnsi="Microsoft JhengHei Light" w:cs="新細明體"/>
                <w:color w:val="000000"/>
                <w:kern w:val="0"/>
                <w:sz w:val="20"/>
                <w:szCs w:val="20"/>
              </w:rPr>
            </w:pPr>
            <w:r w:rsidRPr="00993F32">
              <w:rPr>
                <w:rFonts w:ascii="Microsoft JhengHei Light" w:eastAsia="Microsoft JhengHei Light" w:hAnsi="Microsoft JhengHei Light" w:cs="新細明體" w:hint="eastAsia"/>
                <w:color w:val="000000"/>
                <w:kern w:val="0"/>
                <w:sz w:val="20"/>
                <w:szCs w:val="20"/>
              </w:rPr>
              <w:t>---</w:t>
            </w:r>
          </w:p>
        </w:tc>
        <w:tc>
          <w:tcPr>
            <w:tcW w:w="845" w:type="dxa"/>
            <w:shd w:val="clear" w:color="auto" w:fill="FFF2CC" w:themeFill="accent4" w:themeFillTint="33"/>
            <w:noWrap/>
            <w:vAlign w:val="center"/>
          </w:tcPr>
          <w:p w14:paraId="51E79FE9" w14:textId="629C7D3B" w:rsidR="006D0422" w:rsidRDefault="006D0422" w:rsidP="006D0422">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18"/>
                <w:szCs w:val="20"/>
              </w:rPr>
              <w:t>線上補件</w:t>
            </w:r>
            <w:proofErr w:type="gramEnd"/>
            <w:r w:rsidRPr="0055485E">
              <w:rPr>
                <w:rFonts w:ascii="Microsoft JhengHei Light" w:eastAsia="Microsoft JhengHei Light" w:hAnsi="Microsoft JhengHei Light" w:cs="新細明體" w:hint="eastAsia"/>
                <w:color w:val="000000"/>
                <w:kern w:val="0"/>
                <w:sz w:val="18"/>
                <w:szCs w:val="20"/>
              </w:rPr>
              <w:t>(</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3DEE9A37" w14:textId="0794DAB7" w:rsidR="006D0422" w:rsidRDefault="006D0422" w:rsidP="006D0422">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18"/>
                <w:szCs w:val="20"/>
              </w:rPr>
              <w:t>線上補件</w:t>
            </w:r>
            <w:proofErr w:type="gramEnd"/>
            <w:r w:rsidRPr="0055485E">
              <w:rPr>
                <w:rFonts w:ascii="Microsoft JhengHei Light" w:eastAsia="Microsoft JhengHei Light" w:hAnsi="Microsoft JhengHei Light" w:cs="新細明體" w:hint="eastAsia"/>
                <w:color w:val="000000"/>
                <w:kern w:val="0"/>
                <w:sz w:val="18"/>
                <w:szCs w:val="20"/>
              </w:rPr>
              <w:t>(</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r>
    </w:tbl>
    <w:p w14:paraId="595A15A7" w14:textId="6BCC6744" w:rsidR="00565400" w:rsidRPr="006D0422" w:rsidRDefault="006D0422" w:rsidP="006D0422">
      <w:pPr>
        <w:spacing w:line="0" w:lineRule="atLeast"/>
        <w:rPr>
          <w:rFonts w:ascii="Century Gothic" w:eastAsia="微軟正黑體" w:hAnsi="Century Gothic"/>
          <w:sz w:val="22"/>
          <w:szCs w:val="22"/>
        </w:rPr>
      </w:pPr>
      <w:r>
        <w:rPr>
          <w:rFonts w:ascii="Century Gothic" w:eastAsia="微軟正黑體" w:hAnsi="Century Gothic" w:hint="eastAsia"/>
          <w:sz w:val="22"/>
          <w:szCs w:val="22"/>
        </w:rPr>
        <w:t>以下為</w:t>
      </w:r>
      <w:r w:rsidR="005D6907">
        <w:rPr>
          <w:rFonts w:ascii="Century Gothic" w:eastAsia="微軟正黑體" w:hAnsi="Century Gothic" w:hint="eastAsia"/>
          <w:sz w:val="22"/>
          <w:szCs w:val="22"/>
        </w:rPr>
        <w:t>信用卡「七</w:t>
      </w:r>
      <w:r w:rsidR="005D6907">
        <w:rPr>
          <w:rFonts w:ascii="Century Gothic" w:eastAsia="微軟正黑體" w:hAnsi="Century Gothic" w:hint="eastAsia"/>
          <w:sz w:val="22"/>
          <w:szCs w:val="22"/>
        </w:rPr>
        <w:t>.2</w:t>
      </w:r>
      <w:r w:rsidR="005D6907">
        <w:rPr>
          <w:rFonts w:ascii="Century Gothic" w:eastAsia="微軟正黑體" w:hAnsi="Century Gothic" w:hint="eastAsia"/>
          <w:sz w:val="22"/>
          <w:szCs w:val="22"/>
        </w:rPr>
        <w:t>」版本的頁面</w:t>
      </w:r>
      <w:r>
        <w:rPr>
          <w:rFonts w:ascii="Century Gothic" w:eastAsia="微軟正黑體" w:hAnsi="Century Gothic" w:hint="eastAsia"/>
          <w:sz w:val="22"/>
          <w:szCs w:val="22"/>
        </w:rPr>
        <w:t>規劃及規格</w:t>
      </w:r>
      <w:r w:rsidR="005D6907">
        <w:rPr>
          <w:rFonts w:ascii="Century Gothic" w:eastAsia="微軟正黑體" w:hAnsi="Century Gothic" w:hint="eastAsia"/>
          <w:sz w:val="22"/>
          <w:szCs w:val="22"/>
        </w:rPr>
        <w:t>說明</w:t>
      </w:r>
      <w:r>
        <w:rPr>
          <w:rFonts w:ascii="Century Gothic" w:eastAsia="微軟正黑體" w:hAnsi="Century Gothic" w:hint="eastAsia"/>
          <w:sz w:val="22"/>
          <w:szCs w:val="22"/>
        </w:rPr>
        <w:t>。</w:t>
      </w:r>
    </w:p>
    <w:p w14:paraId="6AA9120B" w14:textId="77777777" w:rsidR="00565400" w:rsidRDefault="00565400">
      <w:pPr>
        <w:widowControl/>
      </w:pPr>
      <w:r>
        <w:br w:type="page"/>
      </w:r>
    </w:p>
    <w:p w14:paraId="098CF045" w14:textId="39BD4069" w:rsidR="00E11D3C" w:rsidRPr="00565400" w:rsidRDefault="00E11D3C">
      <w:pPr>
        <w:jc w:val="center"/>
      </w:pPr>
    </w:p>
    <w:p w14:paraId="7FA7FD32" w14:textId="02CCF77F" w:rsidR="00193C20" w:rsidRPr="00B34013" w:rsidRDefault="00612D6D" w:rsidP="00B90F7E">
      <w:pPr>
        <w:pStyle w:val="2"/>
        <w:numPr>
          <w:ilvl w:val="0"/>
          <w:numId w:val="2"/>
        </w:numPr>
        <w:spacing w:beforeLines="50" w:before="180" w:line="0" w:lineRule="atLeast"/>
        <w:ind w:left="482" w:hanging="482"/>
        <w:rPr>
          <w:rFonts w:ascii="Century Gothic" w:eastAsia="微軟正黑體" w:hAnsi="Century Gothic"/>
          <w:sz w:val="24"/>
          <w:szCs w:val="22"/>
        </w:rPr>
      </w:pPr>
      <w:bookmarkStart w:id="6" w:name="_Toc81398690"/>
      <w:r>
        <w:rPr>
          <w:rFonts w:ascii="Century Gothic" w:eastAsia="微軟正黑體" w:hAnsi="Century Gothic" w:hint="eastAsia"/>
          <w:sz w:val="24"/>
          <w:szCs w:val="22"/>
        </w:rPr>
        <w:t>信用卡頁</w:t>
      </w:r>
      <w:bookmarkEnd w:id="6"/>
    </w:p>
    <w:p w14:paraId="3953DD9E" w14:textId="320963D7" w:rsidR="00612D6D" w:rsidRPr="00612D6D" w:rsidRDefault="00612D6D" w:rsidP="00612D6D">
      <w:pPr>
        <w:spacing w:line="0" w:lineRule="atLeast"/>
        <w:rPr>
          <w:rFonts w:ascii="Century Gothic" w:eastAsia="微軟正黑體" w:hAnsi="Century Gothic"/>
          <w:sz w:val="22"/>
          <w:szCs w:val="22"/>
        </w:rPr>
      </w:pPr>
      <w:r w:rsidRPr="00612D6D">
        <w:rPr>
          <w:rFonts w:ascii="Century Gothic" w:eastAsia="微軟正黑體" w:hAnsi="Century Gothic" w:hint="eastAsia"/>
          <w:sz w:val="22"/>
          <w:szCs w:val="22"/>
        </w:rPr>
        <w:t>CAWHO Pay APP</w:t>
      </w:r>
      <w:r w:rsidRPr="00612D6D">
        <w:rPr>
          <w:rFonts w:ascii="Century Gothic" w:eastAsia="微軟正黑體" w:hAnsi="Century Gothic" w:hint="eastAsia"/>
          <w:sz w:val="22"/>
          <w:szCs w:val="22"/>
        </w:rPr>
        <w:t>頁面，</w:t>
      </w:r>
      <w:proofErr w:type="gramStart"/>
      <w:r w:rsidRPr="00612D6D">
        <w:rPr>
          <w:rFonts w:ascii="Century Gothic" w:eastAsia="微軟正黑體" w:hAnsi="Century Gothic" w:hint="eastAsia"/>
          <w:sz w:val="22"/>
          <w:szCs w:val="22"/>
        </w:rPr>
        <w:t>將依綁定</w:t>
      </w:r>
      <w:proofErr w:type="gramEnd"/>
      <w:r w:rsidRPr="00612D6D">
        <w:rPr>
          <w:rFonts w:ascii="Century Gothic" w:eastAsia="微軟正黑體" w:hAnsi="Century Gothic" w:hint="eastAsia"/>
          <w:sz w:val="22"/>
          <w:szCs w:val="22"/>
        </w:rPr>
        <w:t>/</w:t>
      </w:r>
      <w:r w:rsidRPr="00612D6D">
        <w:rPr>
          <w:rFonts w:ascii="Century Gothic" w:eastAsia="微軟正黑體" w:hAnsi="Century Gothic" w:hint="eastAsia"/>
          <w:sz w:val="22"/>
          <w:szCs w:val="22"/>
        </w:rPr>
        <w:t>會員狀態顯示對照版本如下表</w:t>
      </w:r>
      <w:r>
        <w:rPr>
          <w:rFonts w:ascii="Century Gothic" w:eastAsia="微軟正黑體" w:hAnsi="Century Gothic" w:hint="eastAsia"/>
          <w:sz w:val="22"/>
          <w:szCs w:val="22"/>
        </w:rPr>
        <w:t>，</w:t>
      </w:r>
      <w:r w:rsidRPr="00612D6D">
        <w:rPr>
          <w:rFonts w:ascii="Century Gothic" w:eastAsia="微軟正黑體" w:hAnsi="Century Gothic" w:hint="eastAsia"/>
          <w:sz w:val="22"/>
          <w:szCs w:val="22"/>
        </w:rPr>
        <w:t>以下為信用卡「七</w:t>
      </w:r>
      <w:r w:rsidRPr="00612D6D">
        <w:rPr>
          <w:rFonts w:ascii="Century Gothic" w:eastAsia="微軟正黑體" w:hAnsi="Century Gothic" w:hint="eastAsia"/>
          <w:sz w:val="22"/>
          <w:szCs w:val="22"/>
        </w:rPr>
        <w:t>.2</w:t>
      </w:r>
      <w:r w:rsidRPr="00612D6D">
        <w:rPr>
          <w:rFonts w:ascii="Century Gothic" w:eastAsia="微軟正黑體" w:hAnsi="Century Gothic" w:hint="eastAsia"/>
          <w:sz w:val="22"/>
          <w:szCs w:val="22"/>
        </w:rPr>
        <w:t>」版本的頁面規劃及規格說明。</w:t>
      </w:r>
    </w:p>
    <w:tbl>
      <w:tblPr>
        <w:tblW w:w="97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93"/>
        <w:gridCol w:w="992"/>
        <w:gridCol w:w="996"/>
        <w:gridCol w:w="845"/>
        <w:gridCol w:w="845"/>
        <w:gridCol w:w="845"/>
        <w:gridCol w:w="845"/>
        <w:gridCol w:w="845"/>
        <w:gridCol w:w="845"/>
        <w:gridCol w:w="845"/>
        <w:gridCol w:w="845"/>
      </w:tblGrid>
      <w:tr w:rsidR="00612D6D" w:rsidRPr="00394B03" w14:paraId="3358141A" w14:textId="77777777" w:rsidTr="009F3BC2">
        <w:trPr>
          <w:trHeight w:val="256"/>
        </w:trPr>
        <w:tc>
          <w:tcPr>
            <w:tcW w:w="993" w:type="dxa"/>
            <w:vMerge w:val="restart"/>
            <w:shd w:val="clear" w:color="auto" w:fill="auto"/>
            <w:noWrap/>
            <w:vAlign w:val="center"/>
          </w:tcPr>
          <w:p w14:paraId="6169C393"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大項</w:t>
            </w:r>
          </w:p>
        </w:tc>
        <w:tc>
          <w:tcPr>
            <w:tcW w:w="992" w:type="dxa"/>
            <w:vMerge w:val="restart"/>
            <w:shd w:val="clear" w:color="auto" w:fill="auto"/>
            <w:noWrap/>
            <w:vAlign w:val="center"/>
          </w:tcPr>
          <w:p w14:paraId="3180BBB0"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細項</w:t>
            </w:r>
          </w:p>
        </w:tc>
        <w:tc>
          <w:tcPr>
            <w:tcW w:w="996" w:type="dxa"/>
            <w:vMerge w:val="restart"/>
            <w:vAlign w:val="center"/>
          </w:tcPr>
          <w:p w14:paraId="32AD2E3F"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Native</w:t>
            </w:r>
          </w:p>
          <w:p w14:paraId="38D40286"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color w:val="000000"/>
                <w:kern w:val="0"/>
                <w:sz w:val="20"/>
                <w:szCs w:val="20"/>
              </w:rPr>
              <w:t>Web</w:t>
            </w:r>
          </w:p>
        </w:tc>
        <w:tc>
          <w:tcPr>
            <w:tcW w:w="845" w:type="dxa"/>
            <w:shd w:val="clear" w:color="auto" w:fill="D9D9D9" w:themeFill="background1" w:themeFillShade="D9"/>
            <w:noWrap/>
            <w:vAlign w:val="center"/>
          </w:tcPr>
          <w:p w14:paraId="3871AE24"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未綁定</w:t>
            </w:r>
          </w:p>
        </w:tc>
        <w:tc>
          <w:tcPr>
            <w:tcW w:w="5915" w:type="dxa"/>
            <w:gridSpan w:val="7"/>
            <w:shd w:val="clear" w:color="auto" w:fill="D9D9D9" w:themeFill="background1" w:themeFillShade="D9"/>
            <w:noWrap/>
            <w:vAlign w:val="center"/>
          </w:tcPr>
          <w:p w14:paraId="7C325E49"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已綁定</w:t>
            </w:r>
          </w:p>
        </w:tc>
      </w:tr>
      <w:tr w:rsidR="00612D6D" w:rsidRPr="00394B03" w14:paraId="79887D45" w14:textId="77777777" w:rsidTr="009F3BC2">
        <w:trPr>
          <w:trHeight w:val="256"/>
        </w:trPr>
        <w:tc>
          <w:tcPr>
            <w:tcW w:w="993" w:type="dxa"/>
            <w:vMerge/>
            <w:shd w:val="clear" w:color="auto" w:fill="auto"/>
            <w:noWrap/>
            <w:vAlign w:val="center"/>
          </w:tcPr>
          <w:p w14:paraId="5507ED68" w14:textId="77777777" w:rsidR="00612D6D" w:rsidRPr="00394B03" w:rsidRDefault="00612D6D" w:rsidP="009F3BC2">
            <w:pPr>
              <w:widowControl/>
              <w:rPr>
                <w:rFonts w:ascii="Microsoft JhengHei Light" w:eastAsia="Microsoft JhengHei Light" w:hAnsi="Microsoft JhengHei Light" w:cs="新細明體"/>
                <w:color w:val="000000"/>
                <w:kern w:val="0"/>
                <w:sz w:val="20"/>
                <w:szCs w:val="20"/>
              </w:rPr>
            </w:pPr>
          </w:p>
        </w:tc>
        <w:tc>
          <w:tcPr>
            <w:tcW w:w="992" w:type="dxa"/>
            <w:vMerge/>
            <w:shd w:val="clear" w:color="auto" w:fill="auto"/>
            <w:noWrap/>
            <w:vAlign w:val="center"/>
          </w:tcPr>
          <w:p w14:paraId="2C2B7EF5" w14:textId="77777777" w:rsidR="00612D6D" w:rsidRPr="00394B03" w:rsidRDefault="00612D6D" w:rsidP="009F3BC2">
            <w:pPr>
              <w:widowControl/>
              <w:rPr>
                <w:rFonts w:ascii="Microsoft JhengHei Light" w:eastAsia="Microsoft JhengHei Light" w:hAnsi="Microsoft JhengHei Light" w:cs="新細明體"/>
                <w:color w:val="000000"/>
                <w:kern w:val="0"/>
                <w:sz w:val="20"/>
                <w:szCs w:val="20"/>
              </w:rPr>
            </w:pPr>
          </w:p>
        </w:tc>
        <w:tc>
          <w:tcPr>
            <w:tcW w:w="996" w:type="dxa"/>
            <w:vMerge/>
          </w:tcPr>
          <w:p w14:paraId="1BB23E1E"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2005D8D2"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p>
        </w:tc>
        <w:tc>
          <w:tcPr>
            <w:tcW w:w="3380" w:type="dxa"/>
            <w:gridSpan w:val="4"/>
            <w:shd w:val="clear" w:color="auto" w:fill="D9D9D9" w:themeFill="background1" w:themeFillShade="D9"/>
            <w:noWrap/>
            <w:vAlign w:val="center"/>
          </w:tcPr>
          <w:p w14:paraId="1B5BB48D"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電支會員</w:t>
            </w:r>
          </w:p>
        </w:tc>
        <w:tc>
          <w:tcPr>
            <w:tcW w:w="2535" w:type="dxa"/>
            <w:gridSpan w:val="3"/>
            <w:shd w:val="clear" w:color="auto" w:fill="D9D9D9" w:themeFill="background1" w:themeFillShade="D9"/>
            <w:noWrap/>
            <w:vAlign w:val="center"/>
          </w:tcPr>
          <w:p w14:paraId="282A4AE8"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20"/>
                <w:szCs w:val="20"/>
              </w:rPr>
              <w:t>網銀會員</w:t>
            </w:r>
            <w:proofErr w:type="gramEnd"/>
          </w:p>
        </w:tc>
      </w:tr>
      <w:tr w:rsidR="00612D6D" w:rsidRPr="00394B03" w14:paraId="663AF4B7" w14:textId="77777777" w:rsidTr="009F3BC2">
        <w:trPr>
          <w:trHeight w:val="256"/>
        </w:trPr>
        <w:tc>
          <w:tcPr>
            <w:tcW w:w="993" w:type="dxa"/>
            <w:vMerge/>
            <w:shd w:val="clear" w:color="auto" w:fill="auto"/>
            <w:noWrap/>
            <w:vAlign w:val="center"/>
          </w:tcPr>
          <w:p w14:paraId="043ABBDA" w14:textId="77777777" w:rsidR="00612D6D" w:rsidRPr="00394B03" w:rsidRDefault="00612D6D" w:rsidP="009F3BC2">
            <w:pPr>
              <w:widowControl/>
              <w:rPr>
                <w:rFonts w:ascii="Microsoft JhengHei Light" w:eastAsia="Microsoft JhengHei Light" w:hAnsi="Microsoft JhengHei Light" w:cs="新細明體"/>
                <w:color w:val="000000"/>
                <w:kern w:val="0"/>
                <w:sz w:val="20"/>
                <w:szCs w:val="20"/>
              </w:rPr>
            </w:pPr>
          </w:p>
        </w:tc>
        <w:tc>
          <w:tcPr>
            <w:tcW w:w="992" w:type="dxa"/>
            <w:vMerge/>
            <w:shd w:val="clear" w:color="auto" w:fill="auto"/>
            <w:noWrap/>
            <w:vAlign w:val="center"/>
          </w:tcPr>
          <w:p w14:paraId="5C45505E" w14:textId="77777777" w:rsidR="00612D6D" w:rsidRPr="00394B03" w:rsidRDefault="00612D6D" w:rsidP="009F3BC2">
            <w:pPr>
              <w:widowControl/>
              <w:rPr>
                <w:rFonts w:ascii="Microsoft JhengHei Light" w:eastAsia="Microsoft JhengHei Light" w:hAnsi="Microsoft JhengHei Light" w:cs="新細明體"/>
                <w:color w:val="000000"/>
                <w:kern w:val="0"/>
                <w:sz w:val="20"/>
                <w:szCs w:val="20"/>
              </w:rPr>
            </w:pPr>
          </w:p>
        </w:tc>
        <w:tc>
          <w:tcPr>
            <w:tcW w:w="996" w:type="dxa"/>
            <w:vMerge/>
          </w:tcPr>
          <w:p w14:paraId="6A290C80"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43D168FC"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53B56742"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71473567"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53D895DF"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36FA63C1"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3ED1B17D"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0D92E21A"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56F8C32E"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20649D58"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4EF50672"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29051636"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4331E471"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6C15A02F"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14AF22D0"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1DD7433B"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r>
      <w:tr w:rsidR="00612D6D" w:rsidRPr="00394B03" w14:paraId="2C79C6C1" w14:textId="77777777" w:rsidTr="009F3BC2">
        <w:trPr>
          <w:trHeight w:val="256"/>
        </w:trPr>
        <w:tc>
          <w:tcPr>
            <w:tcW w:w="993" w:type="dxa"/>
            <w:vMerge w:val="restart"/>
            <w:shd w:val="clear" w:color="000000" w:fill="D9D9D9"/>
            <w:noWrap/>
            <w:vAlign w:val="center"/>
          </w:tcPr>
          <w:p w14:paraId="7ECAF8DA" w14:textId="77777777" w:rsidR="00612D6D" w:rsidRPr="00394B03" w:rsidRDefault="00612D6D" w:rsidP="009F3BC2">
            <w:pP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APP頁面</w:t>
            </w:r>
          </w:p>
        </w:tc>
        <w:tc>
          <w:tcPr>
            <w:tcW w:w="992" w:type="dxa"/>
            <w:shd w:val="clear" w:color="000000" w:fill="D9D9D9"/>
            <w:noWrap/>
            <w:vAlign w:val="center"/>
          </w:tcPr>
          <w:p w14:paraId="4BB9C45F" w14:textId="77777777" w:rsidR="00612D6D" w:rsidRPr="00394B03"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信用卡</w:t>
            </w:r>
          </w:p>
        </w:tc>
        <w:tc>
          <w:tcPr>
            <w:tcW w:w="996" w:type="dxa"/>
            <w:shd w:val="clear" w:color="auto" w:fill="D9D9D9" w:themeFill="background1" w:themeFillShade="D9"/>
            <w:vAlign w:val="center"/>
          </w:tcPr>
          <w:p w14:paraId="30AF500C"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509EA68A"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登入</w:t>
            </w:r>
          </w:p>
        </w:tc>
        <w:tc>
          <w:tcPr>
            <w:tcW w:w="845" w:type="dxa"/>
            <w:shd w:val="clear" w:color="auto" w:fill="auto"/>
            <w:noWrap/>
            <w:vAlign w:val="center"/>
          </w:tcPr>
          <w:p w14:paraId="7167CF3A"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七.1</w:t>
            </w:r>
          </w:p>
        </w:tc>
        <w:tc>
          <w:tcPr>
            <w:tcW w:w="845" w:type="dxa"/>
            <w:shd w:val="clear" w:color="auto" w:fill="auto"/>
            <w:noWrap/>
            <w:vAlign w:val="center"/>
          </w:tcPr>
          <w:p w14:paraId="3685CEC5"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七.1</w:t>
            </w:r>
          </w:p>
        </w:tc>
        <w:tc>
          <w:tcPr>
            <w:tcW w:w="845" w:type="dxa"/>
            <w:shd w:val="clear" w:color="auto" w:fill="auto"/>
            <w:noWrap/>
            <w:vAlign w:val="center"/>
          </w:tcPr>
          <w:p w14:paraId="465A2838"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4"/>
                <w:szCs w:val="20"/>
              </w:rPr>
              <w:t>會員說明頁</w:t>
            </w:r>
          </w:p>
        </w:tc>
        <w:tc>
          <w:tcPr>
            <w:tcW w:w="845" w:type="dxa"/>
            <w:shd w:val="clear" w:color="auto" w:fill="auto"/>
            <w:noWrap/>
            <w:vAlign w:val="center"/>
          </w:tcPr>
          <w:p w14:paraId="0BC5BF38"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4"/>
                <w:szCs w:val="20"/>
              </w:rPr>
              <w:t>會員說明頁</w:t>
            </w:r>
          </w:p>
        </w:tc>
        <w:tc>
          <w:tcPr>
            <w:tcW w:w="845" w:type="dxa"/>
            <w:shd w:val="clear" w:color="auto" w:fill="auto"/>
            <w:noWrap/>
            <w:vAlign w:val="center"/>
          </w:tcPr>
          <w:p w14:paraId="3C4576C6"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七.1</w:t>
            </w:r>
          </w:p>
        </w:tc>
        <w:tc>
          <w:tcPr>
            <w:tcW w:w="845" w:type="dxa"/>
            <w:shd w:val="clear" w:color="auto" w:fill="FFF2CC" w:themeFill="accent4" w:themeFillTint="33"/>
            <w:noWrap/>
            <w:vAlign w:val="center"/>
          </w:tcPr>
          <w:p w14:paraId="4FEA62F2" w14:textId="77777777" w:rsidR="00612D6D" w:rsidRPr="000D3072"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七.2</w:t>
            </w:r>
          </w:p>
        </w:tc>
        <w:tc>
          <w:tcPr>
            <w:tcW w:w="845" w:type="dxa"/>
            <w:shd w:val="clear" w:color="auto" w:fill="FFF2CC" w:themeFill="accent4" w:themeFillTint="33"/>
            <w:noWrap/>
            <w:vAlign w:val="center"/>
          </w:tcPr>
          <w:p w14:paraId="6DE2AFA9" w14:textId="77777777" w:rsidR="00612D6D" w:rsidRPr="000D3072"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七.2</w:t>
            </w:r>
          </w:p>
        </w:tc>
      </w:tr>
      <w:tr w:rsidR="00612D6D" w:rsidRPr="00394B03" w14:paraId="20C79EBB" w14:textId="77777777" w:rsidTr="009F3BC2">
        <w:trPr>
          <w:trHeight w:val="256"/>
        </w:trPr>
        <w:tc>
          <w:tcPr>
            <w:tcW w:w="993" w:type="dxa"/>
            <w:vMerge/>
            <w:shd w:val="clear" w:color="000000" w:fill="D9D9D9"/>
            <w:noWrap/>
            <w:vAlign w:val="center"/>
          </w:tcPr>
          <w:p w14:paraId="56CAA45E" w14:textId="77777777" w:rsidR="00612D6D" w:rsidRPr="00394B03" w:rsidRDefault="00612D6D" w:rsidP="009F3BC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37108437"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啟用卡片</w:t>
            </w:r>
          </w:p>
        </w:tc>
        <w:tc>
          <w:tcPr>
            <w:tcW w:w="996" w:type="dxa"/>
            <w:shd w:val="clear" w:color="auto" w:fill="D9D9D9" w:themeFill="background1" w:themeFillShade="D9"/>
            <w:vAlign w:val="center"/>
          </w:tcPr>
          <w:p w14:paraId="0FACF233"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78D43530" w14:textId="77777777" w:rsidR="00612D6D" w:rsidRPr="00612D6D" w:rsidRDefault="00612D6D" w:rsidP="009F3BC2">
            <w:pPr>
              <w:widowControl/>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啟用卡片(未登)</w:t>
            </w:r>
          </w:p>
        </w:tc>
        <w:tc>
          <w:tcPr>
            <w:tcW w:w="845" w:type="dxa"/>
            <w:shd w:val="clear" w:color="auto" w:fill="auto"/>
            <w:noWrap/>
          </w:tcPr>
          <w:p w14:paraId="00096827"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啟用卡片(未登)</w:t>
            </w:r>
          </w:p>
        </w:tc>
        <w:tc>
          <w:tcPr>
            <w:tcW w:w="845" w:type="dxa"/>
            <w:shd w:val="clear" w:color="auto" w:fill="auto"/>
            <w:noWrap/>
          </w:tcPr>
          <w:p w14:paraId="03ED616F"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啟用卡片(未登)</w:t>
            </w:r>
          </w:p>
        </w:tc>
        <w:tc>
          <w:tcPr>
            <w:tcW w:w="845" w:type="dxa"/>
            <w:shd w:val="clear" w:color="auto" w:fill="auto"/>
            <w:noWrap/>
          </w:tcPr>
          <w:p w14:paraId="44BF9AD2"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啟用卡片(未登)</w:t>
            </w:r>
          </w:p>
        </w:tc>
        <w:tc>
          <w:tcPr>
            <w:tcW w:w="845" w:type="dxa"/>
            <w:shd w:val="clear" w:color="auto" w:fill="auto"/>
            <w:noWrap/>
          </w:tcPr>
          <w:p w14:paraId="05A333F7"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啟用卡片(未登)</w:t>
            </w:r>
          </w:p>
        </w:tc>
        <w:tc>
          <w:tcPr>
            <w:tcW w:w="845" w:type="dxa"/>
            <w:shd w:val="clear" w:color="auto" w:fill="auto"/>
            <w:noWrap/>
          </w:tcPr>
          <w:p w14:paraId="610D4B8B"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啟用卡片(未登)</w:t>
            </w:r>
          </w:p>
        </w:tc>
        <w:tc>
          <w:tcPr>
            <w:tcW w:w="845" w:type="dxa"/>
            <w:shd w:val="clear" w:color="auto" w:fill="FFF2CC" w:themeFill="accent4" w:themeFillTint="33"/>
            <w:noWrap/>
            <w:vAlign w:val="center"/>
          </w:tcPr>
          <w:p w14:paraId="5617F1E8" w14:textId="77777777" w:rsidR="00612D6D" w:rsidRPr="006D0422" w:rsidRDefault="00612D6D" w:rsidP="009F3BC2">
            <w:pPr>
              <w:widowControl/>
              <w:jc w:val="both"/>
              <w:rPr>
                <w:rFonts w:ascii="Microsoft JhengHei Light" w:eastAsia="Microsoft JhengHei Light" w:hAnsi="Microsoft JhengHei Light" w:cs="新細明體"/>
                <w:color w:val="000000"/>
                <w:kern w:val="0"/>
                <w:sz w:val="18"/>
                <w:szCs w:val="20"/>
              </w:rPr>
            </w:pPr>
            <w:r w:rsidRPr="0055485E">
              <w:rPr>
                <w:rFonts w:ascii="Microsoft JhengHei Light" w:eastAsia="Microsoft JhengHei Light" w:hAnsi="Microsoft JhengHei Light" w:cs="新細明體" w:hint="eastAsia"/>
                <w:color w:val="000000"/>
                <w:kern w:val="0"/>
                <w:sz w:val="18"/>
                <w:szCs w:val="20"/>
              </w:rPr>
              <w:t>啟用卡片(</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6FA82606"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sidRPr="0055485E">
              <w:rPr>
                <w:rFonts w:ascii="Microsoft JhengHei Light" w:eastAsia="Microsoft JhengHei Light" w:hAnsi="Microsoft JhengHei Light" w:cs="新細明體" w:hint="eastAsia"/>
                <w:color w:val="000000"/>
                <w:kern w:val="0"/>
                <w:sz w:val="18"/>
                <w:szCs w:val="20"/>
              </w:rPr>
              <w:t>啟用卡片(</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r>
      <w:tr w:rsidR="00612D6D" w:rsidRPr="00394B03" w14:paraId="1132E0C1" w14:textId="77777777" w:rsidTr="009F3BC2">
        <w:trPr>
          <w:trHeight w:val="256"/>
        </w:trPr>
        <w:tc>
          <w:tcPr>
            <w:tcW w:w="993" w:type="dxa"/>
            <w:vMerge/>
            <w:shd w:val="clear" w:color="000000" w:fill="D9D9D9"/>
            <w:noWrap/>
            <w:vAlign w:val="center"/>
          </w:tcPr>
          <w:p w14:paraId="25212ACD" w14:textId="77777777" w:rsidR="00612D6D" w:rsidRPr="00394B03" w:rsidRDefault="00612D6D" w:rsidP="009F3BC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0473BD2A"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20"/>
                <w:szCs w:val="20"/>
              </w:rPr>
              <w:t>線上開</w:t>
            </w:r>
            <w:proofErr w:type="gramEnd"/>
            <w:r>
              <w:rPr>
                <w:rFonts w:ascii="Microsoft JhengHei Light" w:eastAsia="Microsoft JhengHei Light" w:hAnsi="Microsoft JhengHei Light" w:cs="新細明體" w:hint="eastAsia"/>
                <w:color w:val="000000"/>
                <w:kern w:val="0"/>
                <w:sz w:val="20"/>
                <w:szCs w:val="20"/>
              </w:rPr>
              <w:t>卡</w:t>
            </w:r>
          </w:p>
        </w:tc>
        <w:tc>
          <w:tcPr>
            <w:tcW w:w="996" w:type="dxa"/>
            <w:shd w:val="clear" w:color="auto" w:fill="D9D9D9" w:themeFill="background1" w:themeFillShade="D9"/>
            <w:vAlign w:val="center"/>
          </w:tcPr>
          <w:p w14:paraId="672C9AB2"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35377F79"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proofErr w:type="gramStart"/>
            <w:r w:rsidRPr="00612D6D">
              <w:rPr>
                <w:rFonts w:ascii="Microsoft JhengHei Light" w:eastAsia="Microsoft JhengHei Light" w:hAnsi="Microsoft JhengHei Light" w:cs="新細明體" w:hint="eastAsia"/>
                <w:color w:val="D9D9D9" w:themeColor="background1" w:themeShade="D9"/>
                <w:kern w:val="0"/>
                <w:sz w:val="18"/>
                <w:szCs w:val="20"/>
              </w:rPr>
              <w:t>線上開</w:t>
            </w:r>
            <w:proofErr w:type="gramEnd"/>
            <w:r w:rsidRPr="00612D6D">
              <w:rPr>
                <w:rFonts w:ascii="Microsoft JhengHei Light" w:eastAsia="Microsoft JhengHei Light" w:hAnsi="Microsoft JhengHei Light" w:cs="新細明體" w:hint="eastAsia"/>
                <w:color w:val="D9D9D9" w:themeColor="background1" w:themeShade="D9"/>
                <w:kern w:val="0"/>
                <w:sz w:val="18"/>
                <w:szCs w:val="20"/>
              </w:rPr>
              <w:t>卡(未登)</w:t>
            </w:r>
          </w:p>
        </w:tc>
        <w:tc>
          <w:tcPr>
            <w:tcW w:w="845" w:type="dxa"/>
            <w:shd w:val="clear" w:color="auto" w:fill="auto"/>
            <w:noWrap/>
          </w:tcPr>
          <w:p w14:paraId="2D221282"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proofErr w:type="gramStart"/>
            <w:r w:rsidRPr="00612D6D">
              <w:rPr>
                <w:rFonts w:ascii="Microsoft JhengHei Light" w:eastAsia="Microsoft JhengHei Light" w:hAnsi="Microsoft JhengHei Light" w:cs="新細明體" w:hint="eastAsia"/>
                <w:color w:val="D9D9D9" w:themeColor="background1" w:themeShade="D9"/>
                <w:kern w:val="0"/>
                <w:sz w:val="18"/>
                <w:szCs w:val="20"/>
              </w:rPr>
              <w:t>線上開</w:t>
            </w:r>
            <w:proofErr w:type="gramEnd"/>
            <w:r w:rsidRPr="00612D6D">
              <w:rPr>
                <w:rFonts w:ascii="Microsoft JhengHei Light" w:eastAsia="Microsoft JhengHei Light" w:hAnsi="Microsoft JhengHei Light" w:cs="新細明體" w:hint="eastAsia"/>
                <w:color w:val="D9D9D9" w:themeColor="background1" w:themeShade="D9"/>
                <w:kern w:val="0"/>
                <w:sz w:val="18"/>
                <w:szCs w:val="20"/>
              </w:rPr>
              <w:t>卡(未登)</w:t>
            </w:r>
          </w:p>
        </w:tc>
        <w:tc>
          <w:tcPr>
            <w:tcW w:w="845" w:type="dxa"/>
            <w:shd w:val="clear" w:color="auto" w:fill="auto"/>
            <w:noWrap/>
          </w:tcPr>
          <w:p w14:paraId="0F2CDEFE"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proofErr w:type="gramStart"/>
            <w:r w:rsidRPr="00612D6D">
              <w:rPr>
                <w:rFonts w:ascii="Microsoft JhengHei Light" w:eastAsia="Microsoft JhengHei Light" w:hAnsi="Microsoft JhengHei Light" w:cs="新細明體" w:hint="eastAsia"/>
                <w:color w:val="D9D9D9" w:themeColor="background1" w:themeShade="D9"/>
                <w:kern w:val="0"/>
                <w:sz w:val="18"/>
                <w:szCs w:val="20"/>
              </w:rPr>
              <w:t>線上開</w:t>
            </w:r>
            <w:proofErr w:type="gramEnd"/>
            <w:r w:rsidRPr="00612D6D">
              <w:rPr>
                <w:rFonts w:ascii="Microsoft JhengHei Light" w:eastAsia="Microsoft JhengHei Light" w:hAnsi="Microsoft JhengHei Light" w:cs="新細明體" w:hint="eastAsia"/>
                <w:color w:val="D9D9D9" w:themeColor="background1" w:themeShade="D9"/>
                <w:kern w:val="0"/>
                <w:sz w:val="18"/>
                <w:szCs w:val="20"/>
              </w:rPr>
              <w:t>卡(未登)</w:t>
            </w:r>
          </w:p>
        </w:tc>
        <w:tc>
          <w:tcPr>
            <w:tcW w:w="845" w:type="dxa"/>
            <w:shd w:val="clear" w:color="auto" w:fill="auto"/>
            <w:noWrap/>
          </w:tcPr>
          <w:p w14:paraId="477380FA"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proofErr w:type="gramStart"/>
            <w:r w:rsidRPr="00612D6D">
              <w:rPr>
                <w:rFonts w:ascii="Microsoft JhengHei Light" w:eastAsia="Microsoft JhengHei Light" w:hAnsi="Microsoft JhengHei Light" w:cs="新細明體" w:hint="eastAsia"/>
                <w:color w:val="D9D9D9" w:themeColor="background1" w:themeShade="D9"/>
                <w:kern w:val="0"/>
                <w:sz w:val="18"/>
                <w:szCs w:val="20"/>
              </w:rPr>
              <w:t>線上開</w:t>
            </w:r>
            <w:proofErr w:type="gramEnd"/>
            <w:r w:rsidRPr="00612D6D">
              <w:rPr>
                <w:rFonts w:ascii="Microsoft JhengHei Light" w:eastAsia="Microsoft JhengHei Light" w:hAnsi="Microsoft JhengHei Light" w:cs="新細明體" w:hint="eastAsia"/>
                <w:color w:val="D9D9D9" w:themeColor="background1" w:themeShade="D9"/>
                <w:kern w:val="0"/>
                <w:sz w:val="18"/>
                <w:szCs w:val="20"/>
              </w:rPr>
              <w:t>卡(未登)</w:t>
            </w:r>
          </w:p>
        </w:tc>
        <w:tc>
          <w:tcPr>
            <w:tcW w:w="845" w:type="dxa"/>
            <w:shd w:val="clear" w:color="auto" w:fill="auto"/>
            <w:noWrap/>
          </w:tcPr>
          <w:p w14:paraId="3527D455"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proofErr w:type="gramStart"/>
            <w:r w:rsidRPr="00612D6D">
              <w:rPr>
                <w:rFonts w:ascii="Microsoft JhengHei Light" w:eastAsia="Microsoft JhengHei Light" w:hAnsi="Microsoft JhengHei Light" w:cs="新細明體" w:hint="eastAsia"/>
                <w:color w:val="D9D9D9" w:themeColor="background1" w:themeShade="D9"/>
                <w:kern w:val="0"/>
                <w:sz w:val="18"/>
                <w:szCs w:val="20"/>
              </w:rPr>
              <w:t>線上開</w:t>
            </w:r>
            <w:proofErr w:type="gramEnd"/>
            <w:r w:rsidRPr="00612D6D">
              <w:rPr>
                <w:rFonts w:ascii="Microsoft JhengHei Light" w:eastAsia="Microsoft JhengHei Light" w:hAnsi="Microsoft JhengHei Light" w:cs="新細明體" w:hint="eastAsia"/>
                <w:color w:val="D9D9D9" w:themeColor="background1" w:themeShade="D9"/>
                <w:kern w:val="0"/>
                <w:sz w:val="18"/>
                <w:szCs w:val="20"/>
              </w:rPr>
              <w:t>卡(未登)</w:t>
            </w:r>
          </w:p>
        </w:tc>
        <w:tc>
          <w:tcPr>
            <w:tcW w:w="845" w:type="dxa"/>
            <w:shd w:val="clear" w:color="auto" w:fill="auto"/>
            <w:noWrap/>
          </w:tcPr>
          <w:p w14:paraId="54098EBA"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proofErr w:type="gramStart"/>
            <w:r w:rsidRPr="00612D6D">
              <w:rPr>
                <w:rFonts w:ascii="Microsoft JhengHei Light" w:eastAsia="Microsoft JhengHei Light" w:hAnsi="Microsoft JhengHei Light" w:cs="新細明體" w:hint="eastAsia"/>
                <w:color w:val="D9D9D9" w:themeColor="background1" w:themeShade="D9"/>
                <w:kern w:val="0"/>
                <w:sz w:val="18"/>
                <w:szCs w:val="20"/>
              </w:rPr>
              <w:t>線上開</w:t>
            </w:r>
            <w:proofErr w:type="gramEnd"/>
            <w:r w:rsidRPr="00612D6D">
              <w:rPr>
                <w:rFonts w:ascii="Microsoft JhengHei Light" w:eastAsia="Microsoft JhengHei Light" w:hAnsi="Microsoft JhengHei Light" w:cs="新細明體" w:hint="eastAsia"/>
                <w:color w:val="D9D9D9" w:themeColor="background1" w:themeShade="D9"/>
                <w:kern w:val="0"/>
                <w:sz w:val="18"/>
                <w:szCs w:val="20"/>
              </w:rPr>
              <w:t>卡(未登)</w:t>
            </w:r>
          </w:p>
        </w:tc>
        <w:tc>
          <w:tcPr>
            <w:tcW w:w="845" w:type="dxa"/>
            <w:shd w:val="clear" w:color="auto" w:fill="FFF2CC" w:themeFill="accent4" w:themeFillTint="33"/>
            <w:noWrap/>
            <w:vAlign w:val="center"/>
          </w:tcPr>
          <w:p w14:paraId="0DB56B36"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18"/>
                <w:szCs w:val="20"/>
              </w:rPr>
              <w:t>線上開</w:t>
            </w:r>
            <w:proofErr w:type="gramEnd"/>
            <w:r>
              <w:rPr>
                <w:rFonts w:ascii="Microsoft JhengHei Light" w:eastAsia="Microsoft JhengHei Light" w:hAnsi="Microsoft JhengHei Light" w:cs="新細明體" w:hint="eastAsia"/>
                <w:color w:val="000000"/>
                <w:kern w:val="0"/>
                <w:sz w:val="18"/>
                <w:szCs w:val="20"/>
              </w:rPr>
              <w:t>卡</w:t>
            </w:r>
            <w:r w:rsidRPr="0055485E">
              <w:rPr>
                <w:rFonts w:ascii="Microsoft JhengHei Light" w:eastAsia="Microsoft JhengHei Light" w:hAnsi="Microsoft JhengHei Light" w:cs="新細明體" w:hint="eastAsia"/>
                <w:color w:val="000000"/>
                <w:kern w:val="0"/>
                <w:sz w:val="18"/>
                <w:szCs w:val="20"/>
              </w:rPr>
              <w:t>(</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03DEB0D7"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18"/>
                <w:szCs w:val="20"/>
              </w:rPr>
              <w:t>線上開</w:t>
            </w:r>
            <w:proofErr w:type="gramEnd"/>
            <w:r>
              <w:rPr>
                <w:rFonts w:ascii="Microsoft JhengHei Light" w:eastAsia="Microsoft JhengHei Light" w:hAnsi="Microsoft JhengHei Light" w:cs="新細明體" w:hint="eastAsia"/>
                <w:color w:val="000000"/>
                <w:kern w:val="0"/>
                <w:sz w:val="18"/>
                <w:szCs w:val="20"/>
              </w:rPr>
              <w:t>卡</w:t>
            </w:r>
            <w:r w:rsidRPr="0055485E">
              <w:rPr>
                <w:rFonts w:ascii="Microsoft JhengHei Light" w:eastAsia="Microsoft JhengHei Light" w:hAnsi="Microsoft JhengHei Light" w:cs="新細明體" w:hint="eastAsia"/>
                <w:color w:val="000000"/>
                <w:kern w:val="0"/>
                <w:sz w:val="18"/>
                <w:szCs w:val="20"/>
              </w:rPr>
              <w:t>(</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r>
      <w:tr w:rsidR="00612D6D" w:rsidRPr="00394B03" w14:paraId="1181A136" w14:textId="77777777" w:rsidTr="009F3BC2">
        <w:trPr>
          <w:trHeight w:val="256"/>
        </w:trPr>
        <w:tc>
          <w:tcPr>
            <w:tcW w:w="993" w:type="dxa"/>
            <w:vMerge/>
            <w:shd w:val="clear" w:color="000000" w:fill="D9D9D9"/>
            <w:noWrap/>
            <w:vAlign w:val="center"/>
          </w:tcPr>
          <w:p w14:paraId="67E50BE0" w14:textId="77777777" w:rsidR="00612D6D" w:rsidRPr="00394B03" w:rsidRDefault="00612D6D" w:rsidP="009F3BC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59058051"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進度查詢</w:t>
            </w:r>
          </w:p>
        </w:tc>
        <w:tc>
          <w:tcPr>
            <w:tcW w:w="996" w:type="dxa"/>
            <w:shd w:val="clear" w:color="auto" w:fill="D9D9D9" w:themeFill="background1" w:themeFillShade="D9"/>
            <w:vAlign w:val="center"/>
          </w:tcPr>
          <w:p w14:paraId="43188B80"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1FAC92CE"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進度查詢(未登)</w:t>
            </w:r>
          </w:p>
        </w:tc>
        <w:tc>
          <w:tcPr>
            <w:tcW w:w="845" w:type="dxa"/>
            <w:shd w:val="clear" w:color="auto" w:fill="auto"/>
            <w:noWrap/>
          </w:tcPr>
          <w:p w14:paraId="3A88B27E"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進度查詢(未登)</w:t>
            </w:r>
          </w:p>
        </w:tc>
        <w:tc>
          <w:tcPr>
            <w:tcW w:w="845" w:type="dxa"/>
            <w:shd w:val="clear" w:color="auto" w:fill="auto"/>
            <w:noWrap/>
          </w:tcPr>
          <w:p w14:paraId="29345475"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進度查詢(未登)</w:t>
            </w:r>
          </w:p>
        </w:tc>
        <w:tc>
          <w:tcPr>
            <w:tcW w:w="845" w:type="dxa"/>
            <w:shd w:val="clear" w:color="auto" w:fill="auto"/>
            <w:noWrap/>
          </w:tcPr>
          <w:p w14:paraId="5798C752"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進度查詢(未登)</w:t>
            </w:r>
          </w:p>
        </w:tc>
        <w:tc>
          <w:tcPr>
            <w:tcW w:w="845" w:type="dxa"/>
            <w:shd w:val="clear" w:color="auto" w:fill="auto"/>
            <w:noWrap/>
          </w:tcPr>
          <w:p w14:paraId="1B23852F"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進度查詢(未登)</w:t>
            </w:r>
          </w:p>
        </w:tc>
        <w:tc>
          <w:tcPr>
            <w:tcW w:w="845" w:type="dxa"/>
            <w:shd w:val="clear" w:color="auto" w:fill="auto"/>
            <w:noWrap/>
          </w:tcPr>
          <w:p w14:paraId="3CB9213C"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進度查詢(未登)</w:t>
            </w:r>
          </w:p>
        </w:tc>
        <w:tc>
          <w:tcPr>
            <w:tcW w:w="845" w:type="dxa"/>
            <w:shd w:val="clear" w:color="auto" w:fill="FFF2CC" w:themeFill="accent4" w:themeFillTint="33"/>
            <w:noWrap/>
            <w:vAlign w:val="center"/>
          </w:tcPr>
          <w:p w14:paraId="253CC760"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進度查詢</w:t>
            </w:r>
            <w:r w:rsidRPr="0055485E">
              <w:rPr>
                <w:rFonts w:ascii="Microsoft JhengHei Light" w:eastAsia="Microsoft JhengHei Light" w:hAnsi="Microsoft JhengHei Light" w:cs="新細明體" w:hint="eastAsia"/>
                <w:color w:val="000000"/>
                <w:kern w:val="0"/>
                <w:sz w:val="18"/>
                <w:szCs w:val="20"/>
              </w:rPr>
              <w:t>(</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27B979C7"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進度查詢</w:t>
            </w:r>
            <w:r w:rsidRPr="0055485E">
              <w:rPr>
                <w:rFonts w:ascii="Microsoft JhengHei Light" w:eastAsia="Microsoft JhengHei Light" w:hAnsi="Microsoft JhengHei Light" w:cs="新細明體" w:hint="eastAsia"/>
                <w:color w:val="000000"/>
                <w:kern w:val="0"/>
                <w:sz w:val="18"/>
                <w:szCs w:val="20"/>
              </w:rPr>
              <w:t>(</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r>
      <w:tr w:rsidR="00612D6D" w:rsidRPr="00394B03" w14:paraId="29B1B46B" w14:textId="77777777" w:rsidTr="009F3BC2">
        <w:trPr>
          <w:trHeight w:val="256"/>
        </w:trPr>
        <w:tc>
          <w:tcPr>
            <w:tcW w:w="993" w:type="dxa"/>
            <w:vMerge/>
            <w:shd w:val="clear" w:color="000000" w:fill="D9D9D9"/>
            <w:noWrap/>
            <w:vAlign w:val="center"/>
          </w:tcPr>
          <w:p w14:paraId="351246E5" w14:textId="77777777" w:rsidR="00612D6D" w:rsidRPr="00394B03" w:rsidRDefault="00612D6D" w:rsidP="009F3BC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19369476"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20"/>
                <w:szCs w:val="20"/>
              </w:rPr>
              <w:t>線上補件</w:t>
            </w:r>
            <w:proofErr w:type="gramEnd"/>
          </w:p>
        </w:tc>
        <w:tc>
          <w:tcPr>
            <w:tcW w:w="996" w:type="dxa"/>
            <w:shd w:val="clear" w:color="auto" w:fill="D9D9D9" w:themeFill="background1" w:themeFillShade="D9"/>
            <w:vAlign w:val="center"/>
          </w:tcPr>
          <w:p w14:paraId="5DEA4177"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7EDE60D2"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34355C64"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7E2624CB"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185E6FFE"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79FB1AA4"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313A0EB3"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FFF2CC" w:themeFill="accent4" w:themeFillTint="33"/>
            <w:noWrap/>
            <w:vAlign w:val="center"/>
          </w:tcPr>
          <w:p w14:paraId="1B52AC17"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18"/>
                <w:szCs w:val="20"/>
              </w:rPr>
              <w:t>線上補件</w:t>
            </w:r>
            <w:proofErr w:type="gramEnd"/>
            <w:r w:rsidRPr="0055485E">
              <w:rPr>
                <w:rFonts w:ascii="Microsoft JhengHei Light" w:eastAsia="Microsoft JhengHei Light" w:hAnsi="Microsoft JhengHei Light" w:cs="新細明體" w:hint="eastAsia"/>
                <w:color w:val="000000"/>
                <w:kern w:val="0"/>
                <w:sz w:val="18"/>
                <w:szCs w:val="20"/>
              </w:rPr>
              <w:t>(</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4DA0B7A3"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18"/>
                <w:szCs w:val="20"/>
              </w:rPr>
              <w:t>線上補件</w:t>
            </w:r>
            <w:proofErr w:type="gramEnd"/>
            <w:r w:rsidRPr="0055485E">
              <w:rPr>
                <w:rFonts w:ascii="Microsoft JhengHei Light" w:eastAsia="Microsoft JhengHei Light" w:hAnsi="Microsoft JhengHei Light" w:cs="新細明體" w:hint="eastAsia"/>
                <w:color w:val="000000"/>
                <w:kern w:val="0"/>
                <w:sz w:val="18"/>
                <w:szCs w:val="20"/>
              </w:rPr>
              <w:t>(</w:t>
            </w:r>
            <w:proofErr w:type="gramStart"/>
            <w:r>
              <w:rPr>
                <w:rFonts w:ascii="Microsoft JhengHei Light" w:eastAsia="Microsoft JhengHei Light" w:hAnsi="Microsoft JhengHei Light" w:cs="新細明體" w:hint="eastAsia"/>
                <w:color w:val="000000"/>
                <w:kern w:val="0"/>
                <w:sz w:val="18"/>
                <w:szCs w:val="20"/>
              </w:rPr>
              <w:t>卡管頁</w:t>
            </w:r>
            <w:proofErr w:type="gramEnd"/>
            <w:r w:rsidRPr="0055485E">
              <w:rPr>
                <w:rFonts w:ascii="Microsoft JhengHei Light" w:eastAsia="Microsoft JhengHei Light" w:hAnsi="Microsoft JhengHei Light" w:cs="新細明體" w:hint="eastAsia"/>
                <w:color w:val="000000"/>
                <w:kern w:val="0"/>
                <w:sz w:val="18"/>
                <w:szCs w:val="20"/>
              </w:rPr>
              <w:t>)</w:t>
            </w:r>
          </w:p>
        </w:tc>
      </w:tr>
    </w:tbl>
    <w:p w14:paraId="7B03A7B4" w14:textId="2A67A917" w:rsidR="00612D6D" w:rsidRDefault="00612D6D" w:rsidP="00BB3E65">
      <w:pPr>
        <w:spacing w:line="0" w:lineRule="atLeast"/>
        <w:outlineLvl w:val="2"/>
        <w:rPr>
          <w:rFonts w:ascii="Century Gothic" w:eastAsia="微軟正黑體" w:hAnsi="Century Gothic"/>
          <w:b/>
          <w:sz w:val="22"/>
        </w:rPr>
      </w:pPr>
    </w:p>
    <w:p w14:paraId="65CE95C5" w14:textId="35AA697F" w:rsidR="00612D6D" w:rsidRDefault="00612D6D" w:rsidP="00612D6D">
      <w:pPr>
        <w:spacing w:line="0" w:lineRule="atLeast"/>
        <w:rPr>
          <w:rFonts w:ascii="Century Gothic" w:eastAsia="微軟正黑體" w:hAnsi="Century Gothic"/>
          <w:sz w:val="22"/>
          <w:szCs w:val="22"/>
        </w:rPr>
      </w:pPr>
      <w:proofErr w:type="gramStart"/>
      <w:r w:rsidRPr="00612D6D">
        <w:rPr>
          <w:rFonts w:ascii="Century Gothic" w:eastAsia="微軟正黑體" w:hAnsi="Century Gothic" w:hint="eastAsia"/>
          <w:sz w:val="22"/>
          <w:szCs w:val="22"/>
        </w:rPr>
        <w:t>信用卡頁</w:t>
      </w:r>
      <w:r>
        <w:rPr>
          <w:rFonts w:ascii="Century Gothic" w:eastAsia="微軟正黑體" w:hAnsi="Century Gothic" w:hint="eastAsia"/>
          <w:sz w:val="22"/>
          <w:szCs w:val="22"/>
        </w:rPr>
        <w:t>將分為</w:t>
      </w:r>
      <w:proofErr w:type="gramEnd"/>
      <w:r>
        <w:rPr>
          <w:rFonts w:ascii="Century Gothic" w:eastAsia="微軟正黑體" w:hAnsi="Century Gothic" w:hint="eastAsia"/>
          <w:sz w:val="22"/>
          <w:szCs w:val="22"/>
        </w:rPr>
        <w:t>卡片狀態及卡片資訊兩區塊。</w:t>
      </w:r>
    </w:p>
    <w:p w14:paraId="1DCDB541" w14:textId="3E426F5E" w:rsidR="00612D6D" w:rsidRDefault="008F50FB" w:rsidP="00612D6D">
      <w:pPr>
        <w:spacing w:line="0" w:lineRule="atLeast"/>
        <w:jc w:val="center"/>
        <w:rPr>
          <w:rFonts w:ascii="Century Gothic" w:eastAsia="微軟正黑體" w:hAnsi="Century Gothic"/>
          <w:sz w:val="22"/>
          <w:szCs w:val="22"/>
        </w:rPr>
      </w:pPr>
      <w:r>
        <w:rPr>
          <w:noProof/>
        </w:rPr>
        <mc:AlternateContent>
          <mc:Choice Requires="wps">
            <w:drawing>
              <wp:anchor distT="0" distB="0" distL="114300" distR="114300" simplePos="0" relativeHeight="251696128" behindDoc="0" locked="0" layoutInCell="1" allowOverlap="1" wp14:anchorId="1E0A3561" wp14:editId="348B1C2B">
                <wp:simplePos x="0" y="0"/>
                <wp:positionH relativeFrom="column">
                  <wp:posOffset>1483995</wp:posOffset>
                </wp:positionH>
                <wp:positionV relativeFrom="paragraph">
                  <wp:posOffset>856615</wp:posOffset>
                </wp:positionV>
                <wp:extent cx="182880" cy="2847340"/>
                <wp:effectExtent l="0" t="0" r="26670" b="10160"/>
                <wp:wrapNone/>
                <wp:docPr id="56" name="右中括弧 56"/>
                <wp:cNvGraphicFramePr/>
                <a:graphic xmlns:a="http://schemas.openxmlformats.org/drawingml/2006/main">
                  <a:graphicData uri="http://schemas.microsoft.com/office/word/2010/wordprocessingShape">
                    <wps:wsp>
                      <wps:cNvSpPr/>
                      <wps:spPr>
                        <a:xfrm>
                          <a:off x="0" y="0"/>
                          <a:ext cx="182880" cy="2847340"/>
                        </a:xfrm>
                        <a:prstGeom prst="rightBracket">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782B8"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中括弧 56" o:spid="_x0000_s1026" type="#_x0000_t86" style="position:absolute;margin-left:116.85pt;margin-top:67.45pt;width:14.4pt;height:22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" adj="116" strokecolor="#4472c4 [3204]" strokeweight="1pt">
                <v:stroke joinstyle="miter"/>
              </v:shape>
            </w:pict>
          </mc:Fallback>
        </mc:AlternateContent>
      </w:r>
      <w:r>
        <w:rPr>
          <w:noProof/>
        </w:rPr>
        <mc:AlternateContent>
          <mc:Choice Requires="wps">
            <w:drawing>
              <wp:anchor distT="0" distB="0" distL="114300" distR="114300" simplePos="0" relativeHeight="251694080" behindDoc="0" locked="0" layoutInCell="1" allowOverlap="1" wp14:anchorId="609CB3B2" wp14:editId="702E1FE9">
                <wp:simplePos x="0" y="0"/>
                <wp:positionH relativeFrom="column">
                  <wp:posOffset>1483360</wp:posOffset>
                </wp:positionH>
                <wp:positionV relativeFrom="paragraph">
                  <wp:posOffset>20320</wp:posOffset>
                </wp:positionV>
                <wp:extent cx="182880" cy="803275"/>
                <wp:effectExtent l="0" t="0" r="26670" b="15875"/>
                <wp:wrapNone/>
                <wp:docPr id="54" name="右中括弧 54"/>
                <wp:cNvGraphicFramePr/>
                <a:graphic xmlns:a="http://schemas.openxmlformats.org/drawingml/2006/main">
                  <a:graphicData uri="http://schemas.microsoft.com/office/word/2010/wordprocessingShape">
                    <wps:wsp>
                      <wps:cNvSpPr/>
                      <wps:spPr>
                        <a:xfrm>
                          <a:off x="0" y="0"/>
                          <a:ext cx="182880" cy="803275"/>
                        </a:xfrm>
                        <a:prstGeom prst="rightBracket">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AF8458" id="右中括弧 54" o:spid="_x0000_s1026" type="#_x0000_t86" style="position:absolute;margin-left:116.8pt;margin-top:1.6pt;width:14.4pt;height:63.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" adj="410" strokecolor="#4472c4 [3204]" strokeweight="1pt">
                <v:stroke joinstyle="miter"/>
              </v:shape>
            </w:pict>
          </mc:Fallback>
        </mc:AlternateContent>
      </w:r>
      <w:r>
        <w:rPr>
          <w:noProof/>
        </w:rPr>
        <mc:AlternateContent>
          <mc:Choice Requires="wps">
            <w:drawing>
              <wp:anchor distT="0" distB="0" distL="114300" distR="114300" simplePos="0" relativeHeight="251697152" behindDoc="0" locked="0" layoutInCell="1" allowOverlap="1" wp14:anchorId="611C9AA3" wp14:editId="003AF0A2">
                <wp:simplePos x="0" y="0"/>
                <wp:positionH relativeFrom="column">
                  <wp:posOffset>1613535</wp:posOffset>
                </wp:positionH>
                <wp:positionV relativeFrom="paragraph">
                  <wp:posOffset>92075</wp:posOffset>
                </wp:positionV>
                <wp:extent cx="960120" cy="567690"/>
                <wp:effectExtent l="0" t="0" r="0" b="3810"/>
                <wp:wrapNone/>
                <wp:docPr id="57" name="文字方塊 57"/>
                <wp:cNvGraphicFramePr/>
                <a:graphic xmlns:a="http://schemas.openxmlformats.org/drawingml/2006/main">
                  <a:graphicData uri="http://schemas.microsoft.com/office/word/2010/wordprocessingShape">
                    <wps:wsp>
                      <wps:cNvSpPr txBox="1"/>
                      <wps:spPr>
                        <a:xfrm>
                          <a:off x="0" y="0"/>
                          <a:ext cx="960120" cy="567690"/>
                        </a:xfrm>
                        <a:prstGeom prst="rect">
                          <a:avLst/>
                        </a:prstGeom>
                        <a:noFill/>
                        <a:ln w="6350">
                          <a:noFill/>
                        </a:ln>
                      </wps:spPr>
                      <wps:txbx>
                        <w:txbxContent>
                          <w:p w14:paraId="465E3C53" w14:textId="4CA34849" w:rsidR="00A31421" w:rsidRPr="00612D6D" w:rsidRDefault="00A31421">
                            <w:pPr>
                              <w:rPr>
                                <w:rFonts w:ascii="微軟正黑體" w:eastAsia="微軟正黑體" w:hAnsi="微軟正黑體"/>
                              </w:rPr>
                            </w:pPr>
                            <w:r w:rsidRPr="00612D6D">
                              <w:rPr>
                                <w:rFonts w:ascii="微軟正黑體" w:eastAsia="微軟正黑體" w:hAnsi="微軟正黑體" w:hint="eastAsia"/>
                              </w:rPr>
                              <w:t>卡片狀態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1C9AA3" id="_x0000_t202" coordsize="21600,21600" o:spt="202" path="m,l,21600r21600,l21600,xe">
                <v:stroke joinstyle="miter"/>
                <v:path gradientshapeok="t" o:connecttype="rect"/>
              </v:shapetype>
              <v:shape id="文字方塊 57" o:spid="_x0000_s1026" type="#_x0000_t202" style="position:absolute;left:0;text-align:left;margin-left:127.05pt;margin-top:7.25pt;width:75.6pt;height:44.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" filled="f" stroked="f" strokeweight=".5pt">
                <v:textbox>
                  <w:txbxContent>
                    <w:p w14:paraId="465E3C53" w14:textId="4CA34849" w:rsidR="00A31421" w:rsidRPr="00612D6D" w:rsidRDefault="00A31421">
                      <w:pPr>
                        <w:rPr>
                          <w:rFonts w:ascii="微軟正黑體" w:eastAsia="微軟正黑體" w:hAnsi="微軟正黑體"/>
                        </w:rPr>
                      </w:pPr>
                      <w:r w:rsidRPr="00612D6D">
                        <w:rPr>
                          <w:rFonts w:ascii="微軟正黑體" w:eastAsia="微軟正黑體" w:hAnsi="微軟正黑體" w:hint="eastAsia"/>
                        </w:rPr>
                        <w:t>卡片狀態</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4CE77951" wp14:editId="0567F552">
                <wp:simplePos x="0" y="0"/>
                <wp:positionH relativeFrom="column">
                  <wp:posOffset>1590040</wp:posOffset>
                </wp:positionH>
                <wp:positionV relativeFrom="paragraph">
                  <wp:posOffset>1753870</wp:posOffset>
                </wp:positionV>
                <wp:extent cx="960120" cy="567690"/>
                <wp:effectExtent l="0" t="0" r="0" b="3810"/>
                <wp:wrapNone/>
                <wp:docPr id="58" name="文字方塊 58"/>
                <wp:cNvGraphicFramePr/>
                <a:graphic xmlns:a="http://schemas.openxmlformats.org/drawingml/2006/main">
                  <a:graphicData uri="http://schemas.microsoft.com/office/word/2010/wordprocessingShape">
                    <wps:wsp>
                      <wps:cNvSpPr txBox="1"/>
                      <wps:spPr>
                        <a:xfrm>
                          <a:off x="0" y="0"/>
                          <a:ext cx="960120" cy="567690"/>
                        </a:xfrm>
                        <a:prstGeom prst="rect">
                          <a:avLst/>
                        </a:prstGeom>
                        <a:noFill/>
                        <a:ln w="6350">
                          <a:noFill/>
                        </a:ln>
                      </wps:spPr>
                      <wps:txbx>
                        <w:txbxContent>
                          <w:p w14:paraId="66C64DC4" w14:textId="59188E8D" w:rsidR="00A31421" w:rsidRPr="00612D6D" w:rsidRDefault="00A31421" w:rsidP="00612D6D">
                            <w:pPr>
                              <w:rPr>
                                <w:rFonts w:ascii="微軟正黑體" w:eastAsia="微軟正黑體" w:hAnsi="微軟正黑體"/>
                              </w:rPr>
                            </w:pPr>
                            <w:r>
                              <w:rPr>
                                <w:rFonts w:ascii="微軟正黑體" w:eastAsia="微軟正黑體" w:hAnsi="微軟正黑體" w:hint="eastAsia"/>
                              </w:rPr>
                              <w:t>卡片資訊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77951" id="文字方塊 58" o:spid="_x0000_s1027" type="#_x0000_t202" style="position:absolute;left:0;text-align:left;margin-left:125.2pt;margin-top:138.1pt;width:75.6pt;height:44.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" filled="f" stroked="f" strokeweight=".5pt">
                <v:textbox>
                  <w:txbxContent>
                    <w:p w14:paraId="66C64DC4" w14:textId="59188E8D" w:rsidR="00A31421" w:rsidRPr="00612D6D" w:rsidRDefault="00A31421" w:rsidP="00612D6D">
                      <w:pPr>
                        <w:rPr>
                          <w:rFonts w:ascii="微軟正黑體" w:eastAsia="微軟正黑體" w:hAnsi="微軟正黑體"/>
                        </w:rPr>
                      </w:pPr>
                      <w:r>
                        <w:rPr>
                          <w:rFonts w:ascii="微軟正黑體" w:eastAsia="微軟正黑體" w:hAnsi="微軟正黑體" w:hint="eastAsia"/>
                        </w:rPr>
                        <w:t>卡片資訊</w:t>
                      </w:r>
                    </w:p>
                  </w:txbxContent>
                </v:textbox>
              </v:shape>
            </w:pict>
          </mc:Fallback>
        </mc:AlternateContent>
      </w:r>
      <w:r>
        <w:rPr>
          <w:noProof/>
        </w:rPr>
        <w:drawing>
          <wp:anchor distT="0" distB="0" distL="114300" distR="114300" simplePos="0" relativeHeight="251700224" behindDoc="0" locked="0" layoutInCell="1" allowOverlap="1" wp14:anchorId="1DBA1BBD" wp14:editId="38567515">
            <wp:simplePos x="0" y="0"/>
            <wp:positionH relativeFrom="column">
              <wp:posOffset>27396</wp:posOffset>
            </wp:positionH>
            <wp:positionV relativeFrom="paragraph">
              <wp:posOffset>7801</wp:posOffset>
            </wp:positionV>
            <wp:extent cx="1449705" cy="3712210"/>
            <wp:effectExtent l="0" t="0" r="0" b="2540"/>
            <wp:wrapNone/>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400" b="34167"/>
                    <a:stretch/>
                  </pic:blipFill>
                  <pic:spPr bwMode="auto">
                    <a:xfrm>
                      <a:off x="0" y="0"/>
                      <a:ext cx="1449705" cy="3712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3AF5D9" w14:textId="15B7434A" w:rsidR="00612D6D" w:rsidRDefault="00612D6D" w:rsidP="00612D6D">
      <w:pPr>
        <w:spacing w:line="0" w:lineRule="atLeast"/>
        <w:rPr>
          <w:rFonts w:ascii="Century Gothic" w:eastAsia="微軟正黑體" w:hAnsi="Century Gothic"/>
          <w:sz w:val="22"/>
          <w:szCs w:val="22"/>
        </w:rPr>
      </w:pPr>
    </w:p>
    <w:p w14:paraId="329D3511" w14:textId="5A2105AC" w:rsidR="008F50FB" w:rsidRDefault="008F50FB" w:rsidP="00612D6D">
      <w:pPr>
        <w:spacing w:line="0" w:lineRule="atLeast"/>
        <w:rPr>
          <w:rFonts w:ascii="Century Gothic" w:eastAsia="微軟正黑體" w:hAnsi="Century Gothic"/>
          <w:sz w:val="22"/>
          <w:szCs w:val="22"/>
        </w:rPr>
      </w:pPr>
    </w:p>
    <w:p w14:paraId="3FE3743F" w14:textId="13EF69C9" w:rsidR="008F50FB" w:rsidRDefault="008F50FB" w:rsidP="00612D6D">
      <w:pPr>
        <w:spacing w:line="0" w:lineRule="atLeast"/>
        <w:rPr>
          <w:rFonts w:ascii="Century Gothic" w:eastAsia="微軟正黑體" w:hAnsi="Century Gothic"/>
          <w:sz w:val="22"/>
          <w:szCs w:val="22"/>
        </w:rPr>
      </w:pPr>
    </w:p>
    <w:p w14:paraId="62B9EFC7" w14:textId="12308222" w:rsidR="008F50FB" w:rsidRDefault="008F50FB" w:rsidP="00612D6D">
      <w:pPr>
        <w:spacing w:line="0" w:lineRule="atLeast"/>
        <w:rPr>
          <w:rFonts w:ascii="Century Gothic" w:eastAsia="微軟正黑體" w:hAnsi="Century Gothic"/>
          <w:sz w:val="22"/>
          <w:szCs w:val="22"/>
        </w:rPr>
      </w:pPr>
    </w:p>
    <w:p w14:paraId="69FD07D9" w14:textId="2B230432" w:rsidR="008F50FB" w:rsidRDefault="008F50FB" w:rsidP="00612D6D">
      <w:pPr>
        <w:spacing w:line="0" w:lineRule="atLeast"/>
        <w:rPr>
          <w:rFonts w:ascii="Century Gothic" w:eastAsia="微軟正黑體" w:hAnsi="Century Gothic"/>
          <w:sz w:val="22"/>
          <w:szCs w:val="22"/>
        </w:rPr>
      </w:pPr>
    </w:p>
    <w:p w14:paraId="7964CF5F" w14:textId="2B746E38" w:rsidR="008F50FB" w:rsidRDefault="008F50FB" w:rsidP="00612D6D">
      <w:pPr>
        <w:spacing w:line="0" w:lineRule="atLeast"/>
        <w:rPr>
          <w:rFonts w:ascii="Century Gothic" w:eastAsia="微軟正黑體" w:hAnsi="Century Gothic"/>
          <w:sz w:val="22"/>
          <w:szCs w:val="22"/>
        </w:rPr>
      </w:pPr>
    </w:p>
    <w:p w14:paraId="2CB513D1" w14:textId="39C5F89E" w:rsidR="008F50FB" w:rsidRDefault="008F50FB" w:rsidP="00612D6D">
      <w:pPr>
        <w:spacing w:line="0" w:lineRule="atLeast"/>
        <w:rPr>
          <w:rFonts w:ascii="Century Gothic" w:eastAsia="微軟正黑體" w:hAnsi="Century Gothic"/>
          <w:sz w:val="22"/>
          <w:szCs w:val="22"/>
        </w:rPr>
      </w:pPr>
    </w:p>
    <w:p w14:paraId="7ADF8802" w14:textId="6C71A0EC" w:rsidR="008F50FB" w:rsidRDefault="008F50FB" w:rsidP="00612D6D">
      <w:pPr>
        <w:spacing w:line="0" w:lineRule="atLeast"/>
        <w:rPr>
          <w:rFonts w:ascii="Century Gothic" w:eastAsia="微軟正黑體" w:hAnsi="Century Gothic"/>
          <w:sz w:val="22"/>
          <w:szCs w:val="22"/>
        </w:rPr>
      </w:pPr>
    </w:p>
    <w:p w14:paraId="5E3762A9" w14:textId="0DD0E103" w:rsidR="008F50FB" w:rsidRDefault="008F50FB" w:rsidP="00612D6D">
      <w:pPr>
        <w:spacing w:line="0" w:lineRule="atLeast"/>
        <w:rPr>
          <w:rFonts w:ascii="Century Gothic" w:eastAsia="微軟正黑體" w:hAnsi="Century Gothic"/>
          <w:sz w:val="22"/>
          <w:szCs w:val="22"/>
        </w:rPr>
      </w:pPr>
    </w:p>
    <w:p w14:paraId="2154EDFC" w14:textId="523A915F" w:rsidR="008F50FB" w:rsidRDefault="008F50FB" w:rsidP="00612D6D">
      <w:pPr>
        <w:spacing w:line="0" w:lineRule="atLeast"/>
        <w:rPr>
          <w:rFonts w:ascii="Century Gothic" w:eastAsia="微軟正黑體" w:hAnsi="Century Gothic"/>
          <w:sz w:val="22"/>
          <w:szCs w:val="22"/>
        </w:rPr>
      </w:pPr>
    </w:p>
    <w:p w14:paraId="2BE7C586" w14:textId="7591819D" w:rsidR="008F50FB" w:rsidRDefault="008F50FB" w:rsidP="00612D6D">
      <w:pPr>
        <w:spacing w:line="0" w:lineRule="atLeast"/>
        <w:rPr>
          <w:rFonts w:ascii="Century Gothic" w:eastAsia="微軟正黑體" w:hAnsi="Century Gothic"/>
          <w:sz w:val="22"/>
          <w:szCs w:val="22"/>
        </w:rPr>
      </w:pPr>
    </w:p>
    <w:p w14:paraId="6A265F5D" w14:textId="5D257263" w:rsidR="008F50FB" w:rsidRDefault="008F50FB" w:rsidP="00612D6D">
      <w:pPr>
        <w:spacing w:line="0" w:lineRule="atLeast"/>
        <w:rPr>
          <w:rFonts w:ascii="Century Gothic" w:eastAsia="微軟正黑體" w:hAnsi="Century Gothic"/>
          <w:sz w:val="22"/>
          <w:szCs w:val="22"/>
        </w:rPr>
      </w:pPr>
    </w:p>
    <w:p w14:paraId="00A2269F" w14:textId="67B04F64" w:rsidR="008F50FB" w:rsidRDefault="008F50FB" w:rsidP="00612D6D">
      <w:pPr>
        <w:spacing w:line="0" w:lineRule="atLeast"/>
        <w:rPr>
          <w:rFonts w:ascii="Century Gothic" w:eastAsia="微軟正黑體" w:hAnsi="Century Gothic"/>
          <w:sz w:val="22"/>
          <w:szCs w:val="22"/>
        </w:rPr>
      </w:pPr>
    </w:p>
    <w:p w14:paraId="71E2A0EB" w14:textId="1E444AC3" w:rsidR="008F50FB" w:rsidRDefault="008F50FB" w:rsidP="00612D6D">
      <w:pPr>
        <w:spacing w:line="0" w:lineRule="atLeast"/>
        <w:rPr>
          <w:rFonts w:ascii="Century Gothic" w:eastAsia="微軟正黑體" w:hAnsi="Century Gothic"/>
          <w:sz w:val="22"/>
          <w:szCs w:val="22"/>
        </w:rPr>
      </w:pPr>
    </w:p>
    <w:p w14:paraId="3CF4EA30" w14:textId="1AC91AFE" w:rsidR="008F50FB" w:rsidRDefault="008F50FB" w:rsidP="00612D6D">
      <w:pPr>
        <w:spacing w:line="0" w:lineRule="atLeast"/>
        <w:rPr>
          <w:rFonts w:ascii="Century Gothic" w:eastAsia="微軟正黑體" w:hAnsi="Century Gothic"/>
          <w:sz w:val="22"/>
          <w:szCs w:val="22"/>
        </w:rPr>
      </w:pPr>
    </w:p>
    <w:p w14:paraId="0F8C4B19" w14:textId="1429AB44" w:rsidR="008F50FB" w:rsidRDefault="008F50FB" w:rsidP="00612D6D">
      <w:pPr>
        <w:spacing w:line="0" w:lineRule="atLeast"/>
        <w:rPr>
          <w:rFonts w:ascii="Century Gothic" w:eastAsia="微軟正黑體" w:hAnsi="Century Gothic"/>
          <w:sz w:val="22"/>
          <w:szCs w:val="22"/>
        </w:rPr>
      </w:pPr>
    </w:p>
    <w:p w14:paraId="73C5D0DA" w14:textId="06EA2393" w:rsidR="008F50FB" w:rsidRDefault="008F50FB" w:rsidP="00612D6D">
      <w:pPr>
        <w:spacing w:line="0" w:lineRule="atLeast"/>
        <w:rPr>
          <w:rFonts w:ascii="Century Gothic" w:eastAsia="微軟正黑體" w:hAnsi="Century Gothic"/>
          <w:sz w:val="22"/>
          <w:szCs w:val="22"/>
        </w:rPr>
      </w:pPr>
    </w:p>
    <w:p w14:paraId="5F6372ED" w14:textId="053CD49A" w:rsidR="008F50FB" w:rsidRDefault="008F50FB" w:rsidP="00612D6D">
      <w:pPr>
        <w:spacing w:line="0" w:lineRule="atLeast"/>
        <w:rPr>
          <w:rFonts w:ascii="Century Gothic" w:eastAsia="微軟正黑體" w:hAnsi="Century Gothic"/>
          <w:sz w:val="22"/>
          <w:szCs w:val="22"/>
        </w:rPr>
      </w:pPr>
    </w:p>
    <w:p w14:paraId="09B4DE02" w14:textId="7AB59FD5" w:rsidR="008F50FB" w:rsidRDefault="008F50FB" w:rsidP="00612D6D">
      <w:pPr>
        <w:spacing w:line="0" w:lineRule="atLeast"/>
        <w:rPr>
          <w:rFonts w:ascii="Century Gothic" w:eastAsia="微軟正黑體" w:hAnsi="Century Gothic"/>
          <w:sz w:val="22"/>
          <w:szCs w:val="22"/>
        </w:rPr>
      </w:pPr>
    </w:p>
    <w:p w14:paraId="24C1958F" w14:textId="31934712" w:rsidR="008F50FB" w:rsidRDefault="008F50FB" w:rsidP="00612D6D">
      <w:pPr>
        <w:spacing w:line="0" w:lineRule="atLeast"/>
        <w:rPr>
          <w:rFonts w:ascii="Century Gothic" w:eastAsia="微軟正黑體" w:hAnsi="Century Gothic"/>
          <w:sz w:val="22"/>
          <w:szCs w:val="22"/>
        </w:rPr>
      </w:pPr>
    </w:p>
    <w:p w14:paraId="7A1A5940" w14:textId="5FDED2AD" w:rsidR="008F50FB" w:rsidRDefault="008F50FB" w:rsidP="00612D6D">
      <w:pPr>
        <w:spacing w:line="0" w:lineRule="atLeast"/>
        <w:rPr>
          <w:rFonts w:ascii="Century Gothic" w:eastAsia="微軟正黑體" w:hAnsi="Century Gothic"/>
          <w:sz w:val="22"/>
          <w:szCs w:val="22"/>
        </w:rPr>
      </w:pPr>
    </w:p>
    <w:p w14:paraId="02451C61" w14:textId="305E6D70" w:rsidR="008F50FB" w:rsidRDefault="008F50FB" w:rsidP="00612D6D">
      <w:pPr>
        <w:spacing w:line="0" w:lineRule="atLeast"/>
        <w:rPr>
          <w:rFonts w:ascii="Century Gothic" w:eastAsia="微軟正黑體" w:hAnsi="Century Gothic"/>
          <w:sz w:val="22"/>
          <w:szCs w:val="22"/>
        </w:rPr>
      </w:pPr>
    </w:p>
    <w:p w14:paraId="31991E02" w14:textId="77777777" w:rsidR="008F50FB" w:rsidRPr="00612D6D" w:rsidRDefault="008F50FB" w:rsidP="00612D6D">
      <w:pPr>
        <w:spacing w:line="0" w:lineRule="atLeast"/>
        <w:rPr>
          <w:rFonts w:ascii="Century Gothic" w:eastAsia="微軟正黑體" w:hAnsi="Century Gothic"/>
          <w:sz w:val="22"/>
          <w:szCs w:val="22"/>
        </w:rPr>
      </w:pPr>
    </w:p>
    <w:p w14:paraId="5CAA2D77" w14:textId="72F0361D" w:rsidR="00612D6D" w:rsidRDefault="00612D6D" w:rsidP="00BB3E65">
      <w:pPr>
        <w:spacing w:line="0" w:lineRule="atLeast"/>
        <w:outlineLvl w:val="2"/>
        <w:rPr>
          <w:rFonts w:ascii="Century Gothic" w:eastAsia="微軟正黑體" w:hAnsi="Century Gothic"/>
          <w:b/>
          <w:sz w:val="22"/>
        </w:rPr>
      </w:pPr>
    </w:p>
    <w:p w14:paraId="703A7887" w14:textId="1D9C177D" w:rsidR="00612D6D" w:rsidRDefault="00612D6D" w:rsidP="00195141">
      <w:pPr>
        <w:pStyle w:val="af5"/>
        <w:numPr>
          <w:ilvl w:val="0"/>
          <w:numId w:val="3"/>
        </w:numPr>
        <w:spacing w:line="0" w:lineRule="atLeast"/>
        <w:ind w:leftChars="0" w:left="425" w:hanging="425"/>
        <w:outlineLvl w:val="2"/>
        <w:rPr>
          <w:rFonts w:ascii="Century Gothic" w:eastAsia="微軟正黑體" w:hAnsi="Century Gothic"/>
          <w:b/>
          <w:sz w:val="22"/>
        </w:rPr>
      </w:pPr>
      <w:bookmarkStart w:id="7" w:name="_Toc81398691"/>
      <w:r>
        <w:rPr>
          <w:rFonts w:ascii="Century Gothic" w:eastAsia="微軟正黑體" w:hAnsi="Century Gothic" w:hint="eastAsia"/>
          <w:b/>
          <w:sz w:val="22"/>
        </w:rPr>
        <w:lastRenderedPageBreak/>
        <w:t>卡片狀態</w:t>
      </w:r>
      <w:r w:rsidRPr="00BC3D87">
        <w:rPr>
          <w:rFonts w:ascii="Century Gothic" w:eastAsia="微軟正黑體" w:hAnsi="Century Gothic" w:hint="eastAsia"/>
          <w:b/>
          <w:sz w:val="22"/>
        </w:rPr>
        <w:t>：</w:t>
      </w:r>
      <w:bookmarkEnd w:id="7"/>
    </w:p>
    <w:p w14:paraId="083DCA57" w14:textId="011A9567" w:rsidR="008F50FB" w:rsidRPr="008F50FB" w:rsidRDefault="008F50FB" w:rsidP="002C2DC7">
      <w:pPr>
        <w:spacing w:line="0" w:lineRule="atLeast"/>
        <w:rPr>
          <w:rFonts w:ascii="Century Gothic" w:eastAsia="微軟正黑體" w:hAnsi="Century Gothic"/>
          <w:sz w:val="22"/>
          <w:szCs w:val="22"/>
        </w:rPr>
      </w:pPr>
      <w:r w:rsidRPr="008F50FB">
        <w:rPr>
          <w:rFonts w:ascii="Century Gothic" w:eastAsia="微軟正黑體" w:hAnsi="Century Gothic" w:hint="eastAsia"/>
          <w:sz w:val="22"/>
          <w:szCs w:val="22"/>
        </w:rPr>
        <w:t>信用卡頁</w:t>
      </w:r>
      <w:r w:rsidR="00A20C3A">
        <w:rPr>
          <w:rFonts w:ascii="Century Gothic" w:eastAsia="微軟正黑體" w:hAnsi="Century Gothic" w:hint="eastAsia"/>
          <w:sz w:val="22"/>
          <w:szCs w:val="22"/>
        </w:rPr>
        <w:t>之</w:t>
      </w:r>
      <w:r>
        <w:rPr>
          <w:rFonts w:ascii="Century Gothic" w:eastAsia="微軟正黑體" w:hAnsi="Century Gothic" w:hint="eastAsia"/>
          <w:sz w:val="22"/>
          <w:szCs w:val="22"/>
        </w:rPr>
        <w:t>卡片狀態共有甲乙</w:t>
      </w:r>
      <w:proofErr w:type="gramStart"/>
      <w:r>
        <w:rPr>
          <w:rFonts w:ascii="Century Gothic" w:eastAsia="微軟正黑體" w:hAnsi="Century Gothic" w:hint="eastAsia"/>
          <w:sz w:val="22"/>
          <w:szCs w:val="22"/>
        </w:rPr>
        <w:t>丙丁戊己</w:t>
      </w:r>
      <w:proofErr w:type="gramEnd"/>
      <w:r>
        <w:rPr>
          <w:rFonts w:ascii="Century Gothic" w:eastAsia="微軟正黑體" w:hAnsi="Century Gothic" w:hint="eastAsia"/>
          <w:sz w:val="22"/>
          <w:szCs w:val="22"/>
        </w:rPr>
        <w:t>6</w:t>
      </w:r>
      <w:r>
        <w:rPr>
          <w:rFonts w:ascii="Century Gothic" w:eastAsia="微軟正黑體" w:hAnsi="Century Gothic" w:hint="eastAsia"/>
          <w:sz w:val="22"/>
          <w:szCs w:val="22"/>
        </w:rPr>
        <w:t>種狀態顯示，畫面呈現</w:t>
      </w:r>
      <w:r w:rsidR="00A20C3A">
        <w:rPr>
          <w:rFonts w:ascii="Century Gothic" w:eastAsia="微軟正黑體" w:hAnsi="Century Gothic" w:hint="eastAsia"/>
          <w:sz w:val="22"/>
          <w:szCs w:val="22"/>
        </w:rPr>
        <w:t>及規格</w:t>
      </w:r>
      <w:r>
        <w:rPr>
          <w:rFonts w:ascii="Century Gothic" w:eastAsia="微軟正黑體" w:hAnsi="Century Gothic" w:hint="eastAsia"/>
          <w:sz w:val="22"/>
          <w:szCs w:val="22"/>
        </w:rPr>
        <w:t>如以下說明</w:t>
      </w:r>
      <w:r w:rsidRPr="008F50FB">
        <w:rPr>
          <w:rFonts w:ascii="Century Gothic" w:eastAsia="微軟正黑體" w:hAnsi="Century Gothic" w:hint="eastAsia"/>
          <w:sz w:val="22"/>
          <w:szCs w:val="22"/>
        </w:rPr>
        <w:t>。</w:t>
      </w:r>
    </w:p>
    <w:p w14:paraId="00AD0A5D" w14:textId="3AA6D754" w:rsidR="00193C20" w:rsidRDefault="008F50FB" w:rsidP="002C2DC7">
      <w:pPr>
        <w:spacing w:line="0" w:lineRule="atLeast"/>
        <w:jc w:val="center"/>
        <w:rPr>
          <w:rFonts w:ascii="Century Gothic" w:eastAsia="微軟正黑體" w:hAnsi="Century Gothic"/>
          <w:b/>
          <w:sz w:val="22"/>
        </w:rPr>
      </w:pPr>
      <w:bookmarkStart w:id="8" w:name="_Toc77353828"/>
      <w:r w:rsidRPr="00E11D3C">
        <w:rPr>
          <w:rFonts w:ascii="Century Gothic" w:eastAsia="微軟正黑體" w:hAnsi="Century Gothic"/>
          <w:b/>
          <w:noProof/>
          <w:sz w:val="22"/>
        </w:rPr>
        <w:drawing>
          <wp:inline distT="0" distB="0" distL="0" distR="0" wp14:anchorId="76E20134" wp14:editId="19F753ED">
            <wp:extent cx="3784209" cy="1592141"/>
            <wp:effectExtent l="0" t="0" r="6985" b="8255"/>
            <wp:docPr id="10" name="圖片 4">
              <a:extLst xmlns:a="http://schemas.openxmlformats.org/drawingml/2006/main">
                <a:ext uri="{FF2B5EF4-FFF2-40B4-BE49-F238E27FC236}">
                  <a16:creationId xmlns:a16="http://schemas.microsoft.com/office/drawing/2014/main" id="{770F33A4-8590-4573-89A0-AD5B642C8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770F33A4-8590-4573-89A0-AD5B642C8BC8}"/>
                        </a:ext>
                      </a:extLst>
                    </pic:cNvPr>
                    <pic:cNvPicPr>
                      <a:picLocks noChangeAspect="1"/>
                    </pic:cNvPicPr>
                  </pic:nvPicPr>
                  <pic:blipFill>
                    <a:blip r:embed="rId9"/>
                    <a:stretch>
                      <a:fillRect/>
                    </a:stretch>
                  </pic:blipFill>
                  <pic:spPr>
                    <a:xfrm>
                      <a:off x="0" y="0"/>
                      <a:ext cx="3832466" cy="1612444"/>
                    </a:xfrm>
                    <a:prstGeom prst="rect">
                      <a:avLst/>
                    </a:prstGeom>
                  </pic:spPr>
                </pic:pic>
              </a:graphicData>
            </a:graphic>
          </wp:inline>
        </w:drawing>
      </w:r>
      <w:bookmarkEnd w:id="8"/>
    </w:p>
    <w:tbl>
      <w:tblPr>
        <w:tblStyle w:val="aa"/>
        <w:tblW w:w="10201" w:type="dxa"/>
        <w:tblLayout w:type="fixed"/>
        <w:tblCellMar>
          <w:left w:w="28" w:type="dxa"/>
          <w:right w:w="28" w:type="dxa"/>
        </w:tblCellMar>
        <w:tblLook w:val="04A0" w:firstRow="1" w:lastRow="0" w:firstColumn="1" w:lastColumn="0" w:noHBand="0" w:noVBand="1"/>
      </w:tblPr>
      <w:tblGrid>
        <w:gridCol w:w="846"/>
        <w:gridCol w:w="850"/>
        <w:gridCol w:w="1417"/>
        <w:gridCol w:w="1418"/>
        <w:gridCol w:w="1417"/>
        <w:gridCol w:w="1418"/>
        <w:gridCol w:w="1417"/>
        <w:gridCol w:w="1418"/>
      </w:tblGrid>
      <w:tr w:rsidR="008F50FB" w:rsidRPr="00776ABA" w14:paraId="4C6FCEF1" w14:textId="77777777" w:rsidTr="009F3BC2">
        <w:trPr>
          <w:trHeight w:val="451"/>
        </w:trPr>
        <w:tc>
          <w:tcPr>
            <w:tcW w:w="1696" w:type="dxa"/>
            <w:gridSpan w:val="2"/>
            <w:shd w:val="clear" w:color="auto" w:fill="D9D9D9" w:themeFill="background1" w:themeFillShade="D9"/>
          </w:tcPr>
          <w:p w14:paraId="0448A3AC" w14:textId="58A7A3DB" w:rsidR="008F50FB" w:rsidRDefault="008F50FB" w:rsidP="009F3BC2">
            <w:pPr>
              <w:spacing w:line="0" w:lineRule="atLeast"/>
              <w:rPr>
                <w:rFonts w:ascii="Century Gothic" w:eastAsia="微軟正黑體" w:hAnsi="Century Gothic"/>
                <w:sz w:val="16"/>
                <w:szCs w:val="16"/>
              </w:rPr>
            </w:pPr>
          </w:p>
        </w:tc>
        <w:tc>
          <w:tcPr>
            <w:tcW w:w="1417" w:type="dxa"/>
            <w:shd w:val="clear" w:color="auto" w:fill="D9D9D9" w:themeFill="background1" w:themeFillShade="D9"/>
          </w:tcPr>
          <w:p w14:paraId="71BBB8C0"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甲</w:t>
            </w:r>
          </w:p>
        </w:tc>
        <w:tc>
          <w:tcPr>
            <w:tcW w:w="1418" w:type="dxa"/>
            <w:shd w:val="clear" w:color="auto" w:fill="D9D9D9" w:themeFill="background1" w:themeFillShade="D9"/>
          </w:tcPr>
          <w:p w14:paraId="49AB9197"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乙</w:t>
            </w:r>
          </w:p>
        </w:tc>
        <w:tc>
          <w:tcPr>
            <w:tcW w:w="1417" w:type="dxa"/>
            <w:shd w:val="clear" w:color="auto" w:fill="D9D9D9" w:themeFill="background1" w:themeFillShade="D9"/>
          </w:tcPr>
          <w:p w14:paraId="55FD20CD"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丙</w:t>
            </w:r>
          </w:p>
        </w:tc>
        <w:tc>
          <w:tcPr>
            <w:tcW w:w="1418" w:type="dxa"/>
            <w:shd w:val="clear" w:color="auto" w:fill="D9D9D9" w:themeFill="background1" w:themeFillShade="D9"/>
          </w:tcPr>
          <w:p w14:paraId="6AE0353B"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丁</w:t>
            </w:r>
          </w:p>
        </w:tc>
        <w:tc>
          <w:tcPr>
            <w:tcW w:w="1417" w:type="dxa"/>
            <w:shd w:val="clear" w:color="auto" w:fill="D9D9D9" w:themeFill="background1" w:themeFillShade="D9"/>
          </w:tcPr>
          <w:p w14:paraId="366713B1"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戊</w:t>
            </w:r>
          </w:p>
        </w:tc>
        <w:tc>
          <w:tcPr>
            <w:tcW w:w="1418" w:type="dxa"/>
            <w:shd w:val="clear" w:color="auto" w:fill="D9D9D9" w:themeFill="background1" w:themeFillShade="D9"/>
          </w:tcPr>
          <w:p w14:paraId="2B6B3F80"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己</w:t>
            </w:r>
          </w:p>
        </w:tc>
      </w:tr>
      <w:tr w:rsidR="008F50FB" w:rsidRPr="00776ABA" w14:paraId="0216BF4C" w14:textId="77777777" w:rsidTr="008F50FB">
        <w:trPr>
          <w:trHeight w:val="977"/>
        </w:trPr>
        <w:tc>
          <w:tcPr>
            <w:tcW w:w="846" w:type="dxa"/>
            <w:vMerge w:val="restart"/>
            <w:shd w:val="clear" w:color="auto" w:fill="D9D9D9" w:themeFill="background1" w:themeFillShade="D9"/>
          </w:tcPr>
          <w:p w14:paraId="48834220" w14:textId="6886D7B5"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卡片狀態</w:t>
            </w:r>
          </w:p>
        </w:tc>
        <w:tc>
          <w:tcPr>
            <w:tcW w:w="850" w:type="dxa"/>
            <w:shd w:val="clear" w:color="auto" w:fill="D9D9D9" w:themeFill="background1" w:themeFillShade="D9"/>
          </w:tcPr>
          <w:p w14:paraId="7862CB4A" w14:textId="4135D042"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核卡狀態</w:t>
            </w:r>
          </w:p>
          <w:p w14:paraId="011DCAA0"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啟用狀態</w:t>
            </w:r>
          </w:p>
          <w:p w14:paraId="6EF30F99"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開卡狀態</w:t>
            </w:r>
          </w:p>
          <w:p w14:paraId="7DAA589D" w14:textId="77777777" w:rsidR="008F50FB" w:rsidRPr="00776ABA" w:rsidRDefault="008F50FB" w:rsidP="009F3BC2">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加卡狀態</w:t>
            </w:r>
            <w:proofErr w:type="gramEnd"/>
          </w:p>
        </w:tc>
        <w:tc>
          <w:tcPr>
            <w:tcW w:w="1417" w:type="dxa"/>
            <w:shd w:val="clear" w:color="auto" w:fill="D9D9D9" w:themeFill="background1" w:themeFillShade="D9"/>
          </w:tcPr>
          <w:p w14:paraId="0B168A55"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1418" w:type="dxa"/>
            <w:shd w:val="clear" w:color="auto" w:fill="D9D9D9" w:themeFill="background1" w:themeFillShade="D9"/>
          </w:tcPr>
          <w:p w14:paraId="7AC585C3"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06A99476"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未啟用</w:t>
            </w:r>
          </w:p>
          <w:p w14:paraId="32B127D8"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tc>
        <w:tc>
          <w:tcPr>
            <w:tcW w:w="1417" w:type="dxa"/>
            <w:shd w:val="clear" w:color="auto" w:fill="D9D9D9" w:themeFill="background1" w:themeFillShade="D9"/>
          </w:tcPr>
          <w:p w14:paraId="51524D0E"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5D62E5C8"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3615FF60"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04F2D7ED" w14:textId="77777777" w:rsidR="008F50FB" w:rsidRPr="00776ABA" w:rsidRDefault="008F50FB" w:rsidP="009F3BC2">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未加卡</w:t>
            </w:r>
            <w:proofErr w:type="gramEnd"/>
          </w:p>
        </w:tc>
        <w:tc>
          <w:tcPr>
            <w:tcW w:w="1418" w:type="dxa"/>
            <w:shd w:val="clear" w:color="auto" w:fill="D9D9D9" w:themeFill="background1" w:themeFillShade="D9"/>
          </w:tcPr>
          <w:p w14:paraId="73524E99"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379E49EE"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4E86FD29"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2BAAF599" w14:textId="77777777" w:rsidR="008F50FB" w:rsidRPr="00776ABA" w:rsidRDefault="008F50FB" w:rsidP="009F3BC2">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已加卡</w:t>
            </w:r>
            <w:proofErr w:type="gramEnd"/>
          </w:p>
        </w:tc>
        <w:tc>
          <w:tcPr>
            <w:tcW w:w="1417" w:type="dxa"/>
            <w:shd w:val="clear" w:color="auto" w:fill="D9D9D9" w:themeFill="background1" w:themeFillShade="D9"/>
          </w:tcPr>
          <w:p w14:paraId="589CB10B"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0E40D142"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67A897C8"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49D3C672" w14:textId="77777777" w:rsidR="008F50FB" w:rsidRPr="00776ABA" w:rsidRDefault="008F50FB" w:rsidP="009F3BC2">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未加卡</w:t>
            </w:r>
            <w:proofErr w:type="gramEnd"/>
          </w:p>
        </w:tc>
        <w:tc>
          <w:tcPr>
            <w:tcW w:w="1418" w:type="dxa"/>
            <w:shd w:val="clear" w:color="auto" w:fill="D9D9D9" w:themeFill="background1" w:themeFillShade="D9"/>
          </w:tcPr>
          <w:p w14:paraId="5C70E7BE"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7277462D"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64CC2A9A"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078B3256" w14:textId="77777777" w:rsidR="008F50FB" w:rsidRPr="00776ABA" w:rsidRDefault="008F50FB" w:rsidP="009F3BC2">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已加卡</w:t>
            </w:r>
            <w:proofErr w:type="gramEnd"/>
          </w:p>
        </w:tc>
      </w:tr>
      <w:tr w:rsidR="008F50FB" w:rsidRPr="00776ABA" w14:paraId="3CAA6643" w14:textId="77777777" w:rsidTr="008F50FB">
        <w:trPr>
          <w:trHeight w:val="51"/>
        </w:trPr>
        <w:tc>
          <w:tcPr>
            <w:tcW w:w="846" w:type="dxa"/>
            <w:vMerge/>
            <w:shd w:val="clear" w:color="auto" w:fill="D9D9D9" w:themeFill="background1" w:themeFillShade="D9"/>
          </w:tcPr>
          <w:p w14:paraId="26666C08" w14:textId="77777777" w:rsidR="008F50FB" w:rsidRPr="00776ABA" w:rsidRDefault="008F50FB" w:rsidP="009F3BC2">
            <w:pPr>
              <w:spacing w:line="0" w:lineRule="atLeast"/>
              <w:rPr>
                <w:rFonts w:ascii="Century Gothic" w:eastAsia="微軟正黑體" w:hAnsi="Century Gothic"/>
                <w:sz w:val="16"/>
                <w:szCs w:val="16"/>
              </w:rPr>
            </w:pPr>
          </w:p>
        </w:tc>
        <w:tc>
          <w:tcPr>
            <w:tcW w:w="850" w:type="dxa"/>
            <w:shd w:val="clear" w:color="auto" w:fill="D9D9D9" w:themeFill="background1" w:themeFillShade="D9"/>
          </w:tcPr>
          <w:p w14:paraId="3DB586F9" w14:textId="7715574A" w:rsidR="008F50FB" w:rsidRPr="00776ABA" w:rsidRDefault="009F3BC2"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狀態</w:t>
            </w:r>
            <w:proofErr w:type="gramStart"/>
            <w:r w:rsidR="008F50FB" w:rsidRPr="00776ABA">
              <w:rPr>
                <w:rFonts w:ascii="Century Gothic" w:eastAsia="微軟正黑體" w:hAnsi="Century Gothic" w:hint="eastAsia"/>
                <w:sz w:val="16"/>
                <w:szCs w:val="16"/>
              </w:rPr>
              <w:t>一</w:t>
            </w:r>
            <w:proofErr w:type="gramEnd"/>
          </w:p>
        </w:tc>
        <w:tc>
          <w:tcPr>
            <w:tcW w:w="1417" w:type="dxa"/>
          </w:tcPr>
          <w:p w14:paraId="7807D96B"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1418" w:type="dxa"/>
          </w:tcPr>
          <w:p w14:paraId="602CE258" w14:textId="49E666DF" w:rsidR="008F50FB" w:rsidRPr="00437278" w:rsidRDefault="00A31065"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立即</w:t>
            </w:r>
            <w:r w:rsidR="008F50FB" w:rsidRPr="00437278">
              <w:rPr>
                <w:rFonts w:ascii="Century Gothic" w:eastAsia="微軟正黑體" w:hAnsi="Century Gothic" w:hint="eastAsia"/>
                <w:sz w:val="16"/>
                <w:szCs w:val="16"/>
              </w:rPr>
              <w:t>開卡</w:t>
            </w:r>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7" w:type="dxa"/>
          </w:tcPr>
          <w:p w14:paraId="34F42934" w14:textId="119F25AA" w:rsidR="008F50FB" w:rsidRPr="00437278" w:rsidRDefault="00A31065"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立即</w:t>
            </w:r>
            <w:r w:rsidR="008F50FB" w:rsidRPr="00437278">
              <w:rPr>
                <w:rFonts w:ascii="Century Gothic" w:eastAsia="微軟正黑體" w:hAnsi="Century Gothic" w:hint="eastAsia"/>
                <w:sz w:val="16"/>
                <w:szCs w:val="16"/>
              </w:rPr>
              <w:t>開卡</w:t>
            </w:r>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8" w:type="dxa"/>
          </w:tcPr>
          <w:p w14:paraId="15DD8490" w14:textId="10F8A035" w:rsidR="008F50FB" w:rsidRPr="00437278" w:rsidRDefault="00A31065" w:rsidP="009F3BC2">
            <w:pPr>
              <w:spacing w:line="0" w:lineRule="atLeast"/>
              <w:rPr>
                <w:rFonts w:ascii="Century Gothic" w:eastAsia="微軟正黑體" w:hAnsi="Century Gothic"/>
                <w:sz w:val="16"/>
                <w:szCs w:val="16"/>
                <w:u w:val="single"/>
              </w:rPr>
            </w:pPr>
            <w:r>
              <w:rPr>
                <w:rFonts w:ascii="Century Gothic" w:eastAsia="微軟正黑體" w:hAnsi="Century Gothic" w:hint="eastAsia"/>
                <w:sz w:val="16"/>
                <w:szCs w:val="16"/>
              </w:rPr>
              <w:t>立即</w:t>
            </w:r>
            <w:r w:rsidR="008F50FB" w:rsidRPr="00437278">
              <w:rPr>
                <w:rFonts w:ascii="Century Gothic" w:eastAsia="微軟正黑體" w:hAnsi="Century Gothic" w:hint="eastAsia"/>
                <w:sz w:val="16"/>
                <w:szCs w:val="16"/>
              </w:rPr>
              <w:t>開卡</w:t>
            </w:r>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7" w:type="dxa"/>
          </w:tcPr>
          <w:p w14:paraId="6E334587"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c>
          <w:tcPr>
            <w:tcW w:w="1418" w:type="dxa"/>
          </w:tcPr>
          <w:p w14:paraId="3FFF353E"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r>
      <w:tr w:rsidR="008F50FB" w:rsidRPr="00776ABA" w14:paraId="47D6C422" w14:textId="77777777" w:rsidTr="008F50FB">
        <w:trPr>
          <w:trHeight w:val="51"/>
        </w:trPr>
        <w:tc>
          <w:tcPr>
            <w:tcW w:w="846" w:type="dxa"/>
            <w:vMerge/>
            <w:shd w:val="clear" w:color="auto" w:fill="D9D9D9" w:themeFill="background1" w:themeFillShade="D9"/>
          </w:tcPr>
          <w:p w14:paraId="58758FA2" w14:textId="77777777" w:rsidR="008F50FB" w:rsidRPr="00776ABA" w:rsidRDefault="008F50FB" w:rsidP="009F3BC2">
            <w:pPr>
              <w:spacing w:line="0" w:lineRule="atLeast"/>
              <w:rPr>
                <w:rFonts w:ascii="Century Gothic" w:eastAsia="微軟正黑體" w:hAnsi="Century Gothic"/>
                <w:sz w:val="16"/>
                <w:szCs w:val="16"/>
              </w:rPr>
            </w:pPr>
          </w:p>
        </w:tc>
        <w:tc>
          <w:tcPr>
            <w:tcW w:w="850" w:type="dxa"/>
            <w:shd w:val="clear" w:color="auto" w:fill="D9D9D9" w:themeFill="background1" w:themeFillShade="D9"/>
          </w:tcPr>
          <w:p w14:paraId="7021F0E7" w14:textId="424B2920"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狀態二</w:t>
            </w:r>
          </w:p>
        </w:tc>
        <w:tc>
          <w:tcPr>
            <w:tcW w:w="1417" w:type="dxa"/>
          </w:tcPr>
          <w:p w14:paraId="6123C294" w14:textId="586A741C" w:rsidR="008F50FB" w:rsidRPr="00437278" w:rsidRDefault="008F50FB" w:rsidP="009F3BC2">
            <w:pPr>
              <w:spacing w:line="0" w:lineRule="atLeast"/>
              <w:rPr>
                <w:rFonts w:ascii="Century Gothic" w:eastAsia="微軟正黑體" w:hAnsi="Century Gothic"/>
                <w:sz w:val="16"/>
                <w:szCs w:val="16"/>
                <w:u w:val="single"/>
              </w:rPr>
            </w:pPr>
            <w:r w:rsidRPr="00302708">
              <w:rPr>
                <w:rFonts w:ascii="Century Gothic" w:eastAsia="微軟正黑體" w:hAnsi="Century Gothic" w:hint="eastAsia"/>
                <w:sz w:val="16"/>
                <w:szCs w:val="16"/>
              </w:rPr>
              <w:t>聯繫客服</w:t>
            </w:r>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8" w:type="dxa"/>
          </w:tcPr>
          <w:p w14:paraId="33ECA0ED" w14:textId="1EED4082" w:rsidR="008F50FB" w:rsidRPr="00437278" w:rsidRDefault="008F50FB" w:rsidP="009F3BC2">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啟用卡片</w:t>
            </w:r>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7" w:type="dxa"/>
            <w:shd w:val="clear" w:color="auto" w:fill="92D050"/>
          </w:tcPr>
          <w:p w14:paraId="17E672ED" w14:textId="0ED08F13" w:rsidR="008F50FB" w:rsidRPr="00437278" w:rsidRDefault="008F50FB" w:rsidP="009F3BC2">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AP</w:t>
            </w:r>
            <w:proofErr w:type="gramStart"/>
            <w:r w:rsidRPr="00437278">
              <w:rPr>
                <w:rFonts w:ascii="Century Gothic" w:eastAsia="微軟正黑體" w:hAnsi="Century Gothic" w:hint="eastAsia"/>
                <w:sz w:val="16"/>
                <w:szCs w:val="16"/>
              </w:rPr>
              <w:t>加卡</w:t>
            </w:r>
            <w:proofErr w:type="gramEnd"/>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8" w:type="dxa"/>
            <w:shd w:val="clear" w:color="auto" w:fill="92D050"/>
          </w:tcPr>
          <w:p w14:paraId="7ED3A4DE"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proofErr w:type="gramStart"/>
            <w:r>
              <w:rPr>
                <w:rFonts w:ascii="Century Gothic" w:eastAsia="微軟正黑體" w:hAnsi="Century Gothic" w:hint="eastAsia"/>
                <w:sz w:val="16"/>
                <w:szCs w:val="16"/>
              </w:rPr>
              <w:t>加卡訊息</w:t>
            </w:r>
            <w:proofErr w:type="gramEnd"/>
          </w:p>
        </w:tc>
        <w:tc>
          <w:tcPr>
            <w:tcW w:w="1417" w:type="dxa"/>
            <w:shd w:val="clear" w:color="auto" w:fill="92D050"/>
          </w:tcPr>
          <w:p w14:paraId="1868D063" w14:textId="720D8931" w:rsidR="008F50FB" w:rsidRPr="00437278" w:rsidRDefault="008F50FB" w:rsidP="009F3BC2">
            <w:pPr>
              <w:spacing w:line="0" w:lineRule="atLeast"/>
              <w:rPr>
                <w:rFonts w:ascii="Century Gothic" w:eastAsia="微軟正黑體" w:hAnsi="Century Gothic"/>
                <w:sz w:val="16"/>
                <w:szCs w:val="16"/>
                <w:u w:val="single"/>
              </w:rPr>
            </w:pPr>
            <w:r w:rsidRPr="00437278">
              <w:rPr>
                <w:rFonts w:ascii="Century Gothic" w:eastAsia="微軟正黑體" w:hAnsi="Century Gothic" w:hint="eastAsia"/>
                <w:sz w:val="16"/>
                <w:szCs w:val="16"/>
              </w:rPr>
              <w:t>AP</w:t>
            </w:r>
            <w:proofErr w:type="gramStart"/>
            <w:r w:rsidRPr="00437278">
              <w:rPr>
                <w:rFonts w:ascii="Century Gothic" w:eastAsia="微軟正黑體" w:hAnsi="Century Gothic" w:hint="eastAsia"/>
                <w:sz w:val="16"/>
                <w:szCs w:val="16"/>
              </w:rPr>
              <w:t>加卡</w:t>
            </w:r>
            <w:proofErr w:type="gramEnd"/>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8" w:type="dxa"/>
            <w:shd w:val="clear" w:color="auto" w:fill="92D050"/>
          </w:tcPr>
          <w:p w14:paraId="080F23A2"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proofErr w:type="gramStart"/>
            <w:r>
              <w:rPr>
                <w:rFonts w:ascii="Century Gothic" w:eastAsia="微軟正黑體" w:hAnsi="Century Gothic" w:hint="eastAsia"/>
                <w:sz w:val="16"/>
                <w:szCs w:val="16"/>
              </w:rPr>
              <w:t>加卡訊息</w:t>
            </w:r>
            <w:proofErr w:type="gramEnd"/>
          </w:p>
        </w:tc>
      </w:tr>
      <w:tr w:rsidR="008F50FB" w:rsidRPr="00776ABA" w14:paraId="1DA2702B" w14:textId="77777777" w:rsidTr="008F50FB">
        <w:trPr>
          <w:trHeight w:val="51"/>
        </w:trPr>
        <w:tc>
          <w:tcPr>
            <w:tcW w:w="846" w:type="dxa"/>
            <w:shd w:val="clear" w:color="auto" w:fill="D9D9D9" w:themeFill="background1" w:themeFillShade="D9"/>
          </w:tcPr>
          <w:p w14:paraId="6C1BA9C3" w14:textId="1BB35EE4"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卡片資訊</w:t>
            </w:r>
          </w:p>
        </w:tc>
        <w:tc>
          <w:tcPr>
            <w:tcW w:w="850" w:type="dxa"/>
            <w:shd w:val="clear" w:color="auto" w:fill="D9D9D9" w:themeFill="background1" w:themeFillShade="D9"/>
          </w:tcPr>
          <w:p w14:paraId="152F34BB" w14:textId="31141FFB"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卡片資訊</w:t>
            </w:r>
          </w:p>
        </w:tc>
        <w:tc>
          <w:tcPr>
            <w:tcW w:w="1417" w:type="dxa"/>
          </w:tcPr>
          <w:p w14:paraId="4F069E62"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核卡資訊</w:t>
            </w:r>
          </w:p>
        </w:tc>
        <w:tc>
          <w:tcPr>
            <w:tcW w:w="1418" w:type="dxa"/>
          </w:tcPr>
          <w:p w14:paraId="4BF6F522"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5C2709E4"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60B36949"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7" w:type="dxa"/>
          </w:tcPr>
          <w:p w14:paraId="5DDB0037"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35A430FF"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76F87981"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8" w:type="dxa"/>
          </w:tcPr>
          <w:p w14:paraId="355A4605"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633D06E8"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373ECAFF"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7" w:type="dxa"/>
          </w:tcPr>
          <w:p w14:paraId="7EFE74DF"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02D67FDC"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79F3BD50"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8" w:type="dxa"/>
          </w:tcPr>
          <w:p w14:paraId="16B28E38"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5B06B0F7"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2ABFDD88"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r>
    </w:tbl>
    <w:p w14:paraId="722767C5" w14:textId="76FF094F" w:rsidR="008F50FB" w:rsidRPr="00BA4A18" w:rsidRDefault="00B851F0" w:rsidP="0039272F">
      <w:pPr>
        <w:pStyle w:val="af5"/>
        <w:numPr>
          <w:ilvl w:val="0"/>
          <w:numId w:val="8"/>
        </w:numPr>
        <w:spacing w:line="0" w:lineRule="atLeast"/>
        <w:ind w:leftChars="0" w:left="482" w:hanging="482"/>
        <w:outlineLvl w:val="3"/>
        <w:rPr>
          <w:rFonts w:ascii="Century Gothic" w:eastAsia="微軟正黑體" w:hAnsi="Century Gothic"/>
          <w:sz w:val="22"/>
        </w:rPr>
      </w:pPr>
      <w:r>
        <w:rPr>
          <w:rFonts w:ascii="Century Gothic" w:eastAsia="微軟正黑體" w:hAnsi="Century Gothic" w:hint="eastAsia"/>
          <w:sz w:val="22"/>
        </w:rPr>
        <w:t>卡片狀態</w:t>
      </w:r>
      <w:r w:rsidR="00BA4A18">
        <w:rPr>
          <w:rFonts w:ascii="Century Gothic" w:eastAsia="微軟正黑體" w:hAnsi="Century Gothic" w:hint="eastAsia"/>
          <w:sz w:val="22"/>
        </w:rPr>
        <w:t>區</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1141"/>
        <w:gridCol w:w="6345"/>
      </w:tblGrid>
      <w:tr w:rsidR="008F50FB" w14:paraId="70AFD346" w14:textId="77777777" w:rsidTr="009F3BC2">
        <w:trPr>
          <w:trHeight w:val="80"/>
        </w:trPr>
        <w:tc>
          <w:tcPr>
            <w:tcW w:w="2710" w:type="dxa"/>
            <w:shd w:val="clear" w:color="auto" w:fill="D9D9D9" w:themeFill="background1" w:themeFillShade="D9"/>
          </w:tcPr>
          <w:p w14:paraId="163810B4" w14:textId="4DADDC89" w:rsidR="008F50FB" w:rsidRDefault="008F50FB" w:rsidP="009F3BC2">
            <w:pPr>
              <w:spacing w:line="0" w:lineRule="atLeast"/>
              <w:jc w:val="center"/>
              <w:rPr>
                <w:rFonts w:ascii="Century Gothic" w:eastAsia="微軟正黑體" w:hAnsi="Century Gothic"/>
                <w:sz w:val="22"/>
              </w:rPr>
            </w:pPr>
            <w:r>
              <w:rPr>
                <w:rFonts w:ascii="Century Gothic" w:eastAsia="微軟正黑體" w:hAnsi="Century Gothic" w:hint="eastAsia"/>
                <w:sz w:val="22"/>
              </w:rPr>
              <w:t>卡片狀態區</w:t>
            </w:r>
          </w:p>
        </w:tc>
        <w:tc>
          <w:tcPr>
            <w:tcW w:w="1141" w:type="dxa"/>
            <w:shd w:val="clear" w:color="auto" w:fill="D9D9D9" w:themeFill="background1" w:themeFillShade="D9"/>
          </w:tcPr>
          <w:p w14:paraId="7FE580E9" w14:textId="77777777" w:rsidR="008F50FB" w:rsidRDefault="008F50FB" w:rsidP="009F3BC2">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shd w:val="clear" w:color="auto" w:fill="D9D9D9" w:themeFill="background1" w:themeFillShade="D9"/>
          </w:tcPr>
          <w:p w14:paraId="228F5B57" w14:textId="77777777" w:rsidR="008F50FB" w:rsidRDefault="008F50FB" w:rsidP="009F3BC2">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096009" w14:paraId="7AC1C3DC" w14:textId="77777777" w:rsidTr="009F3BC2">
        <w:tblPrEx>
          <w:tblCellMar>
            <w:left w:w="28" w:type="dxa"/>
            <w:right w:w="28" w:type="dxa"/>
          </w:tblCellMar>
        </w:tblPrEx>
        <w:trPr>
          <w:trHeight w:val="353"/>
        </w:trPr>
        <w:tc>
          <w:tcPr>
            <w:tcW w:w="2710" w:type="dxa"/>
            <w:vMerge w:val="restart"/>
          </w:tcPr>
          <w:p w14:paraId="01930492" w14:textId="77777777" w:rsidR="00096009" w:rsidRDefault="00096009" w:rsidP="009F3BC2">
            <w:pPr>
              <w:spacing w:line="0" w:lineRule="atLeast"/>
              <w:jc w:val="center"/>
              <w:rPr>
                <w:noProof/>
              </w:rPr>
            </w:pPr>
            <w:r w:rsidRPr="008F50FB">
              <w:rPr>
                <w:rFonts w:ascii="Century Gothic" w:eastAsia="微軟正黑體" w:hAnsi="Century Gothic"/>
                <w:noProof/>
                <w:sz w:val="22"/>
              </w:rPr>
              <mc:AlternateContent>
                <mc:Choice Requires="wps">
                  <w:drawing>
                    <wp:anchor distT="0" distB="0" distL="114300" distR="114300" simplePos="0" relativeHeight="251714560" behindDoc="0" locked="0" layoutInCell="1" allowOverlap="1" wp14:anchorId="243A2352" wp14:editId="03235632">
                      <wp:simplePos x="0" y="0"/>
                      <wp:positionH relativeFrom="column">
                        <wp:posOffset>1312727</wp:posOffset>
                      </wp:positionH>
                      <wp:positionV relativeFrom="paragraph">
                        <wp:posOffset>469083</wp:posOffset>
                      </wp:positionV>
                      <wp:extent cx="446568" cy="354123"/>
                      <wp:effectExtent l="0" t="0" r="0" b="8255"/>
                      <wp:wrapNone/>
                      <wp:docPr id="64" name="文字方塊 64"/>
                      <wp:cNvGraphicFramePr/>
                      <a:graphic xmlns:a="http://schemas.openxmlformats.org/drawingml/2006/main">
                        <a:graphicData uri="http://schemas.microsoft.com/office/word/2010/wordprocessingShape">
                          <wps:wsp>
                            <wps:cNvSpPr txBox="1"/>
                            <wps:spPr>
                              <a:xfrm>
                                <a:off x="0" y="0"/>
                                <a:ext cx="446568" cy="354123"/>
                              </a:xfrm>
                              <a:prstGeom prst="rect">
                                <a:avLst/>
                              </a:prstGeom>
                              <a:noFill/>
                              <a:ln w="19050">
                                <a:noFill/>
                                <a:prstDash val="sysDash"/>
                              </a:ln>
                            </wps:spPr>
                            <wps:txbx>
                              <w:txbxContent>
                                <w:p w14:paraId="746F95FF" w14:textId="77777777" w:rsidR="00A31421" w:rsidRPr="00907B2F" w:rsidRDefault="00A31421" w:rsidP="008F50FB">
                                  <w:pPr>
                                    <w:spacing w:line="240" w:lineRule="atLeast"/>
                                    <w:jc w:val="center"/>
                                    <w:rPr>
                                      <w:color w:val="FF0000"/>
                                      <w:sz w:val="36"/>
                                    </w:rPr>
                                  </w:pPr>
                                  <w:r>
                                    <w:rPr>
                                      <w:color w:val="FF0000"/>
                                      <w:sz w:val="36"/>
                                    </w:rPr>
                                    <w:sym w:font="Wingdings" w:char="F08F"/>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2352" id="文字方塊 64" o:spid="_x0000_s1028" type="#_x0000_t202" style="position:absolute;left:0;text-align:left;margin-left:103.35pt;margin-top:36.95pt;width:35.15pt;height:27.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" filled="f" stroked="f" strokeweight="1.5pt">
                      <v:stroke dashstyle="3 1"/>
                      <v:textbox inset="0,0,0,0">
                        <w:txbxContent>
                          <w:p w14:paraId="746F95FF" w14:textId="77777777" w:rsidR="00A31421" w:rsidRPr="00907B2F" w:rsidRDefault="00A31421" w:rsidP="008F50FB">
                            <w:pPr>
                              <w:spacing w:line="240" w:lineRule="atLeast"/>
                              <w:jc w:val="center"/>
                              <w:rPr>
                                <w:color w:val="FF0000"/>
                                <w:sz w:val="36"/>
                              </w:rPr>
                            </w:pPr>
                            <w:r>
                              <w:rPr>
                                <w:color w:val="FF0000"/>
                                <w:sz w:val="36"/>
                              </w:rPr>
                              <w:sym w:font="Wingdings" w:char="F08F"/>
                            </w:r>
                          </w:p>
                        </w:txbxContent>
                      </v:textbox>
                    </v:shape>
                  </w:pict>
                </mc:Fallback>
              </mc:AlternateContent>
            </w:r>
            <w:r w:rsidRPr="008F50FB">
              <w:rPr>
                <w:rFonts w:ascii="Century Gothic" w:eastAsia="微軟正黑體" w:hAnsi="Century Gothic"/>
                <w:noProof/>
                <w:sz w:val="22"/>
              </w:rPr>
              <mc:AlternateContent>
                <mc:Choice Requires="wps">
                  <w:drawing>
                    <wp:anchor distT="0" distB="0" distL="114300" distR="114300" simplePos="0" relativeHeight="251712512" behindDoc="0" locked="0" layoutInCell="1" allowOverlap="1" wp14:anchorId="1D52A3FA" wp14:editId="545D3900">
                      <wp:simplePos x="0" y="0"/>
                      <wp:positionH relativeFrom="column">
                        <wp:posOffset>487952</wp:posOffset>
                      </wp:positionH>
                      <wp:positionV relativeFrom="paragraph">
                        <wp:posOffset>572316</wp:posOffset>
                      </wp:positionV>
                      <wp:extent cx="715645" cy="353695"/>
                      <wp:effectExtent l="0" t="0" r="27305" b="27305"/>
                      <wp:wrapNone/>
                      <wp:docPr id="62" name="文字方塊 62"/>
                      <wp:cNvGraphicFramePr/>
                      <a:graphic xmlns:a="http://schemas.openxmlformats.org/drawingml/2006/main">
                        <a:graphicData uri="http://schemas.microsoft.com/office/word/2010/wordprocessingShape">
                          <wps:wsp>
                            <wps:cNvSpPr txBox="1"/>
                            <wps:spPr>
                              <a:xfrm>
                                <a:off x="0" y="0"/>
                                <a:ext cx="715645" cy="353695"/>
                              </a:xfrm>
                              <a:prstGeom prst="rect">
                                <a:avLst/>
                              </a:prstGeom>
                              <a:noFill/>
                              <a:ln w="19050">
                                <a:solidFill>
                                  <a:schemeClr val="accent2"/>
                                </a:solidFill>
                                <a:prstDash val="sysDash"/>
                              </a:ln>
                            </wps:spPr>
                            <wps:txbx>
                              <w:txbxContent>
                                <w:p w14:paraId="7872D618" w14:textId="77777777" w:rsidR="00A31421" w:rsidRPr="00907B2F" w:rsidRDefault="00A31421" w:rsidP="008F50FB">
                                  <w:pPr>
                                    <w:spacing w:line="240" w:lineRule="atLeast"/>
                                    <w:jc w:val="center"/>
                                    <w:rPr>
                                      <w:color w:val="ED7D31" w:themeColor="accent2"/>
                                      <w:sz w:val="36"/>
                                    </w:rPr>
                                  </w:pPr>
                                  <w:r>
                                    <w:rPr>
                                      <w:color w:val="ED7D31" w:themeColor="accent2"/>
                                      <w:sz w:val="36"/>
                                    </w:rPr>
                                    <w:sym w:font="Wingdings" w:char="F08E"/>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52A3FA" id="文字方塊 62" o:spid="_x0000_s1029" type="#_x0000_t202" style="position:absolute;left:0;text-align:left;margin-left:38.4pt;margin-top:45.05pt;width:56.35pt;height:27.8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" filled="f" strokecolor="#ed7d31 [3205]" strokeweight="1.5pt">
                      <v:stroke dashstyle="3 1"/>
                      <v:textbox inset="0,0,0,0">
                        <w:txbxContent>
                          <w:p w14:paraId="7872D618" w14:textId="77777777" w:rsidR="00A31421" w:rsidRPr="00907B2F" w:rsidRDefault="00A31421" w:rsidP="008F50FB">
                            <w:pPr>
                              <w:spacing w:line="240" w:lineRule="atLeast"/>
                              <w:jc w:val="center"/>
                              <w:rPr>
                                <w:color w:val="ED7D31" w:themeColor="accent2"/>
                                <w:sz w:val="36"/>
                              </w:rPr>
                            </w:pPr>
                            <w:r>
                              <w:rPr>
                                <w:color w:val="ED7D31" w:themeColor="accent2"/>
                                <w:sz w:val="36"/>
                              </w:rPr>
                              <w:sym w:font="Wingdings" w:char="F08E"/>
                            </w:r>
                          </w:p>
                        </w:txbxContent>
                      </v:textbox>
                    </v:shape>
                  </w:pict>
                </mc:Fallback>
              </mc:AlternateContent>
            </w:r>
            <w:r w:rsidRPr="008F50FB">
              <w:rPr>
                <w:rFonts w:ascii="Century Gothic" w:eastAsia="微軟正黑體" w:hAnsi="Century Gothic"/>
                <w:noProof/>
                <w:sz w:val="22"/>
              </w:rPr>
              <mc:AlternateContent>
                <mc:Choice Requires="wps">
                  <w:drawing>
                    <wp:anchor distT="0" distB="0" distL="114300" distR="114300" simplePos="0" relativeHeight="251711488" behindDoc="0" locked="0" layoutInCell="1" allowOverlap="1" wp14:anchorId="2CC295AA" wp14:editId="52F76643">
                      <wp:simplePos x="0" y="0"/>
                      <wp:positionH relativeFrom="column">
                        <wp:posOffset>490038</wp:posOffset>
                      </wp:positionH>
                      <wp:positionV relativeFrom="paragraph">
                        <wp:posOffset>170634</wp:posOffset>
                      </wp:positionV>
                      <wp:extent cx="715645" cy="347164"/>
                      <wp:effectExtent l="0" t="0" r="27305" b="15240"/>
                      <wp:wrapNone/>
                      <wp:docPr id="61" name="文字方塊 61"/>
                      <wp:cNvGraphicFramePr/>
                      <a:graphic xmlns:a="http://schemas.openxmlformats.org/drawingml/2006/main">
                        <a:graphicData uri="http://schemas.microsoft.com/office/word/2010/wordprocessingShape">
                          <wps:wsp>
                            <wps:cNvSpPr txBox="1"/>
                            <wps:spPr>
                              <a:xfrm>
                                <a:off x="0" y="0"/>
                                <a:ext cx="715645" cy="347164"/>
                              </a:xfrm>
                              <a:prstGeom prst="rect">
                                <a:avLst/>
                              </a:prstGeom>
                              <a:noFill/>
                              <a:ln w="19050">
                                <a:solidFill>
                                  <a:schemeClr val="accent2"/>
                                </a:solidFill>
                                <a:prstDash val="sysDash"/>
                              </a:ln>
                            </wps:spPr>
                            <wps:txbx>
                              <w:txbxContent>
                                <w:p w14:paraId="3C9BA9F7" w14:textId="77777777" w:rsidR="00A31421" w:rsidRPr="00907B2F" w:rsidRDefault="00A31421" w:rsidP="008F50FB">
                                  <w:pPr>
                                    <w:spacing w:line="240" w:lineRule="atLeast"/>
                                    <w:jc w:val="center"/>
                                    <w:rPr>
                                      <w:color w:val="ED7D31" w:themeColor="accent2"/>
                                      <w:sz w:val="36"/>
                                    </w:rPr>
                                  </w:pPr>
                                  <w:r>
                                    <w:rPr>
                                      <w:color w:val="ED7D31" w:themeColor="accent2"/>
                                      <w:sz w:val="36"/>
                                    </w:rPr>
                                    <w:sym w:font="Wingdings" w:char="F08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C295AA" id="文字方塊 61" o:spid="_x0000_s1030" type="#_x0000_t202" style="position:absolute;left:0;text-align:left;margin-left:38.6pt;margin-top:13.45pt;width:56.35pt;height:27.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" filled="f" strokecolor="#ed7d31 [3205]" strokeweight="1.5pt">
                      <v:stroke dashstyle="3 1"/>
                      <v:textbox inset="0,0,0,0">
                        <w:txbxContent>
                          <w:p w14:paraId="3C9BA9F7" w14:textId="77777777" w:rsidR="00A31421" w:rsidRPr="00907B2F" w:rsidRDefault="00A31421" w:rsidP="008F50FB">
                            <w:pPr>
                              <w:spacing w:line="240" w:lineRule="atLeast"/>
                              <w:jc w:val="center"/>
                              <w:rPr>
                                <w:color w:val="ED7D31" w:themeColor="accent2"/>
                                <w:sz w:val="36"/>
                              </w:rPr>
                            </w:pPr>
                            <w:r>
                              <w:rPr>
                                <w:color w:val="ED7D31" w:themeColor="accent2"/>
                                <w:sz w:val="36"/>
                              </w:rPr>
                              <w:sym w:font="Wingdings" w:char="F08D"/>
                            </w:r>
                          </w:p>
                        </w:txbxContent>
                      </v:textbox>
                    </v:shape>
                  </w:pict>
                </mc:Fallback>
              </mc:AlternateContent>
            </w:r>
            <w:r w:rsidRPr="008F50FB">
              <w:rPr>
                <w:rFonts w:ascii="Century Gothic" w:eastAsia="微軟正黑體" w:hAnsi="Century Gothic"/>
                <w:noProof/>
                <w:sz w:val="22"/>
              </w:rPr>
              <mc:AlternateContent>
                <mc:Choice Requires="wps">
                  <w:drawing>
                    <wp:anchor distT="0" distB="0" distL="114300" distR="114300" simplePos="0" relativeHeight="251713536" behindDoc="0" locked="0" layoutInCell="1" allowOverlap="1" wp14:anchorId="14BAC74B" wp14:editId="03BAAAF8">
                      <wp:simplePos x="0" y="0"/>
                      <wp:positionH relativeFrom="column">
                        <wp:posOffset>-19685</wp:posOffset>
                      </wp:positionH>
                      <wp:positionV relativeFrom="paragraph">
                        <wp:posOffset>126093</wp:posOffset>
                      </wp:positionV>
                      <wp:extent cx="446405" cy="353695"/>
                      <wp:effectExtent l="0" t="0" r="0" b="8255"/>
                      <wp:wrapNone/>
                      <wp:docPr id="63" name="文字方塊 63"/>
                      <wp:cNvGraphicFramePr/>
                      <a:graphic xmlns:a="http://schemas.openxmlformats.org/drawingml/2006/main">
                        <a:graphicData uri="http://schemas.microsoft.com/office/word/2010/wordprocessingShape">
                          <wps:wsp>
                            <wps:cNvSpPr txBox="1"/>
                            <wps:spPr>
                              <a:xfrm>
                                <a:off x="0" y="0"/>
                                <a:ext cx="446405" cy="353695"/>
                              </a:xfrm>
                              <a:prstGeom prst="rect">
                                <a:avLst/>
                              </a:prstGeom>
                              <a:noFill/>
                              <a:ln w="19050">
                                <a:noFill/>
                                <a:prstDash val="sysDash"/>
                              </a:ln>
                            </wps:spPr>
                            <wps:txbx>
                              <w:txbxContent>
                                <w:p w14:paraId="674657A4" w14:textId="77777777" w:rsidR="00A31421" w:rsidRPr="00907B2F" w:rsidRDefault="00A31421" w:rsidP="008F50FB">
                                  <w:pPr>
                                    <w:spacing w:line="240" w:lineRule="atLeast"/>
                                    <w:jc w:val="center"/>
                                    <w:rPr>
                                      <w:color w:val="FF0000"/>
                                      <w:sz w:val="36"/>
                                    </w:rPr>
                                  </w:pPr>
                                  <w:r w:rsidRPr="00907B2F">
                                    <w:rPr>
                                      <w:color w:val="FF0000"/>
                                      <w:sz w:val="36"/>
                                    </w:rPr>
                                    <w:sym w:font="Wingdings" w:char="F08C"/>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AC74B" id="文字方塊 63" o:spid="_x0000_s1031" type="#_x0000_t202" style="position:absolute;left:0;text-align:left;margin-left:-1.55pt;margin-top:9.95pt;width:35.15pt;height:27.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" filled="f" stroked="f" strokeweight="1.5pt">
                      <v:stroke dashstyle="3 1"/>
                      <v:textbox inset="0,0,0,0">
                        <w:txbxContent>
                          <w:p w14:paraId="674657A4" w14:textId="77777777" w:rsidR="00A31421" w:rsidRPr="00907B2F" w:rsidRDefault="00A31421" w:rsidP="008F50FB">
                            <w:pPr>
                              <w:spacing w:line="240" w:lineRule="atLeast"/>
                              <w:jc w:val="center"/>
                              <w:rPr>
                                <w:color w:val="FF0000"/>
                                <w:sz w:val="36"/>
                              </w:rPr>
                            </w:pPr>
                            <w:r w:rsidRPr="00907B2F">
                              <w:rPr>
                                <w:color w:val="FF0000"/>
                                <w:sz w:val="36"/>
                              </w:rPr>
                              <w:sym w:font="Wingdings" w:char="F08C"/>
                            </w:r>
                          </w:p>
                        </w:txbxContent>
                      </v:textbox>
                    </v:shape>
                  </w:pict>
                </mc:Fallback>
              </mc:AlternateContent>
            </w:r>
            <w:r>
              <w:rPr>
                <w:noProof/>
              </w:rPr>
              <w:drawing>
                <wp:inline distT="0" distB="0" distL="0" distR="0" wp14:anchorId="69BD5A11" wp14:editId="25B57E2A">
                  <wp:extent cx="1583055" cy="91440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963" b="79858"/>
                          <a:stretch/>
                        </pic:blipFill>
                        <pic:spPr bwMode="auto">
                          <a:xfrm>
                            <a:off x="0" y="0"/>
                            <a:ext cx="1584000" cy="914946"/>
                          </a:xfrm>
                          <a:prstGeom prst="rect">
                            <a:avLst/>
                          </a:prstGeom>
                          <a:noFill/>
                          <a:ln>
                            <a:noFill/>
                          </a:ln>
                          <a:extLst>
                            <a:ext uri="{53640926-AAD7-44D8-BBD7-CCE9431645EC}">
                              <a14:shadowObscured xmlns:a14="http://schemas.microsoft.com/office/drawing/2010/main"/>
                            </a:ext>
                          </a:extLst>
                        </pic:spPr>
                      </pic:pic>
                    </a:graphicData>
                  </a:graphic>
                </wp:inline>
              </w:drawing>
            </w:r>
          </w:p>
          <w:p w14:paraId="54270C38" w14:textId="77777777" w:rsidR="00096009" w:rsidRDefault="00096009" w:rsidP="009F3BC2">
            <w:pPr>
              <w:spacing w:line="0" w:lineRule="atLeast"/>
              <w:jc w:val="center"/>
              <w:rPr>
                <w:noProof/>
              </w:rPr>
            </w:pPr>
          </w:p>
          <w:p w14:paraId="724D5CB6" w14:textId="77777777" w:rsidR="00096009" w:rsidRDefault="00096009" w:rsidP="009F3BC2">
            <w:pPr>
              <w:spacing w:line="0" w:lineRule="atLeast"/>
              <w:jc w:val="center"/>
              <w:rPr>
                <w:noProof/>
              </w:rPr>
            </w:pPr>
          </w:p>
          <w:p w14:paraId="7071E06F" w14:textId="77777777" w:rsidR="00096009" w:rsidRDefault="00096009" w:rsidP="009F3BC2">
            <w:pPr>
              <w:spacing w:line="0" w:lineRule="atLeast"/>
              <w:jc w:val="center"/>
              <w:rPr>
                <w:noProof/>
              </w:rPr>
            </w:pPr>
          </w:p>
          <w:p w14:paraId="53EE0711" w14:textId="77777777" w:rsidR="00096009" w:rsidRDefault="00096009" w:rsidP="009F3BC2">
            <w:pPr>
              <w:spacing w:line="0" w:lineRule="atLeast"/>
              <w:jc w:val="center"/>
              <w:rPr>
                <w:noProof/>
              </w:rPr>
            </w:pPr>
          </w:p>
          <w:p w14:paraId="136A9188" w14:textId="77777777" w:rsidR="00096009" w:rsidRDefault="00096009" w:rsidP="009F3BC2">
            <w:pPr>
              <w:spacing w:line="0" w:lineRule="atLeast"/>
              <w:jc w:val="center"/>
              <w:rPr>
                <w:noProof/>
              </w:rPr>
            </w:pPr>
          </w:p>
          <w:p w14:paraId="7CD4EAE3" w14:textId="77777777" w:rsidR="00096009" w:rsidRDefault="00096009" w:rsidP="009F3BC2">
            <w:pPr>
              <w:spacing w:line="0" w:lineRule="atLeast"/>
              <w:jc w:val="center"/>
              <w:rPr>
                <w:noProof/>
              </w:rPr>
            </w:pPr>
          </w:p>
          <w:p w14:paraId="3EDAAA37" w14:textId="77777777" w:rsidR="00096009" w:rsidRDefault="00096009" w:rsidP="009F3BC2">
            <w:pPr>
              <w:spacing w:line="0" w:lineRule="atLeast"/>
              <w:jc w:val="center"/>
              <w:rPr>
                <w:noProof/>
              </w:rPr>
            </w:pPr>
          </w:p>
          <w:p w14:paraId="31154E9C" w14:textId="77777777" w:rsidR="00096009" w:rsidRDefault="00096009" w:rsidP="009F3BC2">
            <w:pPr>
              <w:spacing w:line="0" w:lineRule="atLeast"/>
              <w:jc w:val="center"/>
              <w:rPr>
                <w:noProof/>
              </w:rPr>
            </w:pPr>
          </w:p>
          <w:p w14:paraId="4E21A42B" w14:textId="77777777" w:rsidR="00096009" w:rsidRDefault="00096009" w:rsidP="009F3BC2">
            <w:pPr>
              <w:spacing w:line="0" w:lineRule="atLeast"/>
              <w:jc w:val="center"/>
              <w:rPr>
                <w:noProof/>
              </w:rPr>
            </w:pPr>
          </w:p>
          <w:p w14:paraId="244906E3" w14:textId="07FE6950" w:rsidR="00096009" w:rsidRDefault="00096009" w:rsidP="009A55F2">
            <w:pPr>
              <w:spacing w:line="0" w:lineRule="atLeast"/>
              <w:rPr>
                <w:noProof/>
              </w:rPr>
            </w:pPr>
          </w:p>
        </w:tc>
        <w:tc>
          <w:tcPr>
            <w:tcW w:w="1141" w:type="dxa"/>
          </w:tcPr>
          <w:p w14:paraId="209A0005" w14:textId="60C34014" w:rsidR="00096009" w:rsidRDefault="00096009" w:rsidP="009F3BC2">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C"/>
            </w:r>
            <w:r>
              <w:rPr>
                <w:rFonts w:ascii="Century Gothic" w:eastAsia="微軟正黑體" w:hAnsi="Century Gothic" w:hint="eastAsia"/>
                <w:sz w:val="22"/>
              </w:rPr>
              <w:t>卡片顯示</w:t>
            </w:r>
          </w:p>
        </w:tc>
        <w:tc>
          <w:tcPr>
            <w:tcW w:w="6345" w:type="dxa"/>
          </w:tcPr>
          <w:p w14:paraId="39DBB4F4" w14:textId="487A4AA6" w:rsidR="00096009" w:rsidRPr="00A20C3A" w:rsidRDefault="00096009" w:rsidP="0039272F">
            <w:pPr>
              <w:pStyle w:val="af5"/>
              <w:numPr>
                <w:ilvl w:val="0"/>
                <w:numId w:val="6"/>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來源及排序：</w:t>
            </w:r>
          </w:p>
          <w:tbl>
            <w:tblPr>
              <w:tblStyle w:val="aa"/>
              <w:tblW w:w="0" w:type="auto"/>
              <w:tblInd w:w="510" w:type="dxa"/>
              <w:tblLook w:val="04A0" w:firstRow="1" w:lastRow="0" w:firstColumn="1" w:lastColumn="0" w:noHBand="0" w:noVBand="1"/>
            </w:tblPr>
            <w:tblGrid>
              <w:gridCol w:w="850"/>
              <w:gridCol w:w="4220"/>
            </w:tblGrid>
            <w:tr w:rsidR="00096009" w14:paraId="7CA684ED" w14:textId="77777777" w:rsidTr="00A31065">
              <w:trPr>
                <w:trHeight w:val="397"/>
              </w:trPr>
              <w:tc>
                <w:tcPr>
                  <w:tcW w:w="850" w:type="dxa"/>
                  <w:shd w:val="clear" w:color="auto" w:fill="D9D9D9" w:themeFill="background1" w:themeFillShade="D9"/>
                  <w:vAlign w:val="center"/>
                </w:tcPr>
                <w:p w14:paraId="3CB9CB68" w14:textId="77777777" w:rsidR="00096009" w:rsidRDefault="00096009" w:rsidP="00A20C3A">
                  <w:pPr>
                    <w:spacing w:line="0" w:lineRule="atLeast"/>
                    <w:jc w:val="both"/>
                    <w:rPr>
                      <w:rFonts w:ascii="Century Gothic" w:eastAsia="微軟正黑體" w:hAnsi="Century Gothic"/>
                      <w:sz w:val="22"/>
                    </w:rPr>
                  </w:pPr>
                  <w:r>
                    <w:rPr>
                      <w:rFonts w:ascii="Century Gothic" w:eastAsia="微軟正黑體" w:hAnsi="Century Gothic" w:hint="eastAsia"/>
                      <w:sz w:val="22"/>
                    </w:rPr>
                    <w:t>順序</w:t>
                  </w:r>
                </w:p>
              </w:tc>
              <w:tc>
                <w:tcPr>
                  <w:tcW w:w="4220" w:type="dxa"/>
                  <w:shd w:val="clear" w:color="auto" w:fill="D9D9D9" w:themeFill="background1" w:themeFillShade="D9"/>
                  <w:vAlign w:val="center"/>
                </w:tcPr>
                <w:p w14:paraId="3EBD3BA8" w14:textId="77777777" w:rsidR="00096009" w:rsidRDefault="00096009" w:rsidP="00A20C3A">
                  <w:pPr>
                    <w:spacing w:line="0" w:lineRule="atLeast"/>
                    <w:jc w:val="both"/>
                    <w:rPr>
                      <w:rFonts w:ascii="Century Gothic" w:eastAsia="微軟正黑體" w:hAnsi="Century Gothic"/>
                      <w:sz w:val="22"/>
                    </w:rPr>
                  </w:pPr>
                  <w:proofErr w:type="gramStart"/>
                  <w:r>
                    <w:rPr>
                      <w:rFonts w:ascii="Century Gothic" w:eastAsia="微軟正黑體" w:hAnsi="Century Gothic" w:hint="eastAsia"/>
                      <w:sz w:val="22"/>
                    </w:rPr>
                    <w:t>卡別</w:t>
                  </w:r>
                  <w:proofErr w:type="gramEnd"/>
                </w:p>
              </w:tc>
            </w:tr>
            <w:tr w:rsidR="00096009" w14:paraId="033E9996" w14:textId="77777777" w:rsidTr="00A31065">
              <w:trPr>
                <w:trHeight w:val="397"/>
              </w:trPr>
              <w:tc>
                <w:tcPr>
                  <w:tcW w:w="850" w:type="dxa"/>
                  <w:vAlign w:val="center"/>
                </w:tcPr>
                <w:p w14:paraId="1B4683B1" w14:textId="77777777" w:rsidR="00096009" w:rsidRDefault="00096009" w:rsidP="00A20C3A">
                  <w:pPr>
                    <w:spacing w:line="0" w:lineRule="atLeast"/>
                    <w:jc w:val="both"/>
                    <w:rPr>
                      <w:rFonts w:ascii="Century Gothic" w:eastAsia="微軟正黑體" w:hAnsi="Century Gothic"/>
                      <w:sz w:val="22"/>
                    </w:rPr>
                  </w:pPr>
                  <w:r>
                    <w:rPr>
                      <w:rFonts w:ascii="Century Gothic" w:eastAsia="微軟正黑體" w:hAnsi="Century Gothic" w:hint="eastAsia"/>
                      <w:sz w:val="22"/>
                    </w:rPr>
                    <w:t>1~n</w:t>
                  </w:r>
                  <w:r>
                    <w:rPr>
                      <w:rFonts w:ascii="Century Gothic" w:eastAsia="微軟正黑體" w:hAnsi="Century Gothic"/>
                      <w:sz w:val="22"/>
                    </w:rPr>
                    <w:t>-1</w:t>
                  </w:r>
                </w:p>
              </w:tc>
              <w:tc>
                <w:tcPr>
                  <w:tcW w:w="4220" w:type="dxa"/>
                  <w:vAlign w:val="center"/>
                </w:tcPr>
                <w:p w14:paraId="7B36E00F" w14:textId="3DF453B8" w:rsidR="00096009" w:rsidRDefault="00096009" w:rsidP="00A20C3A">
                  <w:pPr>
                    <w:spacing w:line="0" w:lineRule="atLeast"/>
                    <w:jc w:val="both"/>
                    <w:rPr>
                      <w:rFonts w:ascii="Century Gothic" w:eastAsia="微軟正黑體" w:hAnsi="Century Gothic"/>
                      <w:sz w:val="22"/>
                    </w:rPr>
                  </w:pPr>
                  <w:r>
                    <w:rPr>
                      <w:rFonts w:ascii="Century Gothic" w:eastAsia="微軟正黑體" w:hAnsi="Century Gothic" w:hint="eastAsia"/>
                      <w:sz w:val="22"/>
                    </w:rPr>
                    <w:t>此</w:t>
                  </w:r>
                  <w:r>
                    <w:rPr>
                      <w:rFonts w:ascii="Century Gothic" w:eastAsia="微軟正黑體" w:hAnsi="Century Gothic" w:hint="eastAsia"/>
                      <w:sz w:val="22"/>
                    </w:rPr>
                    <w:t>I</w:t>
                  </w:r>
                  <w:r>
                    <w:rPr>
                      <w:rFonts w:ascii="Century Gothic" w:eastAsia="微軟正黑體" w:hAnsi="Century Gothic"/>
                      <w:sz w:val="22"/>
                    </w:rPr>
                    <w:t>D</w:t>
                  </w:r>
                  <w:r w:rsidRPr="002A63DD">
                    <w:rPr>
                      <w:rFonts w:ascii="Century Gothic" w:eastAsia="微軟正黑體" w:hAnsi="Century Gothic" w:hint="eastAsia"/>
                      <w:sz w:val="22"/>
                    </w:rPr>
                    <w:t>持有之</w:t>
                  </w:r>
                  <w:r>
                    <w:rPr>
                      <w:rFonts w:ascii="Century Gothic" w:eastAsia="微軟正黑體" w:hAnsi="Century Gothic" w:hint="eastAsia"/>
                      <w:sz w:val="22"/>
                    </w:rPr>
                    <w:t>有效卡片</w:t>
                  </w:r>
                  <w:r w:rsidRPr="002A63DD">
                    <w:rPr>
                      <w:rFonts w:ascii="Century Gothic" w:eastAsia="微軟正黑體" w:hAnsi="Century Gothic" w:hint="eastAsia"/>
                      <w:sz w:val="22"/>
                    </w:rPr>
                    <w:t>，限</w:t>
                  </w:r>
                  <w:r w:rsidRPr="002A63DD">
                    <w:rPr>
                      <w:rFonts w:ascii="Century Gothic" w:eastAsia="微軟正黑體" w:hAnsi="Century Gothic" w:hint="eastAsia"/>
                      <w:sz w:val="22"/>
                    </w:rPr>
                    <w:t>20</w:t>
                  </w:r>
                  <w:r w:rsidRPr="002A63DD">
                    <w:rPr>
                      <w:rFonts w:ascii="Century Gothic" w:eastAsia="微軟正黑體" w:hAnsi="Century Gothic" w:hint="eastAsia"/>
                      <w:sz w:val="22"/>
                    </w:rPr>
                    <w:t>張</w:t>
                  </w:r>
                  <w:r>
                    <w:rPr>
                      <w:rFonts w:ascii="Century Gothic" w:eastAsia="微軟正黑體" w:hAnsi="Century Gothic" w:hint="eastAsia"/>
                      <w:sz w:val="22"/>
                    </w:rPr>
                    <w:t>，將依「卡片列表管理」排序顯示。</w:t>
                  </w:r>
                </w:p>
              </w:tc>
            </w:tr>
            <w:tr w:rsidR="00096009" w14:paraId="0F2D5C3A" w14:textId="77777777" w:rsidTr="00A31065">
              <w:trPr>
                <w:trHeight w:val="397"/>
              </w:trPr>
              <w:tc>
                <w:tcPr>
                  <w:tcW w:w="850" w:type="dxa"/>
                  <w:vAlign w:val="center"/>
                </w:tcPr>
                <w:p w14:paraId="1396C5F8" w14:textId="77777777" w:rsidR="00096009" w:rsidRDefault="00096009" w:rsidP="00A20C3A">
                  <w:pPr>
                    <w:spacing w:line="0" w:lineRule="atLeast"/>
                    <w:jc w:val="both"/>
                    <w:rPr>
                      <w:rFonts w:ascii="Century Gothic" w:eastAsia="微軟正黑體" w:hAnsi="Century Gothic"/>
                      <w:sz w:val="22"/>
                    </w:rPr>
                  </w:pPr>
                  <w:r>
                    <w:rPr>
                      <w:rFonts w:ascii="Century Gothic" w:eastAsia="微軟正黑體" w:hAnsi="Century Gothic" w:hint="eastAsia"/>
                      <w:sz w:val="22"/>
                    </w:rPr>
                    <w:t>n</w:t>
                  </w:r>
                </w:p>
              </w:tc>
              <w:tc>
                <w:tcPr>
                  <w:tcW w:w="4220" w:type="dxa"/>
                  <w:vAlign w:val="center"/>
                </w:tcPr>
                <w:p w14:paraId="1A357099" w14:textId="77B1EC91" w:rsidR="00096009" w:rsidRDefault="00096009" w:rsidP="00A20C3A">
                  <w:pPr>
                    <w:spacing w:line="0" w:lineRule="atLeast"/>
                    <w:jc w:val="both"/>
                    <w:rPr>
                      <w:rFonts w:ascii="Century Gothic" w:eastAsia="微軟正黑體" w:hAnsi="Century Gothic"/>
                      <w:sz w:val="22"/>
                    </w:rPr>
                  </w:pPr>
                  <w:r>
                    <w:rPr>
                      <w:rFonts w:ascii="Century Gothic" w:eastAsia="微軟正黑體" w:hAnsi="Century Gothic" w:hint="eastAsia"/>
                      <w:sz w:val="22"/>
                    </w:rPr>
                    <w:t>此</w:t>
                  </w:r>
                  <w:r>
                    <w:rPr>
                      <w:rFonts w:ascii="Century Gothic" w:eastAsia="微軟正黑體" w:hAnsi="Century Gothic" w:hint="eastAsia"/>
                      <w:sz w:val="22"/>
                    </w:rPr>
                    <w:t>I</w:t>
                  </w:r>
                  <w:r>
                    <w:rPr>
                      <w:rFonts w:ascii="Century Gothic" w:eastAsia="微軟正黑體" w:hAnsi="Century Gothic"/>
                      <w:sz w:val="22"/>
                    </w:rPr>
                    <w:t>D</w:t>
                  </w:r>
                  <w:r>
                    <w:rPr>
                      <w:rFonts w:ascii="Century Gothic" w:eastAsia="微軟正黑體" w:hAnsi="Century Gothic" w:hint="eastAsia"/>
                      <w:sz w:val="22"/>
                    </w:rPr>
                    <w:t>未核卡</w:t>
                  </w:r>
                  <w:r w:rsidR="00005AB0">
                    <w:rPr>
                      <w:rFonts w:ascii="Century Gothic" w:eastAsia="微軟正黑體" w:hAnsi="Century Gothic" w:hint="eastAsia"/>
                      <w:sz w:val="22"/>
                    </w:rPr>
                    <w:t>(</w:t>
                  </w:r>
                  <w:r w:rsidR="00005AB0">
                    <w:rPr>
                      <w:rFonts w:ascii="Century Gothic" w:eastAsia="微軟正黑體" w:hAnsi="Century Gothic" w:hint="eastAsia"/>
                      <w:sz w:val="22"/>
                    </w:rPr>
                    <w:t>甲</w:t>
                  </w:r>
                  <w:r w:rsidR="00005AB0">
                    <w:rPr>
                      <w:rFonts w:ascii="Century Gothic" w:eastAsia="微軟正黑體" w:hAnsi="Century Gothic" w:hint="eastAsia"/>
                      <w:sz w:val="22"/>
                    </w:rPr>
                    <w:t>)</w:t>
                  </w:r>
                  <w:r>
                    <w:rPr>
                      <w:rFonts w:ascii="Century Gothic" w:eastAsia="微軟正黑體" w:hAnsi="Century Gothic" w:hint="eastAsia"/>
                      <w:sz w:val="22"/>
                    </w:rPr>
                    <w:t>之卡片</w:t>
                  </w:r>
                  <w:r>
                    <w:rPr>
                      <w:rFonts w:ascii="Century Gothic" w:eastAsia="微軟正黑體" w:hAnsi="Century Gothic" w:hint="eastAsia"/>
                      <w:sz w:val="22"/>
                    </w:rPr>
                    <w:t>(</w:t>
                  </w:r>
                  <w:proofErr w:type="gramStart"/>
                  <w:r>
                    <w:rPr>
                      <w:rFonts w:ascii="Century Gothic" w:eastAsia="微軟正黑體" w:hAnsi="Century Gothic" w:hint="eastAsia"/>
                      <w:sz w:val="22"/>
                    </w:rPr>
                    <w:t>依卡號</w:t>
                  </w:r>
                  <w:proofErr w:type="gramEnd"/>
                  <w:r>
                    <w:rPr>
                      <w:rFonts w:ascii="Century Gothic" w:eastAsia="微軟正黑體" w:hAnsi="Century Gothic" w:hint="eastAsia"/>
                      <w:sz w:val="22"/>
                    </w:rPr>
                    <w:t>由小至大</w:t>
                  </w:r>
                  <w:r>
                    <w:rPr>
                      <w:rFonts w:ascii="Century Gothic" w:eastAsia="微軟正黑體" w:hAnsi="Century Gothic" w:hint="eastAsia"/>
                      <w:sz w:val="22"/>
                    </w:rPr>
                    <w:t>)</w:t>
                  </w:r>
                </w:p>
              </w:tc>
            </w:tr>
          </w:tbl>
          <w:p w14:paraId="651E719F" w14:textId="54590621" w:rsidR="00096009" w:rsidRDefault="00096009" w:rsidP="0039272F">
            <w:pPr>
              <w:pStyle w:val="af5"/>
              <w:numPr>
                <w:ilvl w:val="0"/>
                <w:numId w:val="6"/>
              </w:numPr>
              <w:spacing w:line="0" w:lineRule="atLeast"/>
              <w:ind w:leftChars="0"/>
              <w:rPr>
                <w:rFonts w:ascii="Century Gothic" w:eastAsia="微軟正黑體" w:hAnsi="Century Gothic"/>
                <w:sz w:val="22"/>
              </w:rPr>
            </w:pPr>
            <w:proofErr w:type="gramStart"/>
            <w:r>
              <w:rPr>
                <w:rFonts w:ascii="Century Gothic" w:eastAsia="微軟正黑體" w:hAnsi="Century Gothic" w:hint="eastAsia"/>
                <w:sz w:val="22"/>
              </w:rPr>
              <w:t>卡圖</w:t>
            </w:r>
            <w:proofErr w:type="gramEnd"/>
            <w:r>
              <w:rPr>
                <w:rFonts w:ascii="Century Gothic" w:eastAsia="微軟正黑體" w:hAnsi="Century Gothic" w:hint="eastAsia"/>
                <w:sz w:val="22"/>
              </w:rPr>
              <w:t>：</w:t>
            </w:r>
          </w:p>
          <w:p w14:paraId="12B51641" w14:textId="77777777" w:rsidR="00096009" w:rsidRDefault="00096009" w:rsidP="0039272F">
            <w:pPr>
              <w:pStyle w:val="af5"/>
              <w:numPr>
                <w:ilvl w:val="0"/>
                <w:numId w:val="16"/>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來源：將使用現行</w:t>
            </w:r>
            <w:r w:rsidRPr="00405EE6">
              <w:rPr>
                <w:rFonts w:ascii="Century Gothic" w:eastAsia="微軟正黑體" w:hAnsi="Century Gothic" w:hint="eastAsia"/>
                <w:sz w:val="22"/>
                <w:highlight w:val="yellow"/>
              </w:rPr>
              <w:t>申請進度查詢</w:t>
            </w:r>
            <w:r>
              <w:rPr>
                <w:rFonts w:ascii="Century Gothic" w:eastAsia="微軟正黑體" w:hAnsi="Century Gothic" w:hint="eastAsia"/>
                <w:sz w:val="22"/>
              </w:rPr>
              <w:t>卡圖</w:t>
            </w:r>
          </w:p>
          <w:p w14:paraId="4332C402" w14:textId="4FBCA28F" w:rsidR="00096009" w:rsidRPr="00060D03" w:rsidRDefault="00096009" w:rsidP="0039272F">
            <w:pPr>
              <w:pStyle w:val="af5"/>
              <w:numPr>
                <w:ilvl w:val="0"/>
                <w:numId w:val="16"/>
              </w:numPr>
              <w:spacing w:line="0" w:lineRule="atLeast"/>
              <w:ind w:leftChars="0"/>
              <w:rPr>
                <w:rFonts w:ascii="Century Gothic" w:eastAsia="微軟正黑體" w:hAnsi="Century Gothic"/>
                <w:sz w:val="22"/>
              </w:rPr>
            </w:pPr>
            <w:r w:rsidRPr="00060D03">
              <w:rPr>
                <w:rFonts w:ascii="Century Gothic" w:eastAsia="微軟正黑體" w:hAnsi="Century Gothic" w:hint="eastAsia"/>
                <w:sz w:val="22"/>
              </w:rPr>
              <w:t>規格：</w:t>
            </w:r>
            <w:r w:rsidRPr="00060D03">
              <w:rPr>
                <w:rFonts w:ascii="Century Gothic" w:eastAsia="微軟正黑體" w:hAnsi="Century Gothic" w:hint="eastAsia"/>
                <w:sz w:val="22"/>
                <w:highlight w:val="yellow"/>
              </w:rPr>
              <w:t>規格</w:t>
            </w:r>
            <w:r w:rsidRPr="00060D03">
              <w:rPr>
                <w:rFonts w:ascii="Century Gothic" w:eastAsia="微軟正黑體" w:hAnsi="Century Gothic" w:hint="eastAsia"/>
                <w:sz w:val="22"/>
                <w:highlight w:val="yellow"/>
              </w:rPr>
              <w:t>?</w:t>
            </w:r>
          </w:p>
          <w:p w14:paraId="023307E0" w14:textId="07219F6B" w:rsidR="00096009" w:rsidRPr="00405EE6" w:rsidRDefault="00096009" w:rsidP="0039272F">
            <w:pPr>
              <w:pStyle w:val="af5"/>
              <w:numPr>
                <w:ilvl w:val="0"/>
                <w:numId w:val="6"/>
              </w:numPr>
              <w:spacing w:line="0" w:lineRule="atLeast"/>
              <w:ind w:leftChars="0"/>
              <w:rPr>
                <w:rFonts w:ascii="Century Gothic" w:eastAsia="微軟正黑體" w:hAnsi="Century Gothic"/>
                <w:sz w:val="22"/>
              </w:rPr>
            </w:pPr>
            <w:r>
              <w:rPr>
                <w:rFonts w:ascii="Century Gothic" w:eastAsia="微軟正黑體" w:hAnsi="Century Gothic" w:hint="eastAsia"/>
                <w:sz w:val="22"/>
              </w:rPr>
              <w:t>預設：開啟畫面將顯示排序第一張之卡片</w:t>
            </w:r>
          </w:p>
        </w:tc>
      </w:tr>
      <w:tr w:rsidR="00096009" w14:paraId="65BAC9AC" w14:textId="77777777" w:rsidTr="004F66DB">
        <w:tblPrEx>
          <w:tblCellMar>
            <w:left w:w="28" w:type="dxa"/>
            <w:right w:w="28" w:type="dxa"/>
          </w:tblCellMar>
        </w:tblPrEx>
        <w:trPr>
          <w:trHeight w:val="227"/>
        </w:trPr>
        <w:tc>
          <w:tcPr>
            <w:tcW w:w="2710" w:type="dxa"/>
            <w:vMerge/>
          </w:tcPr>
          <w:p w14:paraId="7683C48F" w14:textId="77777777" w:rsidR="00096009" w:rsidRDefault="00096009" w:rsidP="009F3BC2">
            <w:pPr>
              <w:spacing w:line="0" w:lineRule="atLeast"/>
              <w:rPr>
                <w:noProof/>
              </w:rPr>
            </w:pPr>
          </w:p>
        </w:tc>
        <w:tc>
          <w:tcPr>
            <w:tcW w:w="1141" w:type="dxa"/>
            <w:tcBorders>
              <w:bottom w:val="single" w:sz="4" w:space="0" w:color="auto"/>
            </w:tcBorders>
          </w:tcPr>
          <w:p w14:paraId="43DC86EB" w14:textId="77777777" w:rsidR="00096009" w:rsidRDefault="00096009" w:rsidP="009F3BC2">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w:t>
            </w:r>
            <w:proofErr w:type="gramStart"/>
            <w:r>
              <w:rPr>
                <w:rFonts w:ascii="Century Gothic" w:eastAsia="微軟正黑體" w:hAnsi="Century Gothic" w:hint="eastAsia"/>
                <w:sz w:val="22"/>
              </w:rPr>
              <w:t>一</w:t>
            </w:r>
            <w:proofErr w:type="gramEnd"/>
          </w:p>
          <w:p w14:paraId="3818999C" w14:textId="2CBF21E5" w:rsidR="00096009" w:rsidRPr="003326BF" w:rsidRDefault="00096009" w:rsidP="009F3BC2">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auto"/>
            </w:tcBorders>
          </w:tcPr>
          <w:p w14:paraId="0CD04AD5" w14:textId="1242AAF7" w:rsidR="00096009" w:rsidRDefault="00096009" w:rsidP="0039272F">
            <w:pPr>
              <w:pStyle w:val="af5"/>
              <w:numPr>
                <w:ilvl w:val="0"/>
                <w:numId w:val="7"/>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檢核：請參考下方檢核，顯示對應之按鍵</w:t>
            </w:r>
          </w:p>
          <w:tbl>
            <w:tblPr>
              <w:tblStyle w:val="aa"/>
              <w:tblW w:w="0" w:type="auto"/>
              <w:tblCellMar>
                <w:left w:w="28" w:type="dxa"/>
                <w:right w:w="28" w:type="dxa"/>
              </w:tblCellMar>
              <w:tblLook w:val="04A0" w:firstRow="1" w:lastRow="0" w:firstColumn="1" w:lastColumn="0" w:noHBand="0" w:noVBand="1"/>
            </w:tblPr>
            <w:tblGrid>
              <w:gridCol w:w="854"/>
              <w:gridCol w:w="790"/>
              <w:gridCol w:w="850"/>
              <w:gridCol w:w="851"/>
              <w:gridCol w:w="992"/>
              <w:gridCol w:w="850"/>
              <w:gridCol w:w="1092"/>
            </w:tblGrid>
            <w:tr w:rsidR="00096009" w:rsidRPr="00776ABA" w14:paraId="37B0C84B" w14:textId="77777777" w:rsidTr="009F3BC2">
              <w:trPr>
                <w:trHeight w:val="302"/>
              </w:trPr>
              <w:tc>
                <w:tcPr>
                  <w:tcW w:w="854" w:type="dxa"/>
                  <w:shd w:val="clear" w:color="auto" w:fill="D9D9D9" w:themeFill="background1" w:themeFillShade="D9"/>
                </w:tcPr>
                <w:p w14:paraId="79852AA0" w14:textId="77777777" w:rsidR="00096009" w:rsidRDefault="00096009" w:rsidP="00405EE6">
                  <w:pPr>
                    <w:spacing w:line="0" w:lineRule="atLeast"/>
                    <w:rPr>
                      <w:rFonts w:ascii="Century Gothic" w:eastAsia="微軟正黑體" w:hAnsi="Century Gothic"/>
                      <w:sz w:val="16"/>
                      <w:szCs w:val="16"/>
                    </w:rPr>
                  </w:pPr>
                </w:p>
              </w:tc>
              <w:tc>
                <w:tcPr>
                  <w:tcW w:w="790" w:type="dxa"/>
                  <w:shd w:val="clear" w:color="auto" w:fill="D9D9D9" w:themeFill="background1" w:themeFillShade="D9"/>
                </w:tcPr>
                <w:p w14:paraId="04C12C85"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甲</w:t>
                  </w:r>
                </w:p>
              </w:tc>
              <w:tc>
                <w:tcPr>
                  <w:tcW w:w="850" w:type="dxa"/>
                  <w:shd w:val="clear" w:color="auto" w:fill="D9D9D9" w:themeFill="background1" w:themeFillShade="D9"/>
                </w:tcPr>
                <w:p w14:paraId="01D5AF7B"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乙</w:t>
                  </w:r>
                </w:p>
              </w:tc>
              <w:tc>
                <w:tcPr>
                  <w:tcW w:w="851" w:type="dxa"/>
                  <w:shd w:val="clear" w:color="auto" w:fill="D9D9D9" w:themeFill="background1" w:themeFillShade="D9"/>
                </w:tcPr>
                <w:p w14:paraId="7DB9A7E5"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丙</w:t>
                  </w:r>
                </w:p>
              </w:tc>
              <w:tc>
                <w:tcPr>
                  <w:tcW w:w="992" w:type="dxa"/>
                  <w:shd w:val="clear" w:color="auto" w:fill="D9D9D9" w:themeFill="background1" w:themeFillShade="D9"/>
                </w:tcPr>
                <w:p w14:paraId="566AEE75"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丁</w:t>
                  </w:r>
                </w:p>
              </w:tc>
              <w:tc>
                <w:tcPr>
                  <w:tcW w:w="850" w:type="dxa"/>
                  <w:shd w:val="clear" w:color="auto" w:fill="D9D9D9" w:themeFill="background1" w:themeFillShade="D9"/>
                </w:tcPr>
                <w:p w14:paraId="5F4AEF6B"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戊</w:t>
                  </w:r>
                </w:p>
              </w:tc>
              <w:tc>
                <w:tcPr>
                  <w:tcW w:w="1092" w:type="dxa"/>
                  <w:shd w:val="clear" w:color="auto" w:fill="D9D9D9" w:themeFill="background1" w:themeFillShade="D9"/>
                </w:tcPr>
                <w:p w14:paraId="58CFD1CF"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己</w:t>
                  </w:r>
                </w:p>
              </w:tc>
            </w:tr>
            <w:tr w:rsidR="00096009" w:rsidRPr="00776ABA" w14:paraId="294E76BE" w14:textId="77777777" w:rsidTr="009F3BC2">
              <w:trPr>
                <w:trHeight w:val="1208"/>
              </w:trPr>
              <w:tc>
                <w:tcPr>
                  <w:tcW w:w="854" w:type="dxa"/>
                  <w:shd w:val="clear" w:color="auto" w:fill="D9D9D9" w:themeFill="background1" w:themeFillShade="D9"/>
                </w:tcPr>
                <w:p w14:paraId="1400B3C6"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核卡狀態</w:t>
                  </w:r>
                </w:p>
                <w:p w14:paraId="79FD7430"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啟用狀態</w:t>
                  </w:r>
                </w:p>
                <w:p w14:paraId="0B5F5DA9"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開卡狀態</w:t>
                  </w:r>
                </w:p>
                <w:p w14:paraId="6498D88F" w14:textId="77777777" w:rsidR="00096009" w:rsidRPr="00776ABA" w:rsidRDefault="00096009" w:rsidP="00405EE6">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加卡狀態</w:t>
                  </w:r>
                  <w:proofErr w:type="gramEnd"/>
                </w:p>
              </w:tc>
              <w:tc>
                <w:tcPr>
                  <w:tcW w:w="790" w:type="dxa"/>
                  <w:shd w:val="clear" w:color="auto" w:fill="D9D9D9" w:themeFill="background1" w:themeFillShade="D9"/>
                </w:tcPr>
                <w:p w14:paraId="56B8E0AE" w14:textId="77777777" w:rsidR="00096009" w:rsidRPr="00776ABA"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850" w:type="dxa"/>
                  <w:shd w:val="clear" w:color="auto" w:fill="D9D9D9" w:themeFill="background1" w:themeFillShade="D9"/>
                </w:tcPr>
                <w:p w14:paraId="0D906149"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76F0DA79"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未啟用</w:t>
                  </w:r>
                </w:p>
                <w:p w14:paraId="10FA5390" w14:textId="77777777" w:rsidR="00096009" w:rsidRPr="00776ABA"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tc>
              <w:tc>
                <w:tcPr>
                  <w:tcW w:w="851" w:type="dxa"/>
                  <w:shd w:val="clear" w:color="auto" w:fill="D9D9D9" w:themeFill="background1" w:themeFillShade="D9"/>
                </w:tcPr>
                <w:p w14:paraId="6E647BAC"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1FE976D0"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5A7FD0D1"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747AD829" w14:textId="77777777" w:rsidR="00096009" w:rsidRPr="00776ABA" w:rsidRDefault="00096009" w:rsidP="00405EE6">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未加卡</w:t>
                  </w:r>
                  <w:proofErr w:type="gramEnd"/>
                </w:p>
              </w:tc>
              <w:tc>
                <w:tcPr>
                  <w:tcW w:w="992" w:type="dxa"/>
                  <w:shd w:val="clear" w:color="auto" w:fill="D9D9D9" w:themeFill="background1" w:themeFillShade="D9"/>
                </w:tcPr>
                <w:p w14:paraId="27C38EDD"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144C7267"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53CDA326"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12F8B875" w14:textId="77777777" w:rsidR="00096009" w:rsidRPr="00776ABA" w:rsidRDefault="00096009" w:rsidP="00405EE6">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已加卡</w:t>
                  </w:r>
                  <w:proofErr w:type="gramEnd"/>
                </w:p>
              </w:tc>
              <w:tc>
                <w:tcPr>
                  <w:tcW w:w="850" w:type="dxa"/>
                  <w:shd w:val="clear" w:color="auto" w:fill="D9D9D9" w:themeFill="background1" w:themeFillShade="D9"/>
                </w:tcPr>
                <w:p w14:paraId="6AC91733"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3F8BF04B"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768E5552"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4D6C1017" w14:textId="77777777" w:rsidR="00096009" w:rsidRPr="00776ABA" w:rsidRDefault="00096009" w:rsidP="00405EE6">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未加卡</w:t>
                  </w:r>
                  <w:proofErr w:type="gramEnd"/>
                </w:p>
              </w:tc>
              <w:tc>
                <w:tcPr>
                  <w:tcW w:w="1092" w:type="dxa"/>
                  <w:shd w:val="clear" w:color="auto" w:fill="D9D9D9" w:themeFill="background1" w:themeFillShade="D9"/>
                </w:tcPr>
                <w:p w14:paraId="45B23260"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6043558E"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123609C5"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3E219499" w14:textId="77777777" w:rsidR="00096009" w:rsidRPr="00776ABA" w:rsidRDefault="00096009" w:rsidP="00405EE6">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已加卡</w:t>
                  </w:r>
                  <w:proofErr w:type="gramEnd"/>
                </w:p>
              </w:tc>
            </w:tr>
            <w:tr w:rsidR="00096009" w:rsidRPr="00776ABA" w14:paraId="79C42358" w14:textId="77777777" w:rsidTr="009F3BC2">
              <w:trPr>
                <w:trHeight w:val="302"/>
              </w:trPr>
              <w:tc>
                <w:tcPr>
                  <w:tcW w:w="854" w:type="dxa"/>
                  <w:shd w:val="clear" w:color="auto" w:fill="D9D9D9" w:themeFill="background1" w:themeFillShade="D9"/>
                </w:tcPr>
                <w:p w14:paraId="422E239A" w14:textId="77777777" w:rsidR="00096009" w:rsidRPr="00776ABA" w:rsidRDefault="00096009"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狀態</w:t>
                  </w:r>
                  <w:proofErr w:type="gramStart"/>
                  <w:r w:rsidRPr="00776ABA">
                    <w:rPr>
                      <w:rFonts w:ascii="Century Gothic" w:eastAsia="微軟正黑體" w:hAnsi="Century Gothic" w:hint="eastAsia"/>
                      <w:sz w:val="16"/>
                      <w:szCs w:val="16"/>
                    </w:rPr>
                    <w:t>一</w:t>
                  </w:r>
                  <w:proofErr w:type="gramEnd"/>
                </w:p>
              </w:tc>
              <w:tc>
                <w:tcPr>
                  <w:tcW w:w="790" w:type="dxa"/>
                </w:tcPr>
                <w:p w14:paraId="7F1896D8" w14:textId="77777777" w:rsidR="00096009" w:rsidRPr="00776ABA" w:rsidRDefault="00096009"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850" w:type="dxa"/>
                </w:tcPr>
                <w:p w14:paraId="6D5FDCBE" w14:textId="0D320EF8" w:rsidR="00096009" w:rsidRPr="00437278" w:rsidRDefault="00096009" w:rsidP="009F3BC2">
                  <w:pPr>
                    <w:spacing w:line="0" w:lineRule="atLeast"/>
                    <w:rPr>
                      <w:rFonts w:ascii="Century Gothic" w:eastAsia="微軟正黑體" w:hAnsi="Century Gothic"/>
                      <w:sz w:val="16"/>
                      <w:szCs w:val="16"/>
                    </w:rPr>
                  </w:pPr>
                  <w:r w:rsidRPr="004857C9">
                    <w:rPr>
                      <w:rFonts w:ascii="Century Gothic" w:eastAsia="微軟正黑體" w:hAnsi="Century Gothic" w:hint="eastAsia"/>
                      <w:sz w:val="16"/>
                      <w:szCs w:val="16"/>
                    </w:rPr>
                    <w:t>立即開卡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851" w:type="dxa"/>
                </w:tcPr>
                <w:p w14:paraId="11A46408" w14:textId="48E4D0FB" w:rsidR="00096009" w:rsidRPr="00437278" w:rsidRDefault="00096009" w:rsidP="009F3BC2">
                  <w:pPr>
                    <w:spacing w:line="0" w:lineRule="atLeast"/>
                    <w:rPr>
                      <w:rFonts w:ascii="Century Gothic" w:eastAsia="微軟正黑體" w:hAnsi="Century Gothic"/>
                      <w:sz w:val="16"/>
                      <w:szCs w:val="16"/>
                    </w:rPr>
                  </w:pPr>
                  <w:r w:rsidRPr="004857C9">
                    <w:rPr>
                      <w:rFonts w:ascii="Century Gothic" w:eastAsia="微軟正黑體" w:hAnsi="Century Gothic" w:hint="eastAsia"/>
                      <w:sz w:val="16"/>
                      <w:szCs w:val="16"/>
                    </w:rPr>
                    <w:t>立即開卡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992" w:type="dxa"/>
                </w:tcPr>
                <w:p w14:paraId="6A9E35E2" w14:textId="3AE6F229" w:rsidR="00096009" w:rsidRPr="00437278" w:rsidRDefault="00096009" w:rsidP="009F3BC2">
                  <w:pPr>
                    <w:spacing w:line="0" w:lineRule="atLeast"/>
                    <w:rPr>
                      <w:rFonts w:ascii="Century Gothic" w:eastAsia="微軟正黑體" w:hAnsi="Century Gothic"/>
                      <w:sz w:val="16"/>
                      <w:szCs w:val="16"/>
                      <w:u w:val="single"/>
                    </w:rPr>
                  </w:pPr>
                  <w:r w:rsidRPr="004857C9">
                    <w:rPr>
                      <w:rFonts w:ascii="Century Gothic" w:eastAsia="微軟正黑體" w:hAnsi="Century Gothic" w:hint="eastAsia"/>
                      <w:sz w:val="16"/>
                      <w:szCs w:val="16"/>
                    </w:rPr>
                    <w:t>立即開卡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850" w:type="dxa"/>
                </w:tcPr>
                <w:p w14:paraId="52861B08" w14:textId="77777777" w:rsidR="00096009" w:rsidRPr="00776ABA" w:rsidRDefault="00096009"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c>
                <w:tcPr>
                  <w:tcW w:w="1092" w:type="dxa"/>
                </w:tcPr>
                <w:p w14:paraId="7DC7EC60" w14:textId="77777777" w:rsidR="00096009" w:rsidRPr="00776ABA" w:rsidRDefault="00096009"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r>
            <w:tr w:rsidR="00096009" w:rsidRPr="00776ABA" w14:paraId="66B95D9D" w14:textId="77777777" w:rsidTr="009F3BC2">
              <w:trPr>
                <w:trHeight w:val="290"/>
              </w:trPr>
              <w:tc>
                <w:tcPr>
                  <w:tcW w:w="854" w:type="dxa"/>
                  <w:shd w:val="clear" w:color="auto" w:fill="D9D9D9" w:themeFill="background1" w:themeFillShade="D9"/>
                </w:tcPr>
                <w:p w14:paraId="748CEC90" w14:textId="77777777" w:rsidR="00096009" w:rsidRPr="00776ABA" w:rsidRDefault="00096009" w:rsidP="00405EE6">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狀態二</w:t>
                  </w:r>
                </w:p>
              </w:tc>
              <w:tc>
                <w:tcPr>
                  <w:tcW w:w="790" w:type="dxa"/>
                </w:tcPr>
                <w:p w14:paraId="5D5C4B6B" w14:textId="01B694E4" w:rsidR="00096009" w:rsidRPr="00437278" w:rsidRDefault="00096009" w:rsidP="00405EE6">
                  <w:pPr>
                    <w:spacing w:line="0" w:lineRule="atLeast"/>
                    <w:rPr>
                      <w:rFonts w:ascii="Century Gothic" w:eastAsia="微軟正黑體" w:hAnsi="Century Gothic"/>
                      <w:sz w:val="16"/>
                      <w:szCs w:val="16"/>
                      <w:u w:val="single"/>
                    </w:rPr>
                  </w:pPr>
                  <w:r w:rsidRPr="00302708">
                    <w:rPr>
                      <w:rFonts w:ascii="Century Gothic" w:eastAsia="微軟正黑體" w:hAnsi="Century Gothic" w:hint="eastAsia"/>
                      <w:sz w:val="16"/>
                      <w:szCs w:val="16"/>
                    </w:rPr>
                    <w:t>聯繫客服</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850" w:type="dxa"/>
                </w:tcPr>
                <w:p w14:paraId="38C6327F" w14:textId="0B1E3394" w:rsidR="00096009" w:rsidRPr="00437278" w:rsidRDefault="00096009" w:rsidP="00405EE6">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啟用卡片</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851" w:type="dxa"/>
                  <w:shd w:val="clear" w:color="auto" w:fill="92D050"/>
                </w:tcPr>
                <w:p w14:paraId="268BF7D2" w14:textId="20AD6D6A" w:rsidR="00096009" w:rsidRPr="00437278" w:rsidRDefault="00096009" w:rsidP="00405EE6">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AP</w:t>
                  </w:r>
                  <w:proofErr w:type="gramStart"/>
                  <w:r w:rsidRPr="00437278">
                    <w:rPr>
                      <w:rFonts w:ascii="Century Gothic" w:eastAsia="微軟正黑體" w:hAnsi="Century Gothic" w:hint="eastAsia"/>
                      <w:sz w:val="16"/>
                      <w:szCs w:val="16"/>
                    </w:rPr>
                    <w:t>加卡</w:t>
                  </w:r>
                  <w:proofErr w:type="gramEnd"/>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992" w:type="dxa"/>
                  <w:shd w:val="clear" w:color="auto" w:fill="92D050"/>
                </w:tcPr>
                <w:p w14:paraId="62AF0A47" w14:textId="77777777" w:rsidR="00096009" w:rsidRPr="00776ABA"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proofErr w:type="gramStart"/>
                  <w:r>
                    <w:rPr>
                      <w:rFonts w:ascii="Century Gothic" w:eastAsia="微軟正黑體" w:hAnsi="Century Gothic" w:hint="eastAsia"/>
                      <w:sz w:val="16"/>
                      <w:szCs w:val="16"/>
                    </w:rPr>
                    <w:t>加卡訊息</w:t>
                  </w:r>
                  <w:proofErr w:type="gramEnd"/>
                </w:p>
              </w:tc>
              <w:tc>
                <w:tcPr>
                  <w:tcW w:w="850" w:type="dxa"/>
                  <w:shd w:val="clear" w:color="auto" w:fill="92D050"/>
                </w:tcPr>
                <w:p w14:paraId="702A4192" w14:textId="384B46C6" w:rsidR="00096009" w:rsidRPr="00437278" w:rsidRDefault="00096009" w:rsidP="00405EE6">
                  <w:pPr>
                    <w:spacing w:line="0" w:lineRule="atLeast"/>
                    <w:rPr>
                      <w:rFonts w:ascii="Century Gothic" w:eastAsia="微軟正黑體" w:hAnsi="Century Gothic"/>
                      <w:sz w:val="16"/>
                      <w:szCs w:val="16"/>
                      <w:u w:val="single"/>
                    </w:rPr>
                  </w:pPr>
                  <w:r w:rsidRPr="00437278">
                    <w:rPr>
                      <w:rFonts w:ascii="Century Gothic" w:eastAsia="微軟正黑體" w:hAnsi="Century Gothic" w:hint="eastAsia"/>
                      <w:sz w:val="16"/>
                      <w:szCs w:val="16"/>
                    </w:rPr>
                    <w:t>AP</w:t>
                  </w:r>
                  <w:proofErr w:type="gramStart"/>
                  <w:r w:rsidRPr="00437278">
                    <w:rPr>
                      <w:rFonts w:ascii="Century Gothic" w:eastAsia="微軟正黑體" w:hAnsi="Century Gothic" w:hint="eastAsia"/>
                      <w:sz w:val="16"/>
                      <w:szCs w:val="16"/>
                    </w:rPr>
                    <w:t>加卡</w:t>
                  </w:r>
                  <w:proofErr w:type="gramEnd"/>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1092" w:type="dxa"/>
                  <w:shd w:val="clear" w:color="auto" w:fill="92D050"/>
                </w:tcPr>
                <w:p w14:paraId="202280F1" w14:textId="77777777" w:rsidR="00096009" w:rsidRPr="00776ABA"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proofErr w:type="gramStart"/>
                  <w:r>
                    <w:rPr>
                      <w:rFonts w:ascii="Century Gothic" w:eastAsia="微軟正黑體" w:hAnsi="Century Gothic" w:hint="eastAsia"/>
                      <w:sz w:val="16"/>
                      <w:szCs w:val="16"/>
                    </w:rPr>
                    <w:t>加卡訊息</w:t>
                  </w:r>
                  <w:proofErr w:type="gramEnd"/>
                </w:p>
              </w:tc>
            </w:tr>
          </w:tbl>
          <w:p w14:paraId="1DC69124" w14:textId="56B8BB83" w:rsidR="00096009" w:rsidRPr="00405EE6" w:rsidRDefault="00096009" w:rsidP="00B851F0">
            <w:pPr>
              <w:spacing w:line="0" w:lineRule="atLeast"/>
              <w:rPr>
                <w:rFonts w:ascii="Century Gothic" w:eastAsia="微軟正黑體" w:hAnsi="Century Gothic"/>
                <w:sz w:val="22"/>
              </w:rPr>
            </w:pPr>
          </w:p>
        </w:tc>
      </w:tr>
      <w:tr w:rsidR="00096009" w14:paraId="37AB8D9C" w14:textId="77777777" w:rsidTr="00B851F0">
        <w:tblPrEx>
          <w:tblCellMar>
            <w:left w:w="28" w:type="dxa"/>
            <w:right w:w="28" w:type="dxa"/>
          </w:tblCellMar>
        </w:tblPrEx>
        <w:trPr>
          <w:trHeight w:val="227"/>
        </w:trPr>
        <w:tc>
          <w:tcPr>
            <w:tcW w:w="2710" w:type="dxa"/>
            <w:vMerge/>
            <w:tcBorders>
              <w:bottom w:val="single" w:sz="4" w:space="0" w:color="auto"/>
            </w:tcBorders>
          </w:tcPr>
          <w:p w14:paraId="74E52E9E" w14:textId="77777777" w:rsidR="00096009" w:rsidRDefault="00096009" w:rsidP="00096009">
            <w:pPr>
              <w:spacing w:line="0" w:lineRule="atLeast"/>
              <w:rPr>
                <w:noProof/>
              </w:rPr>
            </w:pPr>
          </w:p>
        </w:tc>
        <w:tc>
          <w:tcPr>
            <w:tcW w:w="1141" w:type="dxa"/>
            <w:tcBorders>
              <w:bottom w:val="single" w:sz="4" w:space="0" w:color="auto"/>
            </w:tcBorders>
          </w:tcPr>
          <w:p w14:paraId="173A5298" w14:textId="7BFB7E6A" w:rsidR="00096009" w:rsidRDefault="00096009" w:rsidP="00096009">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F"/>
            </w:r>
            <w:r>
              <w:rPr>
                <w:rFonts w:ascii="Century Gothic" w:eastAsia="微軟正黑體" w:hAnsi="Century Gothic" w:hint="eastAsia"/>
                <w:sz w:val="22"/>
              </w:rPr>
              <w:t>卡片列表</w:t>
            </w:r>
            <w:r>
              <w:rPr>
                <w:rFonts w:ascii="Century Gothic" w:eastAsia="微軟正黑體" w:hAnsi="Century Gothic" w:hint="eastAsia"/>
                <w:sz w:val="22"/>
              </w:rPr>
              <w:t xml:space="preserve"> </w:t>
            </w:r>
          </w:p>
        </w:tc>
        <w:tc>
          <w:tcPr>
            <w:tcW w:w="6345" w:type="dxa"/>
            <w:tcBorders>
              <w:bottom w:val="single" w:sz="4" w:space="0" w:color="auto"/>
            </w:tcBorders>
          </w:tcPr>
          <w:p w14:paraId="337F59FA" w14:textId="1DA3AB38" w:rsidR="00096009" w:rsidRDefault="00096009" w:rsidP="0039272F">
            <w:pPr>
              <w:pStyle w:val="af5"/>
              <w:numPr>
                <w:ilvl w:val="0"/>
                <w:numId w:val="3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：前往卡片列表頁</w:t>
            </w:r>
            <w:r>
              <w:rPr>
                <w:rFonts w:ascii="Century Gothic" w:eastAsia="微軟正黑體" w:hAnsi="Century Gothic" w:hint="eastAsia"/>
                <w:sz w:val="22"/>
              </w:rPr>
              <w:t>(</w:t>
            </w:r>
            <w:r>
              <w:rPr>
                <w:rFonts w:ascii="Century Gothic" w:eastAsia="微軟正黑體" w:hAnsi="Century Gothic" w:hint="eastAsia"/>
                <w:sz w:val="22"/>
              </w:rPr>
              <w:t>二、</w:t>
            </w:r>
            <w:r>
              <w:rPr>
                <w:rFonts w:ascii="Century Gothic" w:eastAsia="微軟正黑體" w:hAnsi="Century Gothic" w:hint="eastAsia"/>
                <w:sz w:val="22"/>
              </w:rPr>
              <w:t>2.)</w:t>
            </w:r>
          </w:p>
        </w:tc>
      </w:tr>
      <w:tr w:rsidR="00096009" w14:paraId="57C85107" w14:textId="77777777" w:rsidTr="00096009">
        <w:tblPrEx>
          <w:tblCellMar>
            <w:left w:w="28" w:type="dxa"/>
            <w:right w:w="28" w:type="dxa"/>
          </w:tblCellMar>
        </w:tblPrEx>
        <w:trPr>
          <w:trHeight w:val="227"/>
        </w:trPr>
        <w:tc>
          <w:tcPr>
            <w:tcW w:w="2710" w:type="dxa"/>
            <w:tcBorders>
              <w:bottom w:val="single" w:sz="4" w:space="0" w:color="auto"/>
            </w:tcBorders>
            <w:shd w:val="clear" w:color="auto" w:fill="D9D9D9" w:themeFill="background1" w:themeFillShade="D9"/>
          </w:tcPr>
          <w:p w14:paraId="196EB597" w14:textId="5476CD93" w:rsidR="00096009" w:rsidRDefault="00096009" w:rsidP="00096009">
            <w:pPr>
              <w:spacing w:line="0" w:lineRule="atLeast"/>
              <w:jc w:val="center"/>
              <w:rPr>
                <w:noProof/>
              </w:rPr>
            </w:pPr>
            <w:r>
              <w:rPr>
                <w:rFonts w:ascii="Century Gothic" w:eastAsia="微軟正黑體" w:hAnsi="Century Gothic" w:hint="eastAsia"/>
                <w:sz w:val="22"/>
              </w:rPr>
              <w:lastRenderedPageBreak/>
              <w:t>卡片狀態區</w:t>
            </w:r>
            <w:r>
              <w:rPr>
                <w:rFonts w:ascii="Century Gothic" w:eastAsia="微軟正黑體" w:hAnsi="Century Gothic" w:hint="eastAsia"/>
                <w:sz w:val="22"/>
              </w:rPr>
              <w:t>_</w:t>
            </w:r>
            <w:r>
              <w:rPr>
                <w:rFonts w:ascii="Century Gothic" w:eastAsia="微軟正黑體" w:hAnsi="Century Gothic" w:hint="eastAsia"/>
                <w:sz w:val="22"/>
              </w:rPr>
              <w:t>甲</w:t>
            </w:r>
          </w:p>
        </w:tc>
        <w:tc>
          <w:tcPr>
            <w:tcW w:w="1141" w:type="dxa"/>
            <w:tcBorders>
              <w:bottom w:val="single" w:sz="4" w:space="0" w:color="auto"/>
            </w:tcBorders>
            <w:shd w:val="clear" w:color="auto" w:fill="D9D9D9" w:themeFill="background1" w:themeFillShade="D9"/>
          </w:tcPr>
          <w:p w14:paraId="47392BA9" w14:textId="42F4D176" w:rsidR="00096009" w:rsidRDefault="00096009" w:rsidP="0009600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774CC902" w14:textId="45147DF3" w:rsidR="00096009" w:rsidRPr="00096009" w:rsidRDefault="00096009" w:rsidP="0009600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096009" w14:paraId="55DA403D" w14:textId="77777777" w:rsidTr="004F66DB">
        <w:tblPrEx>
          <w:tblCellMar>
            <w:left w:w="28" w:type="dxa"/>
            <w:right w:w="28" w:type="dxa"/>
          </w:tblCellMar>
        </w:tblPrEx>
        <w:trPr>
          <w:trHeight w:val="227"/>
        </w:trPr>
        <w:tc>
          <w:tcPr>
            <w:tcW w:w="2710" w:type="dxa"/>
            <w:vMerge w:val="restart"/>
            <w:shd w:val="clear" w:color="auto" w:fill="auto"/>
          </w:tcPr>
          <w:p w14:paraId="70608D48" w14:textId="3CE6EFA1" w:rsidR="00096009" w:rsidRDefault="00096009" w:rsidP="00096009">
            <w:pPr>
              <w:spacing w:line="0" w:lineRule="atLeast"/>
              <w:jc w:val="center"/>
              <w:rPr>
                <w:rFonts w:ascii="Century Gothic" w:eastAsia="微軟正黑體" w:hAnsi="Century Gothic"/>
                <w:sz w:val="22"/>
              </w:rPr>
            </w:pPr>
            <w:r>
              <w:rPr>
                <w:rFonts w:ascii="Century Gothic" w:eastAsia="微軟正黑體" w:hAnsi="Century Gothic"/>
                <w:noProof/>
                <w:sz w:val="22"/>
              </w:rPr>
              <w:drawing>
                <wp:inline distT="0" distB="0" distL="0" distR="0" wp14:anchorId="0283C53D" wp14:editId="14326F28">
                  <wp:extent cx="1268116" cy="827590"/>
                  <wp:effectExtent l="0" t="0" r="8255"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523" b="63125"/>
                          <a:stretch/>
                        </pic:blipFill>
                        <pic:spPr bwMode="auto">
                          <a:xfrm>
                            <a:off x="0" y="0"/>
                            <a:ext cx="1322120" cy="8628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auto"/>
            </w:tcBorders>
            <w:shd w:val="clear" w:color="auto" w:fill="auto"/>
          </w:tcPr>
          <w:p w14:paraId="4318F173" w14:textId="36049C11" w:rsidR="00096009" w:rsidRDefault="00096009" w:rsidP="00096009">
            <w:pPr>
              <w:spacing w:line="0" w:lineRule="atLeast"/>
              <w:rPr>
                <w:rFonts w:ascii="Century Gothic" w:eastAsia="微軟正黑體" w:hAnsi="Century Gothic"/>
                <w:sz w:val="22"/>
              </w:rPr>
            </w:pPr>
            <w:r>
              <w:rPr>
                <w:rFonts w:ascii="Century Gothic" w:eastAsia="微軟正黑體" w:hAnsi="Century Gothic" w:hint="eastAsia"/>
                <w:sz w:val="22"/>
              </w:rPr>
              <w:t>狀態</w:t>
            </w:r>
          </w:p>
        </w:tc>
        <w:tc>
          <w:tcPr>
            <w:tcW w:w="6345" w:type="dxa"/>
            <w:tcBorders>
              <w:bottom w:val="single" w:sz="4" w:space="0" w:color="auto"/>
            </w:tcBorders>
            <w:shd w:val="clear" w:color="auto" w:fill="auto"/>
          </w:tcPr>
          <w:p w14:paraId="2EF3B101" w14:textId="7838324C" w:rsidR="00096009" w:rsidRDefault="00005AB0" w:rsidP="00096009">
            <w:pPr>
              <w:spacing w:line="0" w:lineRule="atLeast"/>
              <w:rPr>
                <w:rFonts w:ascii="Century Gothic" w:eastAsia="微軟正黑體" w:hAnsi="Century Gothic"/>
                <w:sz w:val="22"/>
              </w:rPr>
            </w:pPr>
            <w:r>
              <w:rPr>
                <w:rFonts w:ascii="Century Gothic" w:eastAsia="微軟正黑體" w:hAnsi="Century Gothic" w:hint="eastAsia"/>
                <w:sz w:val="22"/>
              </w:rPr>
              <w:t>未</w:t>
            </w:r>
            <w:r w:rsidR="00096009">
              <w:rPr>
                <w:rFonts w:ascii="Century Gothic" w:eastAsia="微軟正黑體" w:hAnsi="Century Gothic" w:hint="eastAsia"/>
                <w:sz w:val="22"/>
              </w:rPr>
              <w:t>核卡</w:t>
            </w:r>
          </w:p>
        </w:tc>
      </w:tr>
      <w:tr w:rsidR="00096009" w14:paraId="5F28FC3F" w14:textId="77777777" w:rsidTr="004F66DB">
        <w:tblPrEx>
          <w:tblCellMar>
            <w:left w:w="28" w:type="dxa"/>
            <w:right w:w="28" w:type="dxa"/>
          </w:tblCellMar>
        </w:tblPrEx>
        <w:trPr>
          <w:trHeight w:val="227"/>
        </w:trPr>
        <w:tc>
          <w:tcPr>
            <w:tcW w:w="2710" w:type="dxa"/>
            <w:vMerge/>
            <w:shd w:val="clear" w:color="auto" w:fill="auto"/>
          </w:tcPr>
          <w:p w14:paraId="326BB751" w14:textId="723A2D40" w:rsidR="00096009" w:rsidRDefault="00096009" w:rsidP="00096009">
            <w:pPr>
              <w:spacing w:line="0" w:lineRule="atLeast"/>
              <w:jc w:val="center"/>
              <w:rPr>
                <w:rFonts w:ascii="Century Gothic" w:eastAsia="微軟正黑體" w:hAnsi="Century Gothic"/>
                <w:sz w:val="22"/>
              </w:rPr>
            </w:pPr>
          </w:p>
        </w:tc>
        <w:tc>
          <w:tcPr>
            <w:tcW w:w="1141" w:type="dxa"/>
            <w:tcBorders>
              <w:bottom w:val="single" w:sz="4" w:space="0" w:color="auto"/>
            </w:tcBorders>
            <w:shd w:val="clear" w:color="auto" w:fill="auto"/>
          </w:tcPr>
          <w:p w14:paraId="696472CB" w14:textId="79556F28" w:rsidR="00096009" w:rsidRDefault="00096009" w:rsidP="00096009">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w:t>
            </w:r>
            <w:proofErr w:type="gramStart"/>
            <w:r>
              <w:rPr>
                <w:rFonts w:ascii="Century Gothic" w:eastAsia="微軟正黑體" w:hAnsi="Century Gothic" w:hint="eastAsia"/>
                <w:sz w:val="22"/>
              </w:rPr>
              <w:t>一</w:t>
            </w:r>
            <w:proofErr w:type="gramEnd"/>
          </w:p>
        </w:tc>
        <w:tc>
          <w:tcPr>
            <w:tcW w:w="6345" w:type="dxa"/>
            <w:tcBorders>
              <w:bottom w:val="single" w:sz="4" w:space="0" w:color="auto"/>
            </w:tcBorders>
            <w:shd w:val="clear" w:color="auto" w:fill="auto"/>
          </w:tcPr>
          <w:p w14:paraId="4D94C3D1" w14:textId="60D8BD8C" w:rsidR="00096009" w:rsidRPr="00096009" w:rsidRDefault="00096009" w:rsidP="0039272F">
            <w:pPr>
              <w:pStyle w:val="af5"/>
              <w:numPr>
                <w:ilvl w:val="0"/>
                <w:numId w:val="32"/>
              </w:numPr>
              <w:spacing w:line="0" w:lineRule="atLeast"/>
              <w:ind w:leftChars="0"/>
              <w:rPr>
                <w:rFonts w:ascii="Century Gothic" w:eastAsia="微軟正黑體" w:hAnsi="Century Gothic"/>
                <w:sz w:val="22"/>
              </w:rPr>
            </w:pPr>
            <w:r w:rsidRPr="00096009">
              <w:rPr>
                <w:rFonts w:ascii="Century Gothic" w:eastAsia="微軟正黑體" w:hAnsi="Century Gothic" w:hint="eastAsia"/>
                <w:sz w:val="22"/>
              </w:rPr>
              <w:t>顯示</w:t>
            </w:r>
            <w:r w:rsidRPr="00005AB0">
              <w:rPr>
                <w:rFonts w:ascii="Century Gothic" w:eastAsia="微軟正黑體" w:hAnsi="Century Gothic" w:hint="eastAsia"/>
                <w:sz w:val="22"/>
              </w:rPr>
              <w:t>：</w:t>
            </w:r>
            <w:r w:rsidR="00005AB0" w:rsidRPr="00005AB0">
              <w:rPr>
                <w:rFonts w:ascii="Century Gothic" w:eastAsia="微軟正黑體" w:hAnsi="Century Gothic" w:hint="eastAsia"/>
                <w:sz w:val="22"/>
              </w:rPr>
              <w:t>待</w:t>
            </w:r>
            <w:r w:rsidRPr="00005AB0">
              <w:rPr>
                <w:rFonts w:ascii="Century Gothic" w:eastAsia="微軟正黑體" w:hAnsi="Century Gothic" w:hint="eastAsia"/>
                <w:sz w:val="22"/>
              </w:rPr>
              <w:t>核卡</w:t>
            </w:r>
          </w:p>
        </w:tc>
      </w:tr>
      <w:tr w:rsidR="00096009" w14:paraId="7ABDCB2B" w14:textId="77777777" w:rsidTr="00096009">
        <w:tblPrEx>
          <w:tblCellMar>
            <w:left w:w="28" w:type="dxa"/>
            <w:right w:w="28" w:type="dxa"/>
          </w:tblCellMar>
        </w:tblPrEx>
        <w:trPr>
          <w:trHeight w:val="311"/>
        </w:trPr>
        <w:tc>
          <w:tcPr>
            <w:tcW w:w="2710" w:type="dxa"/>
            <w:vMerge/>
            <w:tcBorders>
              <w:bottom w:val="single" w:sz="4" w:space="0" w:color="BFBFBF" w:themeColor="background1" w:themeShade="BF"/>
            </w:tcBorders>
          </w:tcPr>
          <w:p w14:paraId="74DB094A" w14:textId="7CDD6675" w:rsidR="00096009" w:rsidRDefault="00096009" w:rsidP="00096009">
            <w:pPr>
              <w:spacing w:line="0" w:lineRule="atLeast"/>
              <w:jc w:val="center"/>
              <w:rPr>
                <w:noProof/>
              </w:rPr>
            </w:pPr>
          </w:p>
        </w:tc>
        <w:tc>
          <w:tcPr>
            <w:tcW w:w="1141" w:type="dxa"/>
            <w:tcBorders>
              <w:bottom w:val="single" w:sz="4" w:space="0" w:color="BFBFBF" w:themeColor="background1" w:themeShade="BF"/>
            </w:tcBorders>
          </w:tcPr>
          <w:p w14:paraId="1200428A" w14:textId="718DE5AB" w:rsidR="00096009" w:rsidRDefault="00096009" w:rsidP="00096009">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BFBFBF" w:themeColor="background1" w:themeShade="BF"/>
            </w:tcBorders>
          </w:tcPr>
          <w:p w14:paraId="2F0555EA" w14:textId="165E4488" w:rsidR="00096009" w:rsidRPr="00096009" w:rsidRDefault="00096009" w:rsidP="0039272F">
            <w:pPr>
              <w:pStyle w:val="af5"/>
              <w:numPr>
                <w:ilvl w:val="0"/>
                <w:numId w:val="33"/>
              </w:numPr>
              <w:spacing w:line="0" w:lineRule="atLeast"/>
              <w:ind w:leftChars="0"/>
              <w:rPr>
                <w:rFonts w:ascii="Century Gothic" w:eastAsia="微軟正黑體" w:hAnsi="Century Gothic"/>
                <w:sz w:val="22"/>
              </w:rPr>
            </w:pPr>
            <w:r w:rsidRPr="00096009">
              <w:rPr>
                <w:rFonts w:ascii="Century Gothic" w:eastAsia="微軟正黑體" w:hAnsi="Century Gothic" w:hint="eastAsia"/>
                <w:sz w:val="22"/>
              </w:rPr>
              <w:t>聯繫客服</w:t>
            </w:r>
            <w:r w:rsidRPr="00096009">
              <w:rPr>
                <w:rFonts w:ascii="Century Gothic" w:eastAsia="微軟正黑體" w:hAnsi="Century Gothic" w:hint="eastAsia"/>
                <w:sz w:val="22"/>
              </w:rPr>
              <w:t>(</w:t>
            </w:r>
            <w:proofErr w:type="spellStart"/>
            <w:r w:rsidRPr="00096009">
              <w:rPr>
                <w:rFonts w:ascii="Century Gothic" w:eastAsia="微軟正黑體" w:hAnsi="Century Gothic"/>
                <w:sz w:val="22"/>
              </w:rPr>
              <w:t>btn</w:t>
            </w:r>
            <w:proofErr w:type="spellEnd"/>
            <w:r w:rsidRPr="00096009">
              <w:rPr>
                <w:rFonts w:ascii="Century Gothic" w:eastAsia="微軟正黑體" w:hAnsi="Century Gothic" w:hint="eastAsia"/>
                <w:sz w:val="22"/>
              </w:rPr>
              <w:t>)</w:t>
            </w:r>
            <w:r>
              <w:rPr>
                <w:rFonts w:ascii="Century Gothic" w:eastAsia="微軟正黑體" w:hAnsi="Century Gothic" w:hint="eastAsia"/>
                <w:sz w:val="22"/>
              </w:rPr>
              <w:t>：</w:t>
            </w:r>
            <w:r w:rsidRPr="00096009">
              <w:rPr>
                <w:rFonts w:ascii="Century Gothic" w:eastAsia="微軟正黑體" w:hAnsi="Century Gothic" w:hint="eastAsia"/>
                <w:sz w:val="22"/>
              </w:rPr>
              <w:t>點擊後開啟</w:t>
            </w:r>
            <w:r w:rsidRPr="00096009">
              <w:rPr>
                <w:rFonts w:ascii="Century Gothic" w:eastAsia="微軟正黑體" w:hAnsi="Century Gothic" w:hint="eastAsia"/>
                <w:sz w:val="22"/>
                <w:highlight w:val="green"/>
              </w:rPr>
              <w:t>聯繫客服</w:t>
            </w:r>
            <w:r w:rsidRPr="00096009">
              <w:rPr>
                <w:rFonts w:ascii="Century Gothic" w:eastAsia="微軟正黑體" w:hAnsi="Century Gothic" w:hint="eastAsia"/>
                <w:sz w:val="22"/>
              </w:rPr>
              <w:t>。</w:t>
            </w:r>
          </w:p>
        </w:tc>
      </w:tr>
      <w:tr w:rsidR="00096009" w14:paraId="3C95AB94" w14:textId="77777777" w:rsidTr="00096009">
        <w:tblPrEx>
          <w:tblCellMar>
            <w:left w:w="28" w:type="dxa"/>
            <w:right w:w="28" w:type="dxa"/>
          </w:tblCellMar>
        </w:tblPrEx>
        <w:trPr>
          <w:trHeight w:val="311"/>
        </w:trPr>
        <w:tc>
          <w:tcPr>
            <w:tcW w:w="2710" w:type="dxa"/>
            <w:tcBorders>
              <w:bottom w:val="single" w:sz="4" w:space="0" w:color="BFBFBF" w:themeColor="background1" w:themeShade="BF"/>
            </w:tcBorders>
            <w:shd w:val="clear" w:color="auto" w:fill="D9D9D9" w:themeFill="background1" w:themeFillShade="D9"/>
          </w:tcPr>
          <w:p w14:paraId="499A3B8D" w14:textId="33921F8C" w:rsidR="00096009" w:rsidRDefault="00096009" w:rsidP="00096009">
            <w:pPr>
              <w:spacing w:line="0" w:lineRule="atLeast"/>
              <w:jc w:val="center"/>
              <w:rPr>
                <w:noProof/>
              </w:rPr>
            </w:pPr>
            <w:r>
              <w:rPr>
                <w:rFonts w:ascii="Century Gothic" w:eastAsia="微軟正黑體" w:hAnsi="Century Gothic" w:hint="eastAsia"/>
                <w:sz w:val="22"/>
              </w:rPr>
              <w:t>卡片狀態區</w:t>
            </w:r>
            <w:r>
              <w:rPr>
                <w:rFonts w:ascii="Century Gothic" w:eastAsia="微軟正黑體" w:hAnsi="Century Gothic" w:hint="eastAsia"/>
                <w:sz w:val="22"/>
              </w:rPr>
              <w:t>_</w:t>
            </w:r>
            <w:r>
              <w:rPr>
                <w:rFonts w:ascii="Century Gothic" w:eastAsia="微軟正黑體" w:hAnsi="Century Gothic" w:hint="eastAsia"/>
                <w:sz w:val="22"/>
              </w:rPr>
              <w:t>乙</w:t>
            </w:r>
          </w:p>
        </w:tc>
        <w:tc>
          <w:tcPr>
            <w:tcW w:w="1141" w:type="dxa"/>
            <w:tcBorders>
              <w:bottom w:val="single" w:sz="4" w:space="0" w:color="BFBFBF" w:themeColor="background1" w:themeShade="BF"/>
            </w:tcBorders>
            <w:shd w:val="clear" w:color="auto" w:fill="D9D9D9" w:themeFill="background1" w:themeFillShade="D9"/>
          </w:tcPr>
          <w:p w14:paraId="3CEB6B56" w14:textId="07D0FE4D" w:rsidR="00096009" w:rsidRDefault="00096009" w:rsidP="0009600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BFBFBF" w:themeColor="background1" w:themeShade="BF"/>
            </w:tcBorders>
            <w:shd w:val="clear" w:color="auto" w:fill="D9D9D9" w:themeFill="background1" w:themeFillShade="D9"/>
          </w:tcPr>
          <w:p w14:paraId="2E81974A" w14:textId="77B88B8A" w:rsidR="00096009" w:rsidRPr="00096009" w:rsidRDefault="00096009" w:rsidP="0009600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40561271" w14:textId="77777777" w:rsidTr="004F66DB">
        <w:tblPrEx>
          <w:tblCellMar>
            <w:left w:w="28" w:type="dxa"/>
            <w:right w:w="28" w:type="dxa"/>
          </w:tblCellMar>
        </w:tblPrEx>
        <w:trPr>
          <w:trHeight w:val="311"/>
        </w:trPr>
        <w:tc>
          <w:tcPr>
            <w:tcW w:w="2710" w:type="dxa"/>
            <w:vMerge w:val="restart"/>
          </w:tcPr>
          <w:p w14:paraId="6BAE266E" w14:textId="5F08DC9B" w:rsidR="00403FB7" w:rsidRDefault="00403FB7" w:rsidP="00403FB7">
            <w:pPr>
              <w:spacing w:line="0" w:lineRule="atLeast"/>
              <w:jc w:val="center"/>
              <w:rPr>
                <w:noProof/>
              </w:rPr>
            </w:pPr>
            <w:r>
              <w:rPr>
                <w:rFonts w:ascii="Century Gothic" w:eastAsia="微軟正黑體" w:hAnsi="Century Gothic"/>
                <w:noProof/>
                <w:sz w:val="22"/>
              </w:rPr>
              <w:drawing>
                <wp:inline distT="0" distB="0" distL="0" distR="0" wp14:anchorId="72040F21" wp14:editId="20C5699D">
                  <wp:extent cx="1296000" cy="819090"/>
                  <wp:effectExtent l="0" t="0" r="0" b="63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567" b="79868"/>
                          <a:stretch/>
                        </pic:blipFill>
                        <pic:spPr bwMode="auto">
                          <a:xfrm>
                            <a:off x="0" y="0"/>
                            <a:ext cx="1296000" cy="8190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BFBFBF" w:themeColor="background1" w:themeShade="BF"/>
            </w:tcBorders>
          </w:tcPr>
          <w:p w14:paraId="13054C6A" w14:textId="0CFA686B"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t>狀態</w:t>
            </w:r>
          </w:p>
        </w:tc>
        <w:tc>
          <w:tcPr>
            <w:tcW w:w="6345" w:type="dxa"/>
            <w:tcBorders>
              <w:bottom w:val="single" w:sz="4" w:space="0" w:color="BFBFBF" w:themeColor="background1" w:themeShade="BF"/>
            </w:tcBorders>
          </w:tcPr>
          <w:p w14:paraId="4D513B20" w14:textId="0A641BFC" w:rsidR="00403FB7" w:rsidRP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t>未啟用</w:t>
            </w:r>
            <w:r>
              <w:rPr>
                <w:rFonts w:ascii="Century Gothic" w:eastAsia="微軟正黑體" w:hAnsi="Century Gothic" w:hint="eastAsia"/>
                <w:sz w:val="22"/>
              </w:rPr>
              <w:t>/</w:t>
            </w:r>
            <w:r>
              <w:rPr>
                <w:rFonts w:ascii="Century Gothic" w:eastAsia="微軟正黑體" w:hAnsi="Century Gothic" w:hint="eastAsia"/>
                <w:sz w:val="22"/>
              </w:rPr>
              <w:t>未開卡</w:t>
            </w:r>
          </w:p>
        </w:tc>
      </w:tr>
      <w:tr w:rsidR="00403FB7" w14:paraId="1129573F" w14:textId="77777777" w:rsidTr="004F66DB">
        <w:tblPrEx>
          <w:tblCellMar>
            <w:left w:w="28" w:type="dxa"/>
            <w:right w:w="28" w:type="dxa"/>
          </w:tblCellMar>
        </w:tblPrEx>
        <w:trPr>
          <w:trHeight w:val="311"/>
        </w:trPr>
        <w:tc>
          <w:tcPr>
            <w:tcW w:w="2710" w:type="dxa"/>
            <w:vMerge/>
          </w:tcPr>
          <w:p w14:paraId="08402DE4"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212D3CB3" w14:textId="7D849221"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w:t>
            </w:r>
            <w:proofErr w:type="gramStart"/>
            <w:r>
              <w:rPr>
                <w:rFonts w:ascii="Century Gothic" w:eastAsia="微軟正黑體" w:hAnsi="Century Gothic" w:hint="eastAsia"/>
                <w:sz w:val="22"/>
              </w:rPr>
              <w:t>一</w:t>
            </w:r>
            <w:proofErr w:type="gramEnd"/>
          </w:p>
        </w:tc>
        <w:tc>
          <w:tcPr>
            <w:tcW w:w="6345" w:type="dxa"/>
            <w:tcBorders>
              <w:bottom w:val="single" w:sz="4" w:space="0" w:color="BFBFBF" w:themeColor="background1" w:themeShade="BF"/>
            </w:tcBorders>
          </w:tcPr>
          <w:p w14:paraId="5F7E73B2" w14:textId="14CE2F3E" w:rsidR="00403FB7" w:rsidRPr="00096009" w:rsidRDefault="00403FB7" w:rsidP="0039272F">
            <w:pPr>
              <w:pStyle w:val="af5"/>
              <w:numPr>
                <w:ilvl w:val="0"/>
                <w:numId w:val="34"/>
              </w:numPr>
              <w:spacing w:line="0" w:lineRule="atLeast"/>
              <w:ind w:leftChars="0"/>
              <w:rPr>
                <w:rFonts w:ascii="Century Gothic" w:eastAsia="微軟正黑體" w:hAnsi="Century Gothic"/>
                <w:sz w:val="22"/>
              </w:rPr>
            </w:pPr>
            <w:r>
              <w:rPr>
                <w:rFonts w:ascii="Century Gothic" w:eastAsia="微軟正黑體" w:hAnsi="Century Gothic" w:hint="eastAsia"/>
                <w:sz w:val="22"/>
              </w:rPr>
              <w:t>立即開卡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：點擊前往「立即開卡」流程</w:t>
            </w:r>
          </w:p>
        </w:tc>
      </w:tr>
      <w:tr w:rsidR="00403FB7" w14:paraId="0F54FF5D" w14:textId="77777777" w:rsidTr="00096009">
        <w:tblPrEx>
          <w:tblCellMar>
            <w:left w:w="28" w:type="dxa"/>
            <w:right w:w="28" w:type="dxa"/>
          </w:tblCellMar>
        </w:tblPrEx>
        <w:trPr>
          <w:trHeight w:val="311"/>
        </w:trPr>
        <w:tc>
          <w:tcPr>
            <w:tcW w:w="2710" w:type="dxa"/>
            <w:vMerge/>
            <w:tcBorders>
              <w:bottom w:val="single" w:sz="4" w:space="0" w:color="BFBFBF" w:themeColor="background1" w:themeShade="BF"/>
            </w:tcBorders>
          </w:tcPr>
          <w:p w14:paraId="278BB9DB"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3665D529" w14:textId="61E70435"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BFBFBF" w:themeColor="background1" w:themeShade="BF"/>
            </w:tcBorders>
          </w:tcPr>
          <w:p w14:paraId="7BAF4E1F" w14:textId="4FC87926" w:rsidR="00403FB7" w:rsidRPr="00096009" w:rsidRDefault="00403FB7" w:rsidP="0039272F">
            <w:pPr>
              <w:pStyle w:val="af5"/>
              <w:numPr>
                <w:ilvl w:val="0"/>
                <w:numId w:val="35"/>
              </w:numPr>
              <w:spacing w:line="0" w:lineRule="atLeast"/>
              <w:ind w:leftChars="0"/>
              <w:rPr>
                <w:rFonts w:ascii="Century Gothic" w:eastAsia="微軟正黑體" w:hAnsi="Century Gothic"/>
                <w:sz w:val="22"/>
              </w:rPr>
            </w:pPr>
            <w:r>
              <w:rPr>
                <w:rFonts w:ascii="Century Gothic" w:eastAsia="微軟正黑體" w:hAnsi="Century Gothic" w:hint="eastAsia"/>
                <w:sz w:val="22"/>
              </w:rPr>
              <w:t>啟用卡片</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：點擊前往「啟用卡片」流程</w:t>
            </w:r>
          </w:p>
        </w:tc>
      </w:tr>
      <w:tr w:rsidR="00403FB7" w14:paraId="4BD9216B" w14:textId="77777777" w:rsidTr="00096009">
        <w:tblPrEx>
          <w:tblCellMar>
            <w:left w:w="28" w:type="dxa"/>
            <w:right w:w="28" w:type="dxa"/>
          </w:tblCellMar>
        </w:tblPrEx>
        <w:trPr>
          <w:trHeight w:val="311"/>
        </w:trPr>
        <w:tc>
          <w:tcPr>
            <w:tcW w:w="2710" w:type="dxa"/>
            <w:tcBorders>
              <w:bottom w:val="single" w:sz="4" w:space="0" w:color="BFBFBF" w:themeColor="background1" w:themeShade="BF"/>
            </w:tcBorders>
            <w:shd w:val="clear" w:color="auto" w:fill="D9D9D9" w:themeFill="background1" w:themeFillShade="D9"/>
          </w:tcPr>
          <w:p w14:paraId="043A8B52" w14:textId="7C0EE97C" w:rsidR="00403FB7" w:rsidRDefault="00403FB7" w:rsidP="00403FB7">
            <w:pPr>
              <w:spacing w:line="0" w:lineRule="atLeast"/>
              <w:jc w:val="center"/>
              <w:rPr>
                <w:noProof/>
              </w:rPr>
            </w:pPr>
            <w:r>
              <w:rPr>
                <w:rFonts w:ascii="Century Gothic" w:eastAsia="微軟正黑體" w:hAnsi="Century Gothic" w:hint="eastAsia"/>
                <w:sz w:val="22"/>
              </w:rPr>
              <w:t>卡片狀態區</w:t>
            </w:r>
            <w:r>
              <w:rPr>
                <w:rFonts w:ascii="Century Gothic" w:eastAsia="微軟正黑體" w:hAnsi="Century Gothic" w:hint="eastAsia"/>
                <w:sz w:val="22"/>
              </w:rPr>
              <w:t>_</w:t>
            </w:r>
            <w:r>
              <w:rPr>
                <w:rFonts w:ascii="Century Gothic" w:eastAsia="微軟正黑體" w:hAnsi="Century Gothic" w:hint="eastAsia"/>
                <w:sz w:val="22"/>
              </w:rPr>
              <w:t>丙</w:t>
            </w:r>
          </w:p>
        </w:tc>
        <w:tc>
          <w:tcPr>
            <w:tcW w:w="1141" w:type="dxa"/>
            <w:tcBorders>
              <w:bottom w:val="single" w:sz="4" w:space="0" w:color="BFBFBF" w:themeColor="background1" w:themeShade="BF"/>
            </w:tcBorders>
            <w:shd w:val="clear" w:color="auto" w:fill="D9D9D9" w:themeFill="background1" w:themeFillShade="D9"/>
          </w:tcPr>
          <w:p w14:paraId="54FF749F" w14:textId="1452CD8A" w:rsidR="00403FB7"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BFBFBF" w:themeColor="background1" w:themeShade="BF"/>
            </w:tcBorders>
            <w:shd w:val="clear" w:color="auto" w:fill="D9D9D9" w:themeFill="background1" w:themeFillShade="D9"/>
          </w:tcPr>
          <w:p w14:paraId="6729DB90" w14:textId="47A3D7E9" w:rsidR="00403FB7" w:rsidRPr="00096009"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44FEE963" w14:textId="77777777" w:rsidTr="004F66DB">
        <w:tblPrEx>
          <w:tblCellMar>
            <w:left w:w="28" w:type="dxa"/>
            <w:right w:w="28" w:type="dxa"/>
          </w:tblCellMar>
        </w:tblPrEx>
        <w:trPr>
          <w:trHeight w:val="311"/>
        </w:trPr>
        <w:tc>
          <w:tcPr>
            <w:tcW w:w="2710" w:type="dxa"/>
            <w:vMerge w:val="restart"/>
          </w:tcPr>
          <w:p w14:paraId="42CCDB22" w14:textId="0A9E902E" w:rsidR="00403FB7" w:rsidRDefault="00403FB7" w:rsidP="00403FB7">
            <w:pPr>
              <w:spacing w:line="0" w:lineRule="atLeast"/>
              <w:jc w:val="center"/>
              <w:rPr>
                <w:noProof/>
              </w:rPr>
            </w:pPr>
            <w:r>
              <w:rPr>
                <w:rFonts w:ascii="Century Gothic" w:eastAsia="微軟正黑體" w:hAnsi="Century Gothic"/>
                <w:noProof/>
                <w:sz w:val="22"/>
              </w:rPr>
              <w:drawing>
                <wp:inline distT="0" distB="0" distL="0" distR="0" wp14:anchorId="000DF0E2" wp14:editId="31DEBC1C">
                  <wp:extent cx="1294130" cy="850896"/>
                  <wp:effectExtent l="0" t="0" r="1270" b="698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29" b="79876"/>
                          <a:stretch/>
                        </pic:blipFill>
                        <pic:spPr bwMode="auto">
                          <a:xfrm>
                            <a:off x="0" y="0"/>
                            <a:ext cx="1296000" cy="8521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BFBFBF" w:themeColor="background1" w:themeShade="BF"/>
            </w:tcBorders>
          </w:tcPr>
          <w:p w14:paraId="47FF74D4" w14:textId="2844C3C0"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t>狀態</w:t>
            </w:r>
          </w:p>
        </w:tc>
        <w:tc>
          <w:tcPr>
            <w:tcW w:w="6345" w:type="dxa"/>
            <w:tcBorders>
              <w:bottom w:val="single" w:sz="4" w:space="0" w:color="BFBFBF" w:themeColor="background1" w:themeShade="BF"/>
            </w:tcBorders>
          </w:tcPr>
          <w:p w14:paraId="2E31BBD0" w14:textId="46ADCE61" w:rsidR="00403FB7" w:rsidRP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t>已啟用</w:t>
            </w:r>
            <w:r>
              <w:rPr>
                <w:rFonts w:ascii="Century Gothic" w:eastAsia="微軟正黑體" w:hAnsi="Century Gothic" w:hint="eastAsia"/>
                <w:sz w:val="22"/>
              </w:rPr>
              <w:t>/</w:t>
            </w:r>
            <w:r>
              <w:rPr>
                <w:rFonts w:ascii="Century Gothic" w:eastAsia="微軟正黑體" w:hAnsi="Century Gothic" w:hint="eastAsia"/>
                <w:sz w:val="22"/>
              </w:rPr>
              <w:t>未開卡</w:t>
            </w:r>
            <w:r>
              <w:rPr>
                <w:rFonts w:ascii="Century Gothic" w:eastAsia="微軟正黑體" w:hAnsi="Century Gothic"/>
                <w:sz w:val="22"/>
              </w:rPr>
              <w:t>/</w:t>
            </w:r>
            <w:proofErr w:type="gramStart"/>
            <w:r>
              <w:rPr>
                <w:rFonts w:ascii="Century Gothic" w:eastAsia="微軟正黑體" w:hAnsi="Century Gothic" w:hint="eastAsia"/>
                <w:sz w:val="22"/>
              </w:rPr>
              <w:t>未加卡</w:t>
            </w:r>
            <w:proofErr w:type="gramEnd"/>
          </w:p>
        </w:tc>
      </w:tr>
      <w:tr w:rsidR="00403FB7" w14:paraId="3D49E569" w14:textId="77777777" w:rsidTr="004F66DB">
        <w:tblPrEx>
          <w:tblCellMar>
            <w:left w:w="28" w:type="dxa"/>
            <w:right w:w="28" w:type="dxa"/>
          </w:tblCellMar>
        </w:tblPrEx>
        <w:trPr>
          <w:trHeight w:val="311"/>
        </w:trPr>
        <w:tc>
          <w:tcPr>
            <w:tcW w:w="2710" w:type="dxa"/>
            <w:vMerge/>
          </w:tcPr>
          <w:p w14:paraId="22D3B38D"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2E9BE969" w14:textId="711659D0"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w:t>
            </w:r>
            <w:proofErr w:type="gramStart"/>
            <w:r>
              <w:rPr>
                <w:rFonts w:ascii="Century Gothic" w:eastAsia="微軟正黑體" w:hAnsi="Century Gothic" w:hint="eastAsia"/>
                <w:sz w:val="22"/>
              </w:rPr>
              <w:t>一</w:t>
            </w:r>
            <w:proofErr w:type="gramEnd"/>
          </w:p>
        </w:tc>
        <w:tc>
          <w:tcPr>
            <w:tcW w:w="6345" w:type="dxa"/>
            <w:tcBorders>
              <w:bottom w:val="single" w:sz="4" w:space="0" w:color="BFBFBF" w:themeColor="background1" w:themeShade="BF"/>
            </w:tcBorders>
          </w:tcPr>
          <w:p w14:paraId="2E563C09" w14:textId="27E5441D" w:rsidR="00403FB7" w:rsidRPr="00096009" w:rsidRDefault="00403FB7" w:rsidP="0039272F">
            <w:pPr>
              <w:pStyle w:val="af5"/>
              <w:numPr>
                <w:ilvl w:val="0"/>
                <w:numId w:val="36"/>
              </w:numPr>
              <w:spacing w:line="0" w:lineRule="atLeast"/>
              <w:ind w:leftChars="0"/>
              <w:rPr>
                <w:rFonts w:ascii="Century Gothic" w:eastAsia="微軟正黑體" w:hAnsi="Century Gothic"/>
                <w:sz w:val="22"/>
              </w:rPr>
            </w:pPr>
            <w:r>
              <w:rPr>
                <w:rFonts w:ascii="Century Gothic" w:eastAsia="微軟正黑體" w:hAnsi="Century Gothic" w:hint="eastAsia"/>
                <w:sz w:val="22"/>
              </w:rPr>
              <w:t>立即開卡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：點擊前往「立即開卡」流程</w:t>
            </w:r>
          </w:p>
        </w:tc>
      </w:tr>
      <w:tr w:rsidR="00403FB7" w14:paraId="30744A44" w14:textId="77777777" w:rsidTr="00096009">
        <w:tblPrEx>
          <w:tblCellMar>
            <w:left w:w="28" w:type="dxa"/>
            <w:right w:w="28" w:type="dxa"/>
          </w:tblCellMar>
        </w:tblPrEx>
        <w:trPr>
          <w:trHeight w:val="311"/>
        </w:trPr>
        <w:tc>
          <w:tcPr>
            <w:tcW w:w="2710" w:type="dxa"/>
            <w:vMerge/>
            <w:tcBorders>
              <w:bottom w:val="single" w:sz="4" w:space="0" w:color="BFBFBF" w:themeColor="background1" w:themeShade="BF"/>
            </w:tcBorders>
          </w:tcPr>
          <w:p w14:paraId="1F6148FE"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723A0D04" w14:textId="01808231"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BFBFBF" w:themeColor="background1" w:themeShade="BF"/>
            </w:tcBorders>
          </w:tcPr>
          <w:p w14:paraId="38124881" w14:textId="70305B3B" w:rsidR="00403FB7" w:rsidRPr="00096009" w:rsidRDefault="00403FB7" w:rsidP="0039272F">
            <w:pPr>
              <w:pStyle w:val="af5"/>
              <w:numPr>
                <w:ilvl w:val="0"/>
                <w:numId w:val="37"/>
              </w:numPr>
              <w:spacing w:line="0" w:lineRule="atLeast"/>
              <w:ind w:leftChars="0"/>
              <w:rPr>
                <w:rFonts w:ascii="Century Gothic" w:eastAsia="微軟正黑體" w:hAnsi="Century Gothic"/>
                <w:sz w:val="22"/>
              </w:rPr>
            </w:pPr>
            <w:r>
              <w:rPr>
                <w:rFonts w:ascii="Century Gothic" w:eastAsia="微軟正黑體" w:hAnsi="Century Gothic" w:hint="eastAsia"/>
                <w:sz w:val="22"/>
              </w:rPr>
              <w:t>A</w:t>
            </w:r>
            <w:r>
              <w:rPr>
                <w:rFonts w:ascii="Century Gothic" w:eastAsia="微軟正黑體" w:hAnsi="Century Gothic"/>
                <w:sz w:val="22"/>
              </w:rPr>
              <w:t>pple Pay</w:t>
            </w:r>
            <w:proofErr w:type="gramStart"/>
            <w:r>
              <w:rPr>
                <w:rFonts w:ascii="Century Gothic" w:eastAsia="微軟正黑體" w:hAnsi="Century Gothic" w:hint="eastAsia"/>
                <w:sz w:val="22"/>
              </w:rPr>
              <w:t>加卡</w:t>
            </w:r>
            <w:proofErr w:type="gramEnd"/>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Pr="00403FB7">
              <w:rPr>
                <w:rFonts w:ascii="Century Gothic" w:eastAsia="微軟正黑體" w:hAnsi="Century Gothic" w:hint="eastAsia"/>
                <w:sz w:val="22"/>
                <w:highlight w:val="green"/>
              </w:rPr>
              <w:t>查詢</w:t>
            </w:r>
            <w:r>
              <w:rPr>
                <w:rFonts w:ascii="Century Gothic" w:eastAsia="微軟正黑體" w:hAnsi="Century Gothic" w:hint="eastAsia"/>
                <w:sz w:val="22"/>
              </w:rPr>
              <w:t>A</w:t>
            </w:r>
            <w:r>
              <w:rPr>
                <w:rFonts w:ascii="Century Gothic" w:eastAsia="微軟正黑體" w:hAnsi="Century Gothic"/>
                <w:sz w:val="22"/>
              </w:rPr>
              <w:t>P</w:t>
            </w:r>
            <w:proofErr w:type="gramStart"/>
            <w:r>
              <w:rPr>
                <w:rFonts w:ascii="Century Gothic" w:eastAsia="微軟正黑體" w:hAnsi="Century Gothic" w:hint="eastAsia"/>
                <w:sz w:val="22"/>
              </w:rPr>
              <w:t>加卡狀態</w:t>
            </w:r>
            <w:proofErr w:type="gramEnd"/>
            <w:r>
              <w:rPr>
                <w:rFonts w:ascii="Century Gothic" w:eastAsia="微軟正黑體" w:hAnsi="Century Gothic" w:hint="eastAsia"/>
                <w:sz w:val="22"/>
              </w:rPr>
              <w:t>為</w:t>
            </w:r>
            <w:proofErr w:type="gramStart"/>
            <w:r>
              <w:rPr>
                <w:rFonts w:ascii="Century Gothic" w:eastAsia="微軟正黑體" w:hAnsi="Century Gothic" w:hint="eastAsia"/>
                <w:sz w:val="22"/>
              </w:rPr>
              <w:t>未加卡</w:t>
            </w:r>
            <w:proofErr w:type="gramEnd"/>
            <w:r>
              <w:rPr>
                <w:rFonts w:ascii="Century Gothic" w:eastAsia="微軟正黑體" w:hAnsi="Century Gothic" w:hint="eastAsia"/>
                <w:sz w:val="22"/>
              </w:rPr>
              <w:t>，點擊前往</w:t>
            </w:r>
            <w:r w:rsidRPr="00403FB7">
              <w:rPr>
                <w:rFonts w:ascii="Century Gothic" w:eastAsia="微軟正黑體" w:hAnsi="Century Gothic" w:hint="eastAsia"/>
                <w:sz w:val="22"/>
                <w:highlight w:val="green"/>
              </w:rPr>
              <w:t>「</w:t>
            </w:r>
            <w:r w:rsidRPr="00403FB7">
              <w:rPr>
                <w:rFonts w:ascii="Century Gothic" w:eastAsia="微軟正黑體" w:hAnsi="Century Gothic" w:hint="eastAsia"/>
                <w:sz w:val="22"/>
                <w:highlight w:val="green"/>
              </w:rPr>
              <w:t>A</w:t>
            </w:r>
            <w:r w:rsidRPr="00403FB7">
              <w:rPr>
                <w:rFonts w:ascii="Century Gothic" w:eastAsia="微軟正黑體" w:hAnsi="Century Gothic"/>
                <w:sz w:val="22"/>
                <w:highlight w:val="green"/>
              </w:rPr>
              <w:t>pple Pay</w:t>
            </w:r>
            <w:proofErr w:type="gramStart"/>
            <w:r w:rsidRPr="00403FB7">
              <w:rPr>
                <w:rFonts w:ascii="Century Gothic" w:eastAsia="微軟正黑體" w:hAnsi="Century Gothic" w:hint="eastAsia"/>
                <w:sz w:val="22"/>
                <w:highlight w:val="green"/>
              </w:rPr>
              <w:t>加卡</w:t>
            </w:r>
            <w:proofErr w:type="gramEnd"/>
            <w:r w:rsidRPr="00403FB7">
              <w:rPr>
                <w:rFonts w:ascii="Century Gothic" w:eastAsia="微軟正黑體" w:hAnsi="Century Gothic" w:hint="eastAsia"/>
                <w:sz w:val="22"/>
                <w:highlight w:val="green"/>
              </w:rPr>
              <w:t>」</w:t>
            </w:r>
            <w:r>
              <w:rPr>
                <w:rFonts w:ascii="Century Gothic" w:eastAsia="微軟正黑體" w:hAnsi="Century Gothic" w:hint="eastAsia"/>
                <w:sz w:val="22"/>
              </w:rPr>
              <w:t>流程</w:t>
            </w:r>
          </w:p>
        </w:tc>
      </w:tr>
      <w:tr w:rsidR="00403FB7" w14:paraId="34464666" w14:textId="77777777" w:rsidTr="00096009">
        <w:tblPrEx>
          <w:tblCellMar>
            <w:left w:w="28" w:type="dxa"/>
            <w:right w:w="28" w:type="dxa"/>
          </w:tblCellMar>
        </w:tblPrEx>
        <w:trPr>
          <w:trHeight w:val="311"/>
        </w:trPr>
        <w:tc>
          <w:tcPr>
            <w:tcW w:w="2710" w:type="dxa"/>
            <w:tcBorders>
              <w:bottom w:val="single" w:sz="4" w:space="0" w:color="BFBFBF" w:themeColor="background1" w:themeShade="BF"/>
            </w:tcBorders>
            <w:shd w:val="clear" w:color="auto" w:fill="D9D9D9" w:themeFill="background1" w:themeFillShade="D9"/>
          </w:tcPr>
          <w:p w14:paraId="4268BC58" w14:textId="4A4534CF" w:rsidR="00403FB7" w:rsidRDefault="00403FB7" w:rsidP="00403FB7">
            <w:pPr>
              <w:spacing w:line="0" w:lineRule="atLeast"/>
              <w:jc w:val="center"/>
              <w:rPr>
                <w:noProof/>
              </w:rPr>
            </w:pPr>
            <w:r>
              <w:rPr>
                <w:rFonts w:ascii="Century Gothic" w:eastAsia="微軟正黑體" w:hAnsi="Century Gothic" w:hint="eastAsia"/>
                <w:sz w:val="22"/>
              </w:rPr>
              <w:t>卡片狀態區</w:t>
            </w:r>
            <w:r>
              <w:rPr>
                <w:rFonts w:ascii="Century Gothic" w:eastAsia="微軟正黑體" w:hAnsi="Century Gothic" w:hint="eastAsia"/>
                <w:sz w:val="22"/>
              </w:rPr>
              <w:t>_</w:t>
            </w:r>
            <w:r>
              <w:rPr>
                <w:rFonts w:ascii="Century Gothic" w:eastAsia="微軟正黑體" w:hAnsi="Century Gothic" w:hint="eastAsia"/>
                <w:sz w:val="22"/>
              </w:rPr>
              <w:t>丁</w:t>
            </w:r>
          </w:p>
        </w:tc>
        <w:tc>
          <w:tcPr>
            <w:tcW w:w="1141" w:type="dxa"/>
            <w:tcBorders>
              <w:bottom w:val="single" w:sz="4" w:space="0" w:color="BFBFBF" w:themeColor="background1" w:themeShade="BF"/>
            </w:tcBorders>
            <w:shd w:val="clear" w:color="auto" w:fill="D9D9D9" w:themeFill="background1" w:themeFillShade="D9"/>
          </w:tcPr>
          <w:p w14:paraId="470E5103" w14:textId="63DF6C1F" w:rsidR="00403FB7"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BFBFBF" w:themeColor="background1" w:themeShade="BF"/>
            </w:tcBorders>
            <w:shd w:val="clear" w:color="auto" w:fill="D9D9D9" w:themeFill="background1" w:themeFillShade="D9"/>
          </w:tcPr>
          <w:p w14:paraId="0B46C027" w14:textId="0D43C67E" w:rsidR="00403FB7" w:rsidRPr="00096009"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7C896E36" w14:textId="77777777" w:rsidTr="004F66DB">
        <w:tblPrEx>
          <w:tblCellMar>
            <w:left w:w="28" w:type="dxa"/>
            <w:right w:w="28" w:type="dxa"/>
          </w:tblCellMar>
        </w:tblPrEx>
        <w:trPr>
          <w:trHeight w:val="311"/>
        </w:trPr>
        <w:tc>
          <w:tcPr>
            <w:tcW w:w="2710" w:type="dxa"/>
            <w:vMerge w:val="restart"/>
          </w:tcPr>
          <w:p w14:paraId="054C8F94" w14:textId="723026D7" w:rsidR="00403FB7" w:rsidRDefault="00403FB7" w:rsidP="00403FB7">
            <w:pPr>
              <w:spacing w:line="0" w:lineRule="atLeast"/>
              <w:jc w:val="center"/>
              <w:rPr>
                <w:noProof/>
              </w:rPr>
            </w:pPr>
            <w:r>
              <w:rPr>
                <w:rFonts w:ascii="Century Gothic" w:eastAsia="微軟正黑體" w:hAnsi="Century Gothic"/>
                <w:noProof/>
                <w:sz w:val="22"/>
              </w:rPr>
              <w:drawing>
                <wp:inline distT="0" distB="0" distL="0" distR="0" wp14:anchorId="3C4F02F0" wp14:editId="3E307C57">
                  <wp:extent cx="1295400" cy="841852"/>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5889"/>
                          <a:stretch/>
                        </pic:blipFill>
                        <pic:spPr bwMode="auto">
                          <a:xfrm>
                            <a:off x="0" y="0"/>
                            <a:ext cx="1296000" cy="8422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BFBFBF" w:themeColor="background1" w:themeShade="BF"/>
            </w:tcBorders>
          </w:tcPr>
          <w:p w14:paraId="652CDD61" w14:textId="3E0EC96E"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t>狀態</w:t>
            </w:r>
          </w:p>
        </w:tc>
        <w:tc>
          <w:tcPr>
            <w:tcW w:w="6345" w:type="dxa"/>
            <w:tcBorders>
              <w:bottom w:val="single" w:sz="4" w:space="0" w:color="BFBFBF" w:themeColor="background1" w:themeShade="BF"/>
            </w:tcBorders>
          </w:tcPr>
          <w:p w14:paraId="0535D06C" w14:textId="2888D274" w:rsidR="00403FB7" w:rsidRP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t>已啟用</w:t>
            </w:r>
            <w:r>
              <w:rPr>
                <w:rFonts w:ascii="Century Gothic" w:eastAsia="微軟正黑體" w:hAnsi="Century Gothic" w:hint="eastAsia"/>
                <w:sz w:val="22"/>
              </w:rPr>
              <w:t>/</w:t>
            </w:r>
            <w:r>
              <w:rPr>
                <w:rFonts w:ascii="Century Gothic" w:eastAsia="微軟正黑體" w:hAnsi="Century Gothic" w:hint="eastAsia"/>
                <w:sz w:val="22"/>
              </w:rPr>
              <w:t>未開卡</w:t>
            </w:r>
            <w:r>
              <w:rPr>
                <w:rFonts w:ascii="Century Gothic" w:eastAsia="微軟正黑體" w:hAnsi="Century Gothic"/>
                <w:sz w:val="22"/>
              </w:rPr>
              <w:t>/</w:t>
            </w:r>
            <w:proofErr w:type="gramStart"/>
            <w:r>
              <w:rPr>
                <w:rFonts w:ascii="Century Gothic" w:eastAsia="微軟正黑體" w:hAnsi="Century Gothic" w:hint="eastAsia"/>
                <w:sz w:val="22"/>
              </w:rPr>
              <w:t>已加卡</w:t>
            </w:r>
            <w:proofErr w:type="gramEnd"/>
          </w:p>
        </w:tc>
      </w:tr>
      <w:tr w:rsidR="00403FB7" w14:paraId="640328A7" w14:textId="77777777" w:rsidTr="004F66DB">
        <w:tblPrEx>
          <w:tblCellMar>
            <w:left w:w="28" w:type="dxa"/>
            <w:right w:w="28" w:type="dxa"/>
          </w:tblCellMar>
        </w:tblPrEx>
        <w:trPr>
          <w:trHeight w:val="311"/>
        </w:trPr>
        <w:tc>
          <w:tcPr>
            <w:tcW w:w="2710" w:type="dxa"/>
            <w:vMerge/>
          </w:tcPr>
          <w:p w14:paraId="2A4C88ED"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552DC197" w14:textId="58526716"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w:t>
            </w:r>
            <w:proofErr w:type="gramStart"/>
            <w:r>
              <w:rPr>
                <w:rFonts w:ascii="Century Gothic" w:eastAsia="微軟正黑體" w:hAnsi="Century Gothic" w:hint="eastAsia"/>
                <w:sz w:val="22"/>
              </w:rPr>
              <w:t>一</w:t>
            </w:r>
            <w:proofErr w:type="gramEnd"/>
          </w:p>
        </w:tc>
        <w:tc>
          <w:tcPr>
            <w:tcW w:w="6345" w:type="dxa"/>
            <w:tcBorders>
              <w:bottom w:val="single" w:sz="4" w:space="0" w:color="BFBFBF" w:themeColor="background1" w:themeShade="BF"/>
            </w:tcBorders>
          </w:tcPr>
          <w:p w14:paraId="5768A15C" w14:textId="2172CF00" w:rsidR="00403FB7" w:rsidRPr="00096009" w:rsidRDefault="00403FB7" w:rsidP="0039272F">
            <w:pPr>
              <w:pStyle w:val="af5"/>
              <w:numPr>
                <w:ilvl w:val="0"/>
                <w:numId w:val="38"/>
              </w:numPr>
              <w:spacing w:line="0" w:lineRule="atLeast"/>
              <w:ind w:leftChars="0"/>
              <w:rPr>
                <w:rFonts w:ascii="Century Gothic" w:eastAsia="微軟正黑體" w:hAnsi="Century Gothic"/>
                <w:sz w:val="22"/>
              </w:rPr>
            </w:pPr>
            <w:r>
              <w:rPr>
                <w:rFonts w:ascii="Century Gothic" w:eastAsia="微軟正黑體" w:hAnsi="Century Gothic" w:hint="eastAsia"/>
                <w:sz w:val="22"/>
              </w:rPr>
              <w:t>立即開卡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：點擊前往「立即開卡」流程</w:t>
            </w:r>
          </w:p>
        </w:tc>
      </w:tr>
      <w:tr w:rsidR="00403FB7" w14:paraId="3882274A" w14:textId="77777777" w:rsidTr="00096009">
        <w:tblPrEx>
          <w:tblCellMar>
            <w:left w:w="28" w:type="dxa"/>
            <w:right w:w="28" w:type="dxa"/>
          </w:tblCellMar>
        </w:tblPrEx>
        <w:trPr>
          <w:trHeight w:val="311"/>
        </w:trPr>
        <w:tc>
          <w:tcPr>
            <w:tcW w:w="2710" w:type="dxa"/>
            <w:vMerge/>
            <w:tcBorders>
              <w:bottom w:val="single" w:sz="4" w:space="0" w:color="BFBFBF" w:themeColor="background1" w:themeShade="BF"/>
            </w:tcBorders>
          </w:tcPr>
          <w:p w14:paraId="611AD3B9"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5D394C8D" w14:textId="6C49A6EF"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BFBFBF" w:themeColor="background1" w:themeShade="BF"/>
            </w:tcBorders>
          </w:tcPr>
          <w:p w14:paraId="7A3AB016" w14:textId="5EA932B0" w:rsidR="00403FB7" w:rsidRPr="00096009" w:rsidRDefault="00403FB7" w:rsidP="0039272F">
            <w:pPr>
              <w:pStyle w:val="af5"/>
              <w:numPr>
                <w:ilvl w:val="0"/>
                <w:numId w:val="39"/>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r>
              <w:rPr>
                <w:rFonts w:ascii="Century Gothic" w:eastAsia="微軟正黑體" w:hAnsi="Century Gothic" w:hint="eastAsia"/>
                <w:sz w:val="22"/>
              </w:rPr>
              <w:t>A</w:t>
            </w:r>
            <w:r>
              <w:rPr>
                <w:rFonts w:ascii="Century Gothic" w:eastAsia="微軟正黑體" w:hAnsi="Century Gothic"/>
                <w:sz w:val="22"/>
              </w:rPr>
              <w:t>pple Pay</w:t>
            </w:r>
            <w:proofErr w:type="gramStart"/>
            <w:r>
              <w:rPr>
                <w:rFonts w:ascii="Century Gothic" w:eastAsia="微軟正黑體" w:hAnsi="Century Gothic" w:hint="eastAsia"/>
                <w:sz w:val="22"/>
              </w:rPr>
              <w:t>已加卡</w:t>
            </w:r>
            <w:proofErr w:type="gramEnd"/>
            <w:r>
              <w:rPr>
                <w:rFonts w:ascii="Century Gothic" w:eastAsia="微軟正黑體" w:hAnsi="Century Gothic" w:hint="eastAsia"/>
                <w:sz w:val="22"/>
              </w:rPr>
              <w:t>(</w:t>
            </w:r>
            <w:r w:rsidRPr="00403FB7">
              <w:rPr>
                <w:rFonts w:ascii="Century Gothic" w:eastAsia="微軟正黑體" w:hAnsi="Century Gothic" w:hint="eastAsia"/>
                <w:sz w:val="22"/>
                <w:highlight w:val="green"/>
              </w:rPr>
              <w:t>查詢</w:t>
            </w:r>
            <w:r>
              <w:rPr>
                <w:rFonts w:ascii="Century Gothic" w:eastAsia="微軟正黑體" w:hAnsi="Century Gothic" w:hint="eastAsia"/>
                <w:sz w:val="22"/>
              </w:rPr>
              <w:t>A</w:t>
            </w:r>
            <w:r>
              <w:rPr>
                <w:rFonts w:ascii="Century Gothic" w:eastAsia="微軟正黑體" w:hAnsi="Century Gothic"/>
                <w:sz w:val="22"/>
              </w:rPr>
              <w:t>P</w:t>
            </w:r>
            <w:proofErr w:type="gramStart"/>
            <w:r>
              <w:rPr>
                <w:rFonts w:ascii="Century Gothic" w:eastAsia="微軟正黑體" w:hAnsi="Century Gothic" w:hint="eastAsia"/>
                <w:sz w:val="22"/>
              </w:rPr>
              <w:t>加卡狀態</w:t>
            </w:r>
            <w:proofErr w:type="gramEnd"/>
            <w:r>
              <w:rPr>
                <w:rFonts w:ascii="Century Gothic" w:eastAsia="微軟正黑體" w:hAnsi="Century Gothic" w:hint="eastAsia"/>
                <w:sz w:val="22"/>
              </w:rPr>
              <w:t>為</w:t>
            </w:r>
            <w:proofErr w:type="gramStart"/>
            <w:r>
              <w:rPr>
                <w:rFonts w:ascii="Century Gothic" w:eastAsia="微軟正黑體" w:hAnsi="Century Gothic" w:hint="eastAsia"/>
                <w:sz w:val="22"/>
              </w:rPr>
              <w:t>已加卡</w:t>
            </w:r>
            <w:proofErr w:type="gramEnd"/>
            <w:r>
              <w:rPr>
                <w:rFonts w:ascii="Century Gothic" w:eastAsia="微軟正黑體" w:hAnsi="Century Gothic" w:hint="eastAsia"/>
                <w:sz w:val="22"/>
              </w:rPr>
              <w:t>)</w:t>
            </w:r>
          </w:p>
        </w:tc>
      </w:tr>
      <w:tr w:rsidR="00403FB7" w14:paraId="075EC4B4" w14:textId="77777777" w:rsidTr="00096009">
        <w:tblPrEx>
          <w:tblCellMar>
            <w:left w:w="28" w:type="dxa"/>
            <w:right w:w="28" w:type="dxa"/>
          </w:tblCellMar>
        </w:tblPrEx>
        <w:trPr>
          <w:trHeight w:val="311"/>
        </w:trPr>
        <w:tc>
          <w:tcPr>
            <w:tcW w:w="2710" w:type="dxa"/>
            <w:tcBorders>
              <w:bottom w:val="single" w:sz="4" w:space="0" w:color="BFBFBF" w:themeColor="background1" w:themeShade="BF"/>
            </w:tcBorders>
            <w:shd w:val="clear" w:color="auto" w:fill="D9D9D9" w:themeFill="background1" w:themeFillShade="D9"/>
          </w:tcPr>
          <w:p w14:paraId="3EDA994F" w14:textId="21824E9D" w:rsidR="00403FB7" w:rsidRDefault="00403FB7" w:rsidP="00403FB7">
            <w:pPr>
              <w:spacing w:line="0" w:lineRule="atLeast"/>
              <w:jc w:val="center"/>
              <w:rPr>
                <w:noProof/>
              </w:rPr>
            </w:pPr>
            <w:r>
              <w:rPr>
                <w:rFonts w:ascii="Century Gothic" w:eastAsia="微軟正黑體" w:hAnsi="Century Gothic" w:hint="eastAsia"/>
                <w:sz w:val="22"/>
              </w:rPr>
              <w:t>卡片狀態</w:t>
            </w:r>
            <w:proofErr w:type="gramStart"/>
            <w:r>
              <w:rPr>
                <w:rFonts w:ascii="Century Gothic" w:eastAsia="微軟正黑體" w:hAnsi="Century Gothic" w:hint="eastAsia"/>
                <w:sz w:val="22"/>
              </w:rPr>
              <w:t>區</w:t>
            </w:r>
            <w:r>
              <w:rPr>
                <w:rFonts w:ascii="Century Gothic" w:eastAsia="微軟正黑體" w:hAnsi="Century Gothic" w:hint="eastAsia"/>
                <w:sz w:val="22"/>
              </w:rPr>
              <w:t>_</w:t>
            </w:r>
            <w:r>
              <w:rPr>
                <w:rFonts w:ascii="Century Gothic" w:eastAsia="微軟正黑體" w:hAnsi="Century Gothic" w:hint="eastAsia"/>
                <w:sz w:val="22"/>
              </w:rPr>
              <w:t>戊</w:t>
            </w:r>
            <w:proofErr w:type="gramEnd"/>
          </w:p>
        </w:tc>
        <w:tc>
          <w:tcPr>
            <w:tcW w:w="1141" w:type="dxa"/>
            <w:tcBorders>
              <w:bottom w:val="single" w:sz="4" w:space="0" w:color="BFBFBF" w:themeColor="background1" w:themeShade="BF"/>
            </w:tcBorders>
            <w:shd w:val="clear" w:color="auto" w:fill="D9D9D9" w:themeFill="background1" w:themeFillShade="D9"/>
          </w:tcPr>
          <w:p w14:paraId="6338502D" w14:textId="0395D578" w:rsidR="00403FB7"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BFBFBF" w:themeColor="background1" w:themeShade="BF"/>
            </w:tcBorders>
            <w:shd w:val="clear" w:color="auto" w:fill="D9D9D9" w:themeFill="background1" w:themeFillShade="D9"/>
          </w:tcPr>
          <w:p w14:paraId="0268BE72" w14:textId="262B1039" w:rsidR="00403FB7" w:rsidRPr="00096009"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5354C7B7" w14:textId="77777777" w:rsidTr="00403FB7">
        <w:tblPrEx>
          <w:tblCellMar>
            <w:left w:w="28" w:type="dxa"/>
            <w:right w:w="28" w:type="dxa"/>
          </w:tblCellMar>
        </w:tblPrEx>
        <w:trPr>
          <w:trHeight w:val="311"/>
        </w:trPr>
        <w:tc>
          <w:tcPr>
            <w:tcW w:w="2710" w:type="dxa"/>
            <w:vMerge w:val="restart"/>
          </w:tcPr>
          <w:p w14:paraId="23ADA3E7" w14:textId="6FFB958B" w:rsidR="00403FB7" w:rsidRDefault="00403FB7" w:rsidP="00403FB7">
            <w:pPr>
              <w:spacing w:line="0" w:lineRule="atLeast"/>
              <w:jc w:val="center"/>
              <w:rPr>
                <w:noProof/>
              </w:rPr>
            </w:pPr>
            <w:r>
              <w:rPr>
                <w:rFonts w:ascii="Century Gothic" w:eastAsia="微軟正黑體" w:hAnsi="Century Gothic"/>
                <w:noProof/>
                <w:sz w:val="22"/>
              </w:rPr>
              <w:drawing>
                <wp:inline distT="0" distB="0" distL="0" distR="0" wp14:anchorId="21A4F4F4" wp14:editId="5055E711">
                  <wp:extent cx="1294765" cy="879231"/>
                  <wp:effectExtent l="0" t="0" r="63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015" b="79490"/>
                          <a:stretch/>
                        </pic:blipFill>
                        <pic:spPr bwMode="auto">
                          <a:xfrm>
                            <a:off x="0" y="0"/>
                            <a:ext cx="1296000" cy="8800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BFBFBF" w:themeColor="background1" w:themeShade="BF"/>
            </w:tcBorders>
          </w:tcPr>
          <w:p w14:paraId="57759F52" w14:textId="1ABCDFCD" w:rsid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t>狀態</w:t>
            </w:r>
          </w:p>
        </w:tc>
        <w:tc>
          <w:tcPr>
            <w:tcW w:w="6345" w:type="dxa"/>
            <w:tcBorders>
              <w:bottom w:val="single" w:sz="4" w:space="0" w:color="BFBFBF" w:themeColor="background1" w:themeShade="BF"/>
            </w:tcBorders>
          </w:tcPr>
          <w:p w14:paraId="566DF4CA" w14:textId="5F386544" w:rsidR="00403FB7" w:rsidRP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t>已啟用</w:t>
            </w:r>
            <w:r>
              <w:rPr>
                <w:rFonts w:ascii="Century Gothic" w:eastAsia="微軟正黑體" w:hAnsi="Century Gothic" w:hint="eastAsia"/>
                <w:sz w:val="22"/>
              </w:rPr>
              <w:t>/</w:t>
            </w:r>
            <w:r>
              <w:rPr>
                <w:rFonts w:ascii="Century Gothic" w:eastAsia="微軟正黑體" w:hAnsi="Century Gothic" w:hint="eastAsia"/>
                <w:sz w:val="22"/>
              </w:rPr>
              <w:t>已開卡</w:t>
            </w:r>
            <w:r>
              <w:rPr>
                <w:rFonts w:ascii="Century Gothic" w:eastAsia="微軟正黑體" w:hAnsi="Century Gothic"/>
                <w:sz w:val="22"/>
              </w:rPr>
              <w:t>/</w:t>
            </w:r>
            <w:proofErr w:type="gramStart"/>
            <w:r>
              <w:rPr>
                <w:rFonts w:ascii="Century Gothic" w:eastAsia="微軟正黑體" w:hAnsi="Century Gothic" w:hint="eastAsia"/>
                <w:sz w:val="22"/>
              </w:rPr>
              <w:t>未加卡</w:t>
            </w:r>
            <w:proofErr w:type="gramEnd"/>
          </w:p>
        </w:tc>
      </w:tr>
      <w:tr w:rsidR="00403FB7" w14:paraId="38A3FD3E" w14:textId="77777777" w:rsidTr="00403FB7">
        <w:tblPrEx>
          <w:tblCellMar>
            <w:left w:w="28" w:type="dxa"/>
            <w:right w:w="28" w:type="dxa"/>
          </w:tblCellMar>
        </w:tblPrEx>
        <w:trPr>
          <w:trHeight w:val="311"/>
        </w:trPr>
        <w:tc>
          <w:tcPr>
            <w:tcW w:w="2710" w:type="dxa"/>
            <w:vMerge/>
          </w:tcPr>
          <w:p w14:paraId="20424D05"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2A916939" w14:textId="5AE281FB" w:rsid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w:t>
            </w:r>
            <w:proofErr w:type="gramStart"/>
            <w:r>
              <w:rPr>
                <w:rFonts w:ascii="Century Gothic" w:eastAsia="微軟正黑體" w:hAnsi="Century Gothic" w:hint="eastAsia"/>
                <w:sz w:val="22"/>
              </w:rPr>
              <w:t>一</w:t>
            </w:r>
            <w:proofErr w:type="gramEnd"/>
          </w:p>
        </w:tc>
        <w:tc>
          <w:tcPr>
            <w:tcW w:w="6345" w:type="dxa"/>
            <w:tcBorders>
              <w:bottom w:val="single" w:sz="4" w:space="0" w:color="BFBFBF" w:themeColor="background1" w:themeShade="BF"/>
            </w:tcBorders>
          </w:tcPr>
          <w:p w14:paraId="277E7039" w14:textId="18CABC09" w:rsidR="00403FB7" w:rsidRPr="00096009" w:rsidRDefault="00403FB7" w:rsidP="0039272F">
            <w:pPr>
              <w:pStyle w:val="af5"/>
              <w:numPr>
                <w:ilvl w:val="0"/>
                <w:numId w:val="40"/>
              </w:numPr>
              <w:spacing w:line="0" w:lineRule="atLeast"/>
              <w:ind w:leftChars="0"/>
              <w:jc w:val="both"/>
              <w:rPr>
                <w:rFonts w:ascii="Century Gothic" w:eastAsia="微軟正黑體" w:hAnsi="Century Gothic"/>
                <w:sz w:val="22"/>
              </w:rPr>
            </w:pPr>
            <w:r>
              <w:rPr>
                <w:rFonts w:ascii="Century Gothic" w:eastAsia="微軟正黑體" w:hAnsi="Century Gothic" w:hint="eastAsia"/>
                <w:sz w:val="22"/>
              </w:rPr>
              <w:t>顯示：無</w:t>
            </w:r>
            <w:r>
              <w:rPr>
                <w:rFonts w:ascii="Century Gothic" w:eastAsia="微軟正黑體" w:hAnsi="Century Gothic" w:hint="eastAsia"/>
                <w:sz w:val="22"/>
              </w:rPr>
              <w:t>(</w:t>
            </w:r>
            <w:r>
              <w:rPr>
                <w:rFonts w:ascii="Century Gothic" w:eastAsia="微軟正黑體" w:hAnsi="Century Gothic" w:hint="eastAsia"/>
                <w:sz w:val="22"/>
              </w:rPr>
              <w:t>查詢卡片已開卡</w:t>
            </w:r>
            <w:r>
              <w:rPr>
                <w:rFonts w:ascii="Century Gothic" w:eastAsia="微軟正黑體" w:hAnsi="Century Gothic" w:hint="eastAsia"/>
                <w:sz w:val="22"/>
              </w:rPr>
              <w:t>)</w:t>
            </w:r>
          </w:p>
        </w:tc>
      </w:tr>
      <w:tr w:rsidR="00403FB7" w14:paraId="23B1FDCF" w14:textId="77777777" w:rsidTr="00403FB7">
        <w:tblPrEx>
          <w:tblCellMar>
            <w:left w:w="28" w:type="dxa"/>
            <w:right w:w="28" w:type="dxa"/>
          </w:tblCellMar>
        </w:tblPrEx>
        <w:trPr>
          <w:trHeight w:val="311"/>
        </w:trPr>
        <w:tc>
          <w:tcPr>
            <w:tcW w:w="2710" w:type="dxa"/>
            <w:vMerge/>
            <w:tcBorders>
              <w:bottom w:val="single" w:sz="4" w:space="0" w:color="BFBFBF" w:themeColor="background1" w:themeShade="BF"/>
            </w:tcBorders>
          </w:tcPr>
          <w:p w14:paraId="4CA7C53D"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5B4682B6" w14:textId="3EA1511A" w:rsid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BFBFBF" w:themeColor="background1" w:themeShade="BF"/>
            </w:tcBorders>
          </w:tcPr>
          <w:p w14:paraId="3B1159E2" w14:textId="606140BB" w:rsidR="00403FB7" w:rsidRPr="00096009" w:rsidRDefault="00403FB7" w:rsidP="0039272F">
            <w:pPr>
              <w:pStyle w:val="af5"/>
              <w:numPr>
                <w:ilvl w:val="0"/>
                <w:numId w:val="41"/>
              </w:numPr>
              <w:spacing w:line="0" w:lineRule="atLeast"/>
              <w:ind w:leftChars="0"/>
              <w:jc w:val="both"/>
              <w:rPr>
                <w:rFonts w:ascii="Century Gothic" w:eastAsia="微軟正黑體" w:hAnsi="Century Gothic"/>
                <w:sz w:val="22"/>
              </w:rPr>
            </w:pPr>
            <w:r>
              <w:rPr>
                <w:rFonts w:ascii="Century Gothic" w:eastAsia="微軟正黑體" w:hAnsi="Century Gothic" w:hint="eastAsia"/>
                <w:sz w:val="22"/>
              </w:rPr>
              <w:t>A</w:t>
            </w:r>
            <w:r>
              <w:rPr>
                <w:rFonts w:ascii="Century Gothic" w:eastAsia="微軟正黑體" w:hAnsi="Century Gothic"/>
                <w:sz w:val="22"/>
              </w:rPr>
              <w:t>pple Pay</w:t>
            </w:r>
            <w:proofErr w:type="gramStart"/>
            <w:r>
              <w:rPr>
                <w:rFonts w:ascii="Century Gothic" w:eastAsia="微軟正黑體" w:hAnsi="Century Gothic" w:hint="eastAsia"/>
                <w:sz w:val="22"/>
              </w:rPr>
              <w:t>加卡</w:t>
            </w:r>
            <w:proofErr w:type="gramEnd"/>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Pr="00403FB7">
              <w:rPr>
                <w:rFonts w:ascii="Century Gothic" w:eastAsia="微軟正黑體" w:hAnsi="Century Gothic" w:hint="eastAsia"/>
                <w:sz w:val="22"/>
                <w:highlight w:val="green"/>
              </w:rPr>
              <w:t>查詢</w:t>
            </w:r>
            <w:r>
              <w:rPr>
                <w:rFonts w:ascii="Century Gothic" w:eastAsia="微軟正黑體" w:hAnsi="Century Gothic" w:hint="eastAsia"/>
                <w:sz w:val="22"/>
              </w:rPr>
              <w:t>A</w:t>
            </w:r>
            <w:r>
              <w:rPr>
                <w:rFonts w:ascii="Century Gothic" w:eastAsia="微軟正黑體" w:hAnsi="Century Gothic"/>
                <w:sz w:val="22"/>
              </w:rPr>
              <w:t>P</w:t>
            </w:r>
            <w:proofErr w:type="gramStart"/>
            <w:r>
              <w:rPr>
                <w:rFonts w:ascii="Century Gothic" w:eastAsia="微軟正黑體" w:hAnsi="Century Gothic" w:hint="eastAsia"/>
                <w:sz w:val="22"/>
              </w:rPr>
              <w:t>加卡狀態</w:t>
            </w:r>
            <w:proofErr w:type="gramEnd"/>
            <w:r>
              <w:rPr>
                <w:rFonts w:ascii="Century Gothic" w:eastAsia="微軟正黑體" w:hAnsi="Century Gothic" w:hint="eastAsia"/>
                <w:sz w:val="22"/>
              </w:rPr>
              <w:t>為</w:t>
            </w:r>
            <w:proofErr w:type="gramStart"/>
            <w:r>
              <w:rPr>
                <w:rFonts w:ascii="Century Gothic" w:eastAsia="微軟正黑體" w:hAnsi="Century Gothic" w:hint="eastAsia"/>
                <w:sz w:val="22"/>
              </w:rPr>
              <w:t>未加卡</w:t>
            </w:r>
            <w:proofErr w:type="gramEnd"/>
            <w:r>
              <w:rPr>
                <w:rFonts w:ascii="Century Gothic" w:eastAsia="微軟正黑體" w:hAnsi="Century Gothic" w:hint="eastAsia"/>
                <w:sz w:val="22"/>
              </w:rPr>
              <w:t>，點擊前往</w:t>
            </w:r>
            <w:r w:rsidRPr="00403FB7">
              <w:rPr>
                <w:rFonts w:ascii="Century Gothic" w:eastAsia="微軟正黑體" w:hAnsi="Century Gothic" w:hint="eastAsia"/>
                <w:sz w:val="22"/>
                <w:highlight w:val="green"/>
              </w:rPr>
              <w:t>「</w:t>
            </w:r>
            <w:r w:rsidRPr="00403FB7">
              <w:rPr>
                <w:rFonts w:ascii="Century Gothic" w:eastAsia="微軟正黑體" w:hAnsi="Century Gothic" w:hint="eastAsia"/>
                <w:sz w:val="22"/>
                <w:highlight w:val="green"/>
              </w:rPr>
              <w:t>A</w:t>
            </w:r>
            <w:r w:rsidRPr="00403FB7">
              <w:rPr>
                <w:rFonts w:ascii="Century Gothic" w:eastAsia="微軟正黑體" w:hAnsi="Century Gothic"/>
                <w:sz w:val="22"/>
                <w:highlight w:val="green"/>
              </w:rPr>
              <w:t>pple Pay</w:t>
            </w:r>
            <w:proofErr w:type="gramStart"/>
            <w:r w:rsidRPr="00403FB7">
              <w:rPr>
                <w:rFonts w:ascii="Century Gothic" w:eastAsia="微軟正黑體" w:hAnsi="Century Gothic" w:hint="eastAsia"/>
                <w:sz w:val="22"/>
                <w:highlight w:val="green"/>
              </w:rPr>
              <w:t>加卡</w:t>
            </w:r>
            <w:proofErr w:type="gramEnd"/>
            <w:r w:rsidRPr="00403FB7">
              <w:rPr>
                <w:rFonts w:ascii="Century Gothic" w:eastAsia="微軟正黑體" w:hAnsi="Century Gothic" w:hint="eastAsia"/>
                <w:sz w:val="22"/>
                <w:highlight w:val="green"/>
              </w:rPr>
              <w:t>」</w:t>
            </w:r>
            <w:r>
              <w:rPr>
                <w:rFonts w:ascii="Century Gothic" w:eastAsia="微軟正黑體" w:hAnsi="Century Gothic" w:hint="eastAsia"/>
                <w:sz w:val="22"/>
              </w:rPr>
              <w:t>流程</w:t>
            </w:r>
          </w:p>
        </w:tc>
      </w:tr>
      <w:tr w:rsidR="00403FB7" w14:paraId="468D66BB" w14:textId="77777777" w:rsidTr="00403FB7">
        <w:tblPrEx>
          <w:tblCellMar>
            <w:left w:w="28" w:type="dxa"/>
            <w:right w:w="28" w:type="dxa"/>
          </w:tblCellMar>
        </w:tblPrEx>
        <w:trPr>
          <w:trHeight w:val="311"/>
        </w:trPr>
        <w:tc>
          <w:tcPr>
            <w:tcW w:w="2710" w:type="dxa"/>
            <w:tcBorders>
              <w:bottom w:val="single" w:sz="4" w:space="0" w:color="auto"/>
            </w:tcBorders>
            <w:shd w:val="clear" w:color="auto" w:fill="D9D9D9" w:themeFill="background1" w:themeFillShade="D9"/>
          </w:tcPr>
          <w:p w14:paraId="65755A21" w14:textId="258617E4" w:rsidR="00403FB7" w:rsidRDefault="00403FB7" w:rsidP="00403FB7">
            <w:pPr>
              <w:spacing w:line="0" w:lineRule="atLeast"/>
              <w:jc w:val="center"/>
              <w:rPr>
                <w:noProof/>
              </w:rPr>
            </w:pPr>
            <w:r>
              <w:rPr>
                <w:rFonts w:ascii="Century Gothic" w:eastAsia="微軟正黑體" w:hAnsi="Century Gothic" w:hint="eastAsia"/>
                <w:sz w:val="22"/>
              </w:rPr>
              <w:t>卡片狀態區</w:t>
            </w:r>
            <w:r>
              <w:rPr>
                <w:rFonts w:ascii="Century Gothic" w:eastAsia="微軟正黑體" w:hAnsi="Century Gothic" w:hint="eastAsia"/>
                <w:sz w:val="22"/>
              </w:rPr>
              <w:t>_</w:t>
            </w:r>
            <w:r>
              <w:rPr>
                <w:rFonts w:ascii="Century Gothic" w:eastAsia="微軟正黑體" w:hAnsi="Century Gothic" w:hint="eastAsia"/>
                <w:sz w:val="22"/>
              </w:rPr>
              <w:t>己</w:t>
            </w:r>
          </w:p>
        </w:tc>
        <w:tc>
          <w:tcPr>
            <w:tcW w:w="1141" w:type="dxa"/>
            <w:tcBorders>
              <w:bottom w:val="single" w:sz="4" w:space="0" w:color="auto"/>
            </w:tcBorders>
            <w:shd w:val="clear" w:color="auto" w:fill="D9D9D9" w:themeFill="background1" w:themeFillShade="D9"/>
          </w:tcPr>
          <w:p w14:paraId="620F937B" w14:textId="194B4B09" w:rsidR="00403FB7"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0A99BA51" w14:textId="788A5CAD" w:rsidR="00403FB7" w:rsidRPr="00403FB7"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38A27A96" w14:textId="77777777" w:rsidTr="00403FB7">
        <w:tblPrEx>
          <w:tblCellMar>
            <w:left w:w="28" w:type="dxa"/>
            <w:right w:w="28" w:type="dxa"/>
          </w:tblCellMar>
        </w:tblPrEx>
        <w:trPr>
          <w:trHeight w:val="311"/>
        </w:trPr>
        <w:tc>
          <w:tcPr>
            <w:tcW w:w="2710" w:type="dxa"/>
            <w:vMerge w:val="restart"/>
            <w:tcBorders>
              <w:bottom w:val="single" w:sz="4" w:space="0" w:color="auto"/>
            </w:tcBorders>
          </w:tcPr>
          <w:p w14:paraId="17237E97" w14:textId="625BC73E" w:rsidR="00403FB7" w:rsidRDefault="00403FB7" w:rsidP="00403FB7">
            <w:pPr>
              <w:spacing w:line="0" w:lineRule="atLeast"/>
              <w:jc w:val="center"/>
              <w:rPr>
                <w:noProof/>
              </w:rPr>
            </w:pPr>
            <w:r>
              <w:rPr>
                <w:noProof/>
              </w:rPr>
              <w:drawing>
                <wp:inline distT="0" distB="0" distL="0" distR="0" wp14:anchorId="75F789BC" wp14:editId="346BE6EF">
                  <wp:extent cx="1296000" cy="859094"/>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6000" cy="859094"/>
                          </a:xfrm>
                          <a:prstGeom prst="rect">
                            <a:avLst/>
                          </a:prstGeom>
                        </pic:spPr>
                      </pic:pic>
                    </a:graphicData>
                  </a:graphic>
                </wp:inline>
              </w:drawing>
            </w:r>
          </w:p>
        </w:tc>
        <w:tc>
          <w:tcPr>
            <w:tcW w:w="1141" w:type="dxa"/>
            <w:tcBorders>
              <w:bottom w:val="single" w:sz="4" w:space="0" w:color="auto"/>
            </w:tcBorders>
          </w:tcPr>
          <w:p w14:paraId="47BC2293" w14:textId="6CEAF535" w:rsid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t>狀態</w:t>
            </w:r>
          </w:p>
        </w:tc>
        <w:tc>
          <w:tcPr>
            <w:tcW w:w="6345" w:type="dxa"/>
            <w:tcBorders>
              <w:bottom w:val="single" w:sz="4" w:space="0" w:color="auto"/>
            </w:tcBorders>
          </w:tcPr>
          <w:p w14:paraId="17873254" w14:textId="1CA42F67" w:rsidR="00403FB7" w:rsidRP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t>已啟用</w:t>
            </w:r>
            <w:r>
              <w:rPr>
                <w:rFonts w:ascii="Century Gothic" w:eastAsia="微軟正黑體" w:hAnsi="Century Gothic" w:hint="eastAsia"/>
                <w:sz w:val="22"/>
              </w:rPr>
              <w:t>/</w:t>
            </w:r>
            <w:r>
              <w:rPr>
                <w:rFonts w:ascii="Century Gothic" w:eastAsia="微軟正黑體" w:hAnsi="Century Gothic" w:hint="eastAsia"/>
                <w:sz w:val="22"/>
              </w:rPr>
              <w:t>已開卡</w:t>
            </w:r>
            <w:r>
              <w:rPr>
                <w:rFonts w:ascii="Century Gothic" w:eastAsia="微軟正黑體" w:hAnsi="Century Gothic"/>
                <w:sz w:val="22"/>
              </w:rPr>
              <w:t>/</w:t>
            </w:r>
            <w:proofErr w:type="gramStart"/>
            <w:r>
              <w:rPr>
                <w:rFonts w:ascii="Century Gothic" w:eastAsia="微軟正黑體" w:hAnsi="Century Gothic" w:hint="eastAsia"/>
                <w:sz w:val="22"/>
              </w:rPr>
              <w:t>已加卡</w:t>
            </w:r>
            <w:proofErr w:type="gramEnd"/>
          </w:p>
        </w:tc>
      </w:tr>
      <w:tr w:rsidR="00403FB7" w14:paraId="1D2A50B1" w14:textId="77777777" w:rsidTr="00403FB7">
        <w:tblPrEx>
          <w:tblCellMar>
            <w:left w:w="28" w:type="dxa"/>
            <w:right w:w="28" w:type="dxa"/>
          </w:tblCellMar>
        </w:tblPrEx>
        <w:trPr>
          <w:trHeight w:val="311"/>
        </w:trPr>
        <w:tc>
          <w:tcPr>
            <w:tcW w:w="2710" w:type="dxa"/>
            <w:vMerge/>
            <w:tcBorders>
              <w:bottom w:val="single" w:sz="4" w:space="0" w:color="auto"/>
            </w:tcBorders>
          </w:tcPr>
          <w:p w14:paraId="4FAA3B89" w14:textId="77777777" w:rsidR="00403FB7" w:rsidRDefault="00403FB7" w:rsidP="00403FB7">
            <w:pPr>
              <w:spacing w:line="0" w:lineRule="atLeast"/>
              <w:jc w:val="center"/>
              <w:rPr>
                <w:noProof/>
              </w:rPr>
            </w:pPr>
          </w:p>
        </w:tc>
        <w:tc>
          <w:tcPr>
            <w:tcW w:w="1141" w:type="dxa"/>
            <w:tcBorders>
              <w:bottom w:val="single" w:sz="4" w:space="0" w:color="auto"/>
            </w:tcBorders>
          </w:tcPr>
          <w:p w14:paraId="50BADEEC" w14:textId="0CCDD6D0" w:rsid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w:t>
            </w:r>
            <w:proofErr w:type="gramStart"/>
            <w:r>
              <w:rPr>
                <w:rFonts w:ascii="Century Gothic" w:eastAsia="微軟正黑體" w:hAnsi="Century Gothic" w:hint="eastAsia"/>
                <w:sz w:val="22"/>
              </w:rPr>
              <w:t>一</w:t>
            </w:r>
            <w:proofErr w:type="gramEnd"/>
          </w:p>
        </w:tc>
        <w:tc>
          <w:tcPr>
            <w:tcW w:w="6345" w:type="dxa"/>
            <w:tcBorders>
              <w:bottom w:val="single" w:sz="4" w:space="0" w:color="auto"/>
            </w:tcBorders>
          </w:tcPr>
          <w:p w14:paraId="2C06D51C" w14:textId="6FFBC3AA" w:rsidR="00403FB7" w:rsidRPr="00096009" w:rsidRDefault="00403FB7" w:rsidP="0039272F">
            <w:pPr>
              <w:pStyle w:val="af5"/>
              <w:numPr>
                <w:ilvl w:val="0"/>
                <w:numId w:val="42"/>
              </w:numPr>
              <w:spacing w:line="0" w:lineRule="atLeast"/>
              <w:ind w:leftChars="0"/>
              <w:jc w:val="both"/>
              <w:rPr>
                <w:rFonts w:ascii="Century Gothic" w:eastAsia="微軟正黑體" w:hAnsi="Century Gothic"/>
                <w:sz w:val="22"/>
              </w:rPr>
            </w:pPr>
            <w:r>
              <w:rPr>
                <w:rFonts w:ascii="Century Gothic" w:eastAsia="微軟正黑體" w:hAnsi="Century Gothic" w:hint="eastAsia"/>
                <w:sz w:val="22"/>
              </w:rPr>
              <w:t>顯示：無</w:t>
            </w:r>
            <w:r>
              <w:rPr>
                <w:rFonts w:ascii="Century Gothic" w:eastAsia="微軟正黑體" w:hAnsi="Century Gothic" w:hint="eastAsia"/>
                <w:sz w:val="22"/>
              </w:rPr>
              <w:t>(</w:t>
            </w:r>
            <w:r>
              <w:rPr>
                <w:rFonts w:ascii="Century Gothic" w:eastAsia="微軟正黑體" w:hAnsi="Century Gothic" w:hint="eastAsia"/>
                <w:sz w:val="22"/>
              </w:rPr>
              <w:t>查詢卡片已開卡</w:t>
            </w:r>
            <w:r>
              <w:rPr>
                <w:rFonts w:ascii="Century Gothic" w:eastAsia="微軟正黑體" w:hAnsi="Century Gothic" w:hint="eastAsia"/>
                <w:sz w:val="22"/>
              </w:rPr>
              <w:t>)</w:t>
            </w:r>
          </w:p>
        </w:tc>
      </w:tr>
      <w:tr w:rsidR="00403FB7" w14:paraId="2D9E24E1" w14:textId="77777777" w:rsidTr="00403FB7">
        <w:tblPrEx>
          <w:tblCellMar>
            <w:left w:w="28" w:type="dxa"/>
            <w:right w:w="28" w:type="dxa"/>
          </w:tblCellMar>
        </w:tblPrEx>
        <w:trPr>
          <w:trHeight w:val="311"/>
        </w:trPr>
        <w:tc>
          <w:tcPr>
            <w:tcW w:w="2710" w:type="dxa"/>
            <w:vMerge/>
            <w:tcBorders>
              <w:bottom w:val="single" w:sz="4" w:space="0" w:color="auto"/>
            </w:tcBorders>
          </w:tcPr>
          <w:p w14:paraId="0F8FF055" w14:textId="77777777" w:rsidR="00403FB7" w:rsidRDefault="00403FB7" w:rsidP="00403FB7">
            <w:pPr>
              <w:spacing w:line="0" w:lineRule="atLeast"/>
              <w:jc w:val="center"/>
              <w:rPr>
                <w:noProof/>
              </w:rPr>
            </w:pPr>
          </w:p>
        </w:tc>
        <w:tc>
          <w:tcPr>
            <w:tcW w:w="1141" w:type="dxa"/>
            <w:tcBorders>
              <w:bottom w:val="single" w:sz="4" w:space="0" w:color="auto"/>
            </w:tcBorders>
          </w:tcPr>
          <w:p w14:paraId="2003AFF2" w14:textId="4FB6940C" w:rsid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auto"/>
            </w:tcBorders>
          </w:tcPr>
          <w:p w14:paraId="488190D5" w14:textId="5B4C048B" w:rsidR="00403FB7" w:rsidRPr="00096009" w:rsidRDefault="00403FB7" w:rsidP="0039272F">
            <w:pPr>
              <w:pStyle w:val="af5"/>
              <w:numPr>
                <w:ilvl w:val="0"/>
                <w:numId w:val="43"/>
              </w:numPr>
              <w:spacing w:line="0" w:lineRule="atLeast"/>
              <w:ind w:leftChars="0"/>
              <w:jc w:val="both"/>
              <w:rPr>
                <w:rFonts w:ascii="Century Gothic" w:eastAsia="微軟正黑體" w:hAnsi="Century Gothic"/>
                <w:sz w:val="22"/>
              </w:rPr>
            </w:pPr>
            <w:r>
              <w:rPr>
                <w:rFonts w:ascii="Century Gothic" w:eastAsia="微軟正黑體" w:hAnsi="Century Gothic" w:hint="eastAsia"/>
                <w:sz w:val="22"/>
              </w:rPr>
              <w:t>顯示：</w:t>
            </w:r>
            <w:r>
              <w:rPr>
                <w:rFonts w:ascii="Century Gothic" w:eastAsia="微軟正黑體" w:hAnsi="Century Gothic" w:hint="eastAsia"/>
                <w:sz w:val="22"/>
              </w:rPr>
              <w:t>A</w:t>
            </w:r>
            <w:r>
              <w:rPr>
                <w:rFonts w:ascii="Century Gothic" w:eastAsia="微軟正黑體" w:hAnsi="Century Gothic"/>
                <w:sz w:val="22"/>
              </w:rPr>
              <w:t>pple Pay</w:t>
            </w:r>
            <w:proofErr w:type="gramStart"/>
            <w:r>
              <w:rPr>
                <w:rFonts w:ascii="Century Gothic" w:eastAsia="微軟正黑體" w:hAnsi="Century Gothic" w:hint="eastAsia"/>
                <w:sz w:val="22"/>
              </w:rPr>
              <w:t>已加卡</w:t>
            </w:r>
            <w:proofErr w:type="gramEnd"/>
            <w:r>
              <w:rPr>
                <w:rFonts w:ascii="Century Gothic" w:eastAsia="微軟正黑體" w:hAnsi="Century Gothic" w:hint="eastAsia"/>
                <w:sz w:val="22"/>
              </w:rPr>
              <w:t>(</w:t>
            </w:r>
            <w:r w:rsidRPr="00403FB7">
              <w:rPr>
                <w:rFonts w:ascii="Century Gothic" w:eastAsia="微軟正黑體" w:hAnsi="Century Gothic" w:hint="eastAsia"/>
                <w:sz w:val="22"/>
                <w:highlight w:val="green"/>
              </w:rPr>
              <w:t>查詢</w:t>
            </w:r>
            <w:r>
              <w:rPr>
                <w:rFonts w:ascii="Century Gothic" w:eastAsia="微軟正黑體" w:hAnsi="Century Gothic" w:hint="eastAsia"/>
                <w:sz w:val="22"/>
              </w:rPr>
              <w:t>A</w:t>
            </w:r>
            <w:r>
              <w:rPr>
                <w:rFonts w:ascii="Century Gothic" w:eastAsia="微軟正黑體" w:hAnsi="Century Gothic"/>
                <w:sz w:val="22"/>
              </w:rPr>
              <w:t>P</w:t>
            </w:r>
            <w:proofErr w:type="gramStart"/>
            <w:r>
              <w:rPr>
                <w:rFonts w:ascii="Century Gothic" w:eastAsia="微軟正黑體" w:hAnsi="Century Gothic" w:hint="eastAsia"/>
                <w:sz w:val="22"/>
              </w:rPr>
              <w:t>加卡狀態</w:t>
            </w:r>
            <w:proofErr w:type="gramEnd"/>
            <w:r>
              <w:rPr>
                <w:rFonts w:ascii="Century Gothic" w:eastAsia="微軟正黑體" w:hAnsi="Century Gothic" w:hint="eastAsia"/>
                <w:sz w:val="22"/>
              </w:rPr>
              <w:t>為</w:t>
            </w:r>
            <w:proofErr w:type="gramStart"/>
            <w:r>
              <w:rPr>
                <w:rFonts w:ascii="Century Gothic" w:eastAsia="微軟正黑體" w:hAnsi="Century Gothic" w:hint="eastAsia"/>
                <w:sz w:val="22"/>
              </w:rPr>
              <w:t>已加卡</w:t>
            </w:r>
            <w:proofErr w:type="gramEnd"/>
            <w:r>
              <w:rPr>
                <w:rFonts w:ascii="Century Gothic" w:eastAsia="微軟正黑體" w:hAnsi="Century Gothic" w:hint="eastAsia"/>
                <w:sz w:val="22"/>
              </w:rPr>
              <w:t>)</w:t>
            </w:r>
          </w:p>
        </w:tc>
      </w:tr>
    </w:tbl>
    <w:p w14:paraId="70ABEB31" w14:textId="24ABDA5A" w:rsidR="00565400" w:rsidRDefault="00565400" w:rsidP="00907B2F">
      <w:pPr>
        <w:widowControl/>
        <w:rPr>
          <w:rFonts w:ascii="Century Gothic" w:eastAsia="微軟正黑體" w:hAnsi="Century Gothic"/>
          <w:b/>
          <w:sz w:val="22"/>
        </w:rPr>
      </w:pPr>
    </w:p>
    <w:p w14:paraId="24817F19" w14:textId="18E7FF1A" w:rsidR="006A2697" w:rsidRPr="006A2697" w:rsidRDefault="006A2697" w:rsidP="0039272F">
      <w:pPr>
        <w:pStyle w:val="af5"/>
        <w:numPr>
          <w:ilvl w:val="0"/>
          <w:numId w:val="8"/>
        </w:numPr>
        <w:spacing w:line="0" w:lineRule="atLeast"/>
        <w:ind w:leftChars="0" w:left="482" w:hanging="482"/>
        <w:outlineLvl w:val="3"/>
        <w:rPr>
          <w:rFonts w:ascii="Century Gothic" w:eastAsia="微軟正黑體" w:hAnsi="Century Gothic"/>
          <w:sz w:val="22"/>
          <w:highlight w:val="green"/>
        </w:rPr>
      </w:pPr>
      <w:r w:rsidRPr="006A2697">
        <w:rPr>
          <w:rFonts w:ascii="Century Gothic" w:eastAsia="微軟正黑體" w:hAnsi="Century Gothic" w:hint="eastAsia"/>
          <w:sz w:val="22"/>
          <w:highlight w:val="green"/>
        </w:rPr>
        <w:t>聯繫客服</w:t>
      </w:r>
    </w:p>
    <w:p w14:paraId="16F5B209" w14:textId="5A25E833" w:rsidR="006A2697" w:rsidRDefault="006A2697" w:rsidP="006A2697">
      <w:pPr>
        <w:pStyle w:val="af5"/>
        <w:spacing w:line="0" w:lineRule="atLeast"/>
        <w:ind w:leftChars="0" w:left="482"/>
        <w:outlineLvl w:val="3"/>
        <w:rPr>
          <w:rFonts w:ascii="Century Gothic" w:eastAsia="微軟正黑體" w:hAnsi="Century Gothic"/>
          <w:sz w:val="22"/>
        </w:rPr>
      </w:pPr>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甲狀態</w:t>
      </w:r>
      <w:r>
        <w:rPr>
          <w:rFonts w:ascii="Century Gothic" w:eastAsia="微軟正黑體" w:hAnsi="Century Gothic" w:hint="eastAsia"/>
          <w:sz w:val="22"/>
        </w:rPr>
        <w:t>)-</w:t>
      </w: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p>
    <w:tbl>
      <w:tblPr>
        <w:tblStyle w:val="af7"/>
        <w:tblW w:w="10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3"/>
        <w:gridCol w:w="1270"/>
        <w:gridCol w:w="6217"/>
      </w:tblGrid>
      <w:tr w:rsidR="006A2697" w14:paraId="3E745C86" w14:textId="77777777" w:rsidTr="00A31065">
        <w:trPr>
          <w:trHeight w:val="80"/>
        </w:trPr>
        <w:tc>
          <w:tcPr>
            <w:tcW w:w="2553" w:type="dxa"/>
            <w:shd w:val="clear" w:color="auto" w:fill="D9D9D9" w:themeFill="background1" w:themeFillShade="D9"/>
          </w:tcPr>
          <w:p w14:paraId="0F212BC7" w14:textId="77777777" w:rsidR="006A2697" w:rsidRDefault="006A2697" w:rsidP="00A31065">
            <w:pPr>
              <w:spacing w:line="0" w:lineRule="atLeast"/>
              <w:jc w:val="center"/>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_</w:t>
            </w:r>
            <w:r>
              <w:rPr>
                <w:rFonts w:ascii="Century Gothic" w:eastAsia="微軟正黑體" w:hAnsi="Century Gothic" w:hint="eastAsia"/>
                <w:sz w:val="22"/>
              </w:rPr>
              <w:t>內建選單</w:t>
            </w:r>
          </w:p>
        </w:tc>
        <w:tc>
          <w:tcPr>
            <w:tcW w:w="1270" w:type="dxa"/>
            <w:shd w:val="clear" w:color="auto" w:fill="D9D9D9" w:themeFill="background1" w:themeFillShade="D9"/>
          </w:tcPr>
          <w:p w14:paraId="06992D04" w14:textId="77777777" w:rsidR="006A2697" w:rsidRDefault="006A2697" w:rsidP="00A31065">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17" w:type="dxa"/>
            <w:shd w:val="clear" w:color="auto" w:fill="D9D9D9" w:themeFill="background1" w:themeFillShade="D9"/>
          </w:tcPr>
          <w:p w14:paraId="3D609D03" w14:textId="77777777" w:rsidR="006A2697" w:rsidRDefault="006A2697" w:rsidP="00A31065">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563F33" w14:paraId="37EB407A" w14:textId="77777777" w:rsidTr="00A31065">
        <w:tblPrEx>
          <w:tblCellMar>
            <w:left w:w="28" w:type="dxa"/>
            <w:right w:w="28" w:type="dxa"/>
          </w:tblCellMar>
        </w:tblPrEx>
        <w:trPr>
          <w:trHeight w:val="416"/>
        </w:trPr>
        <w:tc>
          <w:tcPr>
            <w:tcW w:w="2553" w:type="dxa"/>
          </w:tcPr>
          <w:p w14:paraId="110E51C1" w14:textId="77777777" w:rsidR="00563F33" w:rsidRDefault="00563F33" w:rsidP="00563F33">
            <w:pPr>
              <w:spacing w:line="0" w:lineRule="atLeast"/>
              <w:jc w:val="center"/>
              <w:rPr>
                <w:rFonts w:ascii="Century Gothic" w:eastAsia="微軟正黑體" w:hAnsi="Century Gothic"/>
                <w:sz w:val="22"/>
              </w:rPr>
            </w:pPr>
            <w:r>
              <w:rPr>
                <w:noProof/>
              </w:rPr>
              <mc:AlternateContent>
                <mc:Choice Requires="wps">
                  <w:drawing>
                    <wp:anchor distT="0" distB="0" distL="114300" distR="114300" simplePos="0" relativeHeight="251709440" behindDoc="0" locked="0" layoutInCell="1" allowOverlap="1" wp14:anchorId="0D3E7AA2" wp14:editId="30F342F6">
                      <wp:simplePos x="0" y="0"/>
                      <wp:positionH relativeFrom="column">
                        <wp:posOffset>649622</wp:posOffset>
                      </wp:positionH>
                      <wp:positionV relativeFrom="paragraph">
                        <wp:posOffset>53700</wp:posOffset>
                      </wp:positionV>
                      <wp:extent cx="296562" cy="131806"/>
                      <wp:effectExtent l="0" t="0" r="8255" b="1905"/>
                      <wp:wrapNone/>
                      <wp:docPr id="15" name="矩形 15"/>
                      <wp:cNvGraphicFramePr/>
                      <a:graphic xmlns:a="http://schemas.openxmlformats.org/drawingml/2006/main">
                        <a:graphicData uri="http://schemas.microsoft.com/office/word/2010/wordprocessingShape">
                          <wps:wsp>
                            <wps:cNvSpPr/>
                            <wps:spPr>
                              <a:xfrm>
                                <a:off x="0" y="0"/>
                                <a:ext cx="296562" cy="131806"/>
                              </a:xfrm>
                              <a:prstGeom prst="rect">
                                <a:avLst/>
                              </a:prstGeom>
                              <a:solidFill>
                                <a:srgbClr val="C7C7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F2E172" id="矩形 15" o:spid="_x0000_s1026" style="position:absolute;margin-left:51.15pt;margin-top:4.25pt;width:23.35pt;height:10.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" fillcolor="#c7c7c7" stroked="f" strokeweight="1pt"/>
                  </w:pict>
                </mc:Fallback>
              </mc:AlternateContent>
            </w:r>
            <w:r>
              <w:rPr>
                <w:noProof/>
              </w:rPr>
              <w:drawing>
                <wp:inline distT="0" distB="0" distL="0" distR="0" wp14:anchorId="7F5CB45A" wp14:editId="678B3142">
                  <wp:extent cx="1160584" cy="1055542"/>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6596" cy="1061010"/>
                          </a:xfrm>
                          <a:prstGeom prst="rect">
                            <a:avLst/>
                          </a:prstGeom>
                        </pic:spPr>
                      </pic:pic>
                    </a:graphicData>
                  </a:graphic>
                </wp:inline>
              </w:drawing>
            </w:r>
          </w:p>
        </w:tc>
        <w:tc>
          <w:tcPr>
            <w:tcW w:w="1270" w:type="dxa"/>
          </w:tcPr>
          <w:p w14:paraId="6D63211E" w14:textId="33A75FD2" w:rsidR="00563F33" w:rsidRDefault="00563F33" w:rsidP="00563F33">
            <w:pPr>
              <w:spacing w:line="0" w:lineRule="atLeast"/>
              <w:rPr>
                <w:noProof/>
              </w:rPr>
            </w:pPr>
            <w:r>
              <w:rPr>
                <w:rFonts w:ascii="Century Gothic" w:eastAsia="微軟正黑體" w:hAnsi="Century Gothic" w:hint="eastAsia"/>
                <w:sz w:val="22"/>
              </w:rPr>
              <w:t>流程</w:t>
            </w:r>
          </w:p>
        </w:tc>
        <w:tc>
          <w:tcPr>
            <w:tcW w:w="6217" w:type="dxa"/>
          </w:tcPr>
          <w:p w14:paraId="0EFA6B18" w14:textId="3D409DB7" w:rsidR="00563F33" w:rsidRPr="00F52BA0" w:rsidRDefault="00563F33" w:rsidP="0039272F">
            <w:pPr>
              <w:pStyle w:val="af5"/>
              <w:numPr>
                <w:ilvl w:val="0"/>
                <w:numId w:val="17"/>
              </w:numPr>
              <w:spacing w:line="0" w:lineRule="atLeast"/>
              <w:ind w:leftChars="0"/>
              <w:rPr>
                <w:rFonts w:ascii="Century Gothic" w:eastAsia="微軟正黑體" w:hAnsi="Century Gothic"/>
                <w:sz w:val="22"/>
              </w:rPr>
            </w:pPr>
            <w:r>
              <w:rPr>
                <w:rFonts w:ascii="Century Gothic" w:eastAsia="微軟正黑體" w:hAnsi="Century Gothic" w:hint="eastAsia"/>
                <w:sz w:val="22"/>
              </w:rPr>
              <w:t>串接聯繫客服</w:t>
            </w:r>
            <w:r>
              <w:rPr>
                <w:rFonts w:ascii="Century Gothic" w:eastAsia="微軟正黑體" w:hAnsi="Century Gothic" w:hint="eastAsia"/>
                <w:sz w:val="22"/>
              </w:rPr>
              <w:t>A</w:t>
            </w:r>
            <w:r>
              <w:rPr>
                <w:rFonts w:ascii="Century Gothic" w:eastAsia="微軟正黑體" w:hAnsi="Century Gothic"/>
                <w:sz w:val="22"/>
              </w:rPr>
              <w:t>PI</w:t>
            </w:r>
          </w:p>
        </w:tc>
      </w:tr>
    </w:tbl>
    <w:p w14:paraId="5C181CF2" w14:textId="77777777" w:rsidR="00403FB7" w:rsidRPr="00563F33" w:rsidRDefault="00403FB7" w:rsidP="0039272F">
      <w:pPr>
        <w:pStyle w:val="af5"/>
        <w:numPr>
          <w:ilvl w:val="0"/>
          <w:numId w:val="8"/>
        </w:numPr>
        <w:spacing w:line="0" w:lineRule="atLeast"/>
        <w:ind w:leftChars="0" w:left="482" w:hanging="482"/>
        <w:outlineLvl w:val="3"/>
        <w:rPr>
          <w:rFonts w:ascii="Century Gothic" w:eastAsia="微軟正黑體" w:hAnsi="Century Gothic"/>
          <w:sz w:val="22"/>
          <w:highlight w:val="green"/>
        </w:rPr>
      </w:pPr>
      <w:r w:rsidRPr="00563F33">
        <w:rPr>
          <w:rFonts w:ascii="Century Gothic" w:eastAsia="微軟正黑體" w:hAnsi="Century Gothic"/>
          <w:sz w:val="22"/>
          <w:highlight w:val="green"/>
        </w:rPr>
        <w:lastRenderedPageBreak/>
        <w:t>Apple Pay</w:t>
      </w:r>
      <w:r w:rsidRPr="00563F33">
        <w:rPr>
          <w:rFonts w:ascii="Century Gothic" w:eastAsia="微軟正黑體" w:hAnsi="Century Gothic" w:hint="eastAsia"/>
          <w:sz w:val="22"/>
          <w:highlight w:val="green"/>
        </w:rPr>
        <w:t>加卡</w:t>
      </w:r>
    </w:p>
    <w:p w14:paraId="241B47CF" w14:textId="77777777" w:rsidR="00403FB7" w:rsidRDefault="00403FB7" w:rsidP="00403FB7">
      <w:pPr>
        <w:pStyle w:val="af5"/>
        <w:spacing w:line="0" w:lineRule="atLeast"/>
        <w:ind w:leftChars="0" w:left="482"/>
        <w:outlineLvl w:val="3"/>
        <w:rPr>
          <w:rFonts w:ascii="Century Gothic" w:eastAsia="微軟正黑體" w:hAnsi="Century Gothic"/>
          <w:sz w:val="22"/>
        </w:rPr>
      </w:pPr>
      <w:r>
        <w:rPr>
          <w:rFonts w:ascii="Century Gothic" w:eastAsia="微軟正黑體" w:hAnsi="Century Gothic" w:hint="eastAsia"/>
          <w:sz w:val="22"/>
        </w:rPr>
        <w:t>於信用卡頁</w:t>
      </w:r>
      <w:r>
        <w:rPr>
          <w:rFonts w:ascii="Century Gothic" w:eastAsia="微軟正黑體" w:hAnsi="Century Gothic" w:hint="eastAsia"/>
          <w:sz w:val="22"/>
        </w:rPr>
        <w:t>-(</w:t>
      </w:r>
      <w:proofErr w:type="gramStart"/>
      <w:r>
        <w:rPr>
          <w:rFonts w:ascii="Century Gothic" w:eastAsia="微軟正黑體" w:hAnsi="Century Gothic" w:hint="eastAsia"/>
          <w:sz w:val="22"/>
        </w:rPr>
        <w:t>丙戊</w:t>
      </w:r>
      <w:proofErr w:type="gramEnd"/>
      <w:r>
        <w:rPr>
          <w:rFonts w:ascii="Century Gothic" w:eastAsia="微軟正黑體" w:hAnsi="Century Gothic" w:hint="eastAsia"/>
          <w:sz w:val="22"/>
        </w:rPr>
        <w:t>狀態</w:t>
      </w:r>
      <w:r>
        <w:rPr>
          <w:rFonts w:ascii="Century Gothic" w:eastAsia="微軟正黑體" w:hAnsi="Century Gothic" w:hint="eastAsia"/>
          <w:sz w:val="22"/>
        </w:rPr>
        <w:t>)-</w:t>
      </w:r>
      <w:r>
        <w:rPr>
          <w:rFonts w:ascii="Century Gothic" w:eastAsia="微軟正黑體" w:hAnsi="Century Gothic"/>
          <w:sz w:val="22"/>
        </w:rPr>
        <w:t>Apple Pay</w:t>
      </w:r>
      <w:proofErr w:type="gramStart"/>
      <w:r>
        <w:rPr>
          <w:rFonts w:ascii="Century Gothic" w:eastAsia="微軟正黑體" w:hAnsi="Century Gothic" w:hint="eastAsia"/>
          <w:sz w:val="22"/>
        </w:rPr>
        <w:t>加卡</w:t>
      </w:r>
      <w:proofErr w:type="gramEnd"/>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7"/>
        <w:gridCol w:w="1273"/>
        <w:gridCol w:w="5856"/>
      </w:tblGrid>
      <w:tr w:rsidR="00403FB7" w14:paraId="19924CD3" w14:textId="77777777" w:rsidTr="004F66DB">
        <w:trPr>
          <w:trHeight w:val="80"/>
        </w:trPr>
        <w:tc>
          <w:tcPr>
            <w:tcW w:w="2607" w:type="dxa"/>
            <w:shd w:val="clear" w:color="auto" w:fill="D9D9D9" w:themeFill="background1" w:themeFillShade="D9"/>
          </w:tcPr>
          <w:p w14:paraId="459E8626" w14:textId="77777777" w:rsidR="00403FB7" w:rsidRDefault="00403FB7" w:rsidP="004F66DB">
            <w:pPr>
              <w:spacing w:line="0" w:lineRule="atLeast"/>
              <w:jc w:val="center"/>
              <w:rPr>
                <w:rFonts w:ascii="Century Gothic" w:eastAsia="微軟正黑體" w:hAnsi="Century Gothic"/>
                <w:sz w:val="22"/>
              </w:rPr>
            </w:pPr>
            <w:r>
              <w:rPr>
                <w:rFonts w:ascii="Century Gothic" w:eastAsia="微軟正黑體" w:hAnsi="Century Gothic"/>
                <w:sz w:val="22"/>
              </w:rPr>
              <w:t>Apple Pay</w:t>
            </w:r>
            <w:proofErr w:type="gramStart"/>
            <w:r>
              <w:rPr>
                <w:rFonts w:ascii="Century Gothic" w:eastAsia="微軟正黑體" w:hAnsi="Century Gothic" w:hint="eastAsia"/>
                <w:sz w:val="22"/>
              </w:rPr>
              <w:t>加卡</w:t>
            </w:r>
            <w:proofErr w:type="gramEnd"/>
          </w:p>
        </w:tc>
        <w:tc>
          <w:tcPr>
            <w:tcW w:w="1273" w:type="dxa"/>
            <w:shd w:val="clear" w:color="auto" w:fill="D9D9D9" w:themeFill="background1" w:themeFillShade="D9"/>
          </w:tcPr>
          <w:p w14:paraId="6D8D3140" w14:textId="77777777" w:rsidR="00403FB7" w:rsidRDefault="00403FB7"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5856" w:type="dxa"/>
            <w:shd w:val="clear" w:color="auto" w:fill="D9D9D9" w:themeFill="background1" w:themeFillShade="D9"/>
          </w:tcPr>
          <w:p w14:paraId="5CA74F19" w14:textId="77777777" w:rsidR="00403FB7" w:rsidRDefault="00403FB7"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405A56CC" w14:textId="77777777" w:rsidTr="004F66DB">
        <w:tblPrEx>
          <w:tblCellMar>
            <w:left w:w="28" w:type="dxa"/>
            <w:right w:w="28" w:type="dxa"/>
          </w:tblCellMar>
        </w:tblPrEx>
        <w:trPr>
          <w:trHeight w:val="353"/>
        </w:trPr>
        <w:tc>
          <w:tcPr>
            <w:tcW w:w="2607" w:type="dxa"/>
          </w:tcPr>
          <w:p w14:paraId="1C99ECDB" w14:textId="77777777" w:rsidR="00403FB7" w:rsidRDefault="00403FB7" w:rsidP="004F66DB">
            <w:pPr>
              <w:spacing w:line="0" w:lineRule="atLeast"/>
              <w:jc w:val="center"/>
              <w:rPr>
                <w:rFonts w:ascii="Century Gothic" w:eastAsia="微軟正黑體" w:hAnsi="Century Gothic"/>
                <w:sz w:val="22"/>
              </w:rPr>
            </w:pPr>
            <w:r>
              <w:rPr>
                <w:noProof/>
              </w:rPr>
              <w:drawing>
                <wp:inline distT="0" distB="0" distL="0" distR="0" wp14:anchorId="4F641404" wp14:editId="438E2329">
                  <wp:extent cx="1167618" cy="2076792"/>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3077" cy="2104289"/>
                          </a:xfrm>
                          <a:prstGeom prst="rect">
                            <a:avLst/>
                          </a:prstGeom>
                          <a:ln>
                            <a:noFill/>
                          </a:ln>
                          <a:effectLst/>
                        </pic:spPr>
                      </pic:pic>
                    </a:graphicData>
                  </a:graphic>
                </wp:inline>
              </w:drawing>
            </w:r>
          </w:p>
        </w:tc>
        <w:tc>
          <w:tcPr>
            <w:tcW w:w="1273" w:type="dxa"/>
          </w:tcPr>
          <w:p w14:paraId="58205BDC" w14:textId="77777777" w:rsidR="00403FB7" w:rsidRDefault="00403FB7" w:rsidP="004F66DB">
            <w:pPr>
              <w:spacing w:line="0" w:lineRule="atLeast"/>
              <w:rPr>
                <w:noProof/>
              </w:rPr>
            </w:pPr>
            <w:r>
              <w:rPr>
                <w:rFonts w:ascii="Century Gothic" w:eastAsia="微軟正黑體" w:hAnsi="Century Gothic" w:hint="eastAsia"/>
                <w:sz w:val="22"/>
              </w:rPr>
              <w:t>流程</w:t>
            </w:r>
          </w:p>
        </w:tc>
        <w:tc>
          <w:tcPr>
            <w:tcW w:w="5856" w:type="dxa"/>
          </w:tcPr>
          <w:p w14:paraId="6C70D9A4" w14:textId="77777777" w:rsidR="00403FB7" w:rsidRPr="00A31065" w:rsidRDefault="00403FB7" w:rsidP="0039272F">
            <w:pPr>
              <w:pStyle w:val="af5"/>
              <w:numPr>
                <w:ilvl w:val="0"/>
                <w:numId w:val="29"/>
              </w:numPr>
              <w:spacing w:line="0" w:lineRule="atLeast"/>
              <w:ind w:leftChars="0"/>
              <w:rPr>
                <w:rFonts w:ascii="Century Gothic" w:eastAsia="微軟正黑體" w:hAnsi="Century Gothic"/>
                <w:sz w:val="22"/>
              </w:rPr>
            </w:pPr>
            <w:r>
              <w:rPr>
                <w:rFonts w:ascii="Century Gothic" w:eastAsia="微軟正黑體" w:hAnsi="Century Gothic" w:hint="eastAsia"/>
                <w:sz w:val="22"/>
              </w:rPr>
              <w:t>串</w:t>
            </w:r>
            <w:proofErr w:type="gramStart"/>
            <w:r>
              <w:rPr>
                <w:rFonts w:ascii="Century Gothic" w:eastAsia="微軟正黑體" w:hAnsi="Century Gothic" w:hint="eastAsia"/>
                <w:sz w:val="22"/>
              </w:rPr>
              <w:t>接加卡</w:t>
            </w:r>
            <w:proofErr w:type="gramEnd"/>
            <w:r>
              <w:rPr>
                <w:rFonts w:ascii="Century Gothic" w:eastAsia="微軟正黑體" w:hAnsi="Century Gothic" w:hint="eastAsia"/>
                <w:sz w:val="22"/>
              </w:rPr>
              <w:t>A</w:t>
            </w:r>
            <w:r>
              <w:rPr>
                <w:rFonts w:ascii="Century Gothic" w:eastAsia="微軟正黑體" w:hAnsi="Century Gothic"/>
                <w:sz w:val="22"/>
              </w:rPr>
              <w:t>PI</w:t>
            </w:r>
          </w:p>
        </w:tc>
      </w:tr>
    </w:tbl>
    <w:p w14:paraId="77DFB462" w14:textId="77777777" w:rsidR="00403FB7" w:rsidRPr="00403FB7" w:rsidRDefault="00403FB7" w:rsidP="00403FB7">
      <w:pPr>
        <w:spacing w:line="0" w:lineRule="atLeast"/>
        <w:outlineLvl w:val="3"/>
        <w:rPr>
          <w:rFonts w:ascii="Century Gothic" w:eastAsia="微軟正黑體" w:hAnsi="Century Gothic"/>
          <w:sz w:val="22"/>
        </w:rPr>
      </w:pPr>
    </w:p>
    <w:p w14:paraId="2C3DAF79" w14:textId="1A3DC940" w:rsidR="006A2697" w:rsidRDefault="006A2697" w:rsidP="0039272F">
      <w:pPr>
        <w:pStyle w:val="af5"/>
        <w:numPr>
          <w:ilvl w:val="0"/>
          <w:numId w:val="8"/>
        </w:numPr>
        <w:spacing w:line="0" w:lineRule="atLeast"/>
        <w:ind w:leftChars="0" w:left="482" w:hanging="482"/>
        <w:outlineLvl w:val="3"/>
        <w:rPr>
          <w:rFonts w:ascii="Century Gothic" w:eastAsia="微軟正黑體" w:hAnsi="Century Gothic"/>
          <w:sz w:val="22"/>
        </w:rPr>
      </w:pPr>
      <w:r>
        <w:rPr>
          <w:rFonts w:ascii="Century Gothic" w:eastAsia="微軟正黑體" w:hAnsi="Century Gothic" w:hint="eastAsia"/>
          <w:sz w:val="22"/>
        </w:rPr>
        <w:t>啟用卡片</w:t>
      </w:r>
    </w:p>
    <w:p w14:paraId="55819277" w14:textId="2D478083" w:rsidR="006A2697" w:rsidRDefault="006A2697" w:rsidP="006A2697">
      <w:pPr>
        <w:pStyle w:val="af5"/>
        <w:spacing w:line="0" w:lineRule="atLeast"/>
        <w:ind w:leftChars="0" w:left="482"/>
        <w:outlineLvl w:val="3"/>
        <w:rPr>
          <w:rFonts w:ascii="Century Gothic" w:eastAsia="微軟正黑體" w:hAnsi="Century Gothic"/>
          <w:sz w:val="22"/>
        </w:rPr>
      </w:pPr>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乙狀態</w:t>
      </w:r>
      <w:r>
        <w:rPr>
          <w:rFonts w:ascii="Century Gothic" w:eastAsia="微軟正黑體" w:hAnsi="Century Gothic" w:hint="eastAsia"/>
          <w:sz w:val="22"/>
        </w:rPr>
        <w:t>)-</w:t>
      </w:r>
      <w:r>
        <w:rPr>
          <w:rFonts w:ascii="Century Gothic" w:eastAsia="微軟正黑體" w:hAnsi="Century Gothic" w:hint="eastAsia"/>
          <w:sz w:val="22"/>
        </w:rPr>
        <w:t>啟用卡片</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7"/>
        <w:gridCol w:w="1273"/>
        <w:gridCol w:w="5856"/>
      </w:tblGrid>
      <w:tr w:rsidR="006A2697" w14:paraId="33D73054" w14:textId="77777777" w:rsidTr="00A31065">
        <w:trPr>
          <w:trHeight w:val="80"/>
        </w:trPr>
        <w:tc>
          <w:tcPr>
            <w:tcW w:w="2607" w:type="dxa"/>
            <w:shd w:val="clear" w:color="auto" w:fill="D9D9D9" w:themeFill="background1" w:themeFillShade="D9"/>
          </w:tcPr>
          <w:p w14:paraId="66DCD371" w14:textId="1B251647" w:rsidR="006A2697" w:rsidRDefault="006A2697" w:rsidP="00A31065">
            <w:pPr>
              <w:spacing w:line="0" w:lineRule="atLeast"/>
              <w:jc w:val="center"/>
              <w:rPr>
                <w:rFonts w:ascii="Century Gothic" w:eastAsia="微軟正黑體" w:hAnsi="Century Gothic"/>
                <w:sz w:val="22"/>
              </w:rPr>
            </w:pPr>
            <w:r>
              <w:rPr>
                <w:rFonts w:ascii="Century Gothic" w:eastAsia="微軟正黑體" w:hAnsi="Century Gothic" w:hint="eastAsia"/>
                <w:sz w:val="22"/>
              </w:rPr>
              <w:t>啟用卡片</w:t>
            </w:r>
          </w:p>
        </w:tc>
        <w:tc>
          <w:tcPr>
            <w:tcW w:w="1273" w:type="dxa"/>
            <w:shd w:val="clear" w:color="auto" w:fill="D9D9D9" w:themeFill="background1" w:themeFillShade="D9"/>
          </w:tcPr>
          <w:p w14:paraId="40A88BB0" w14:textId="77777777" w:rsidR="006A2697" w:rsidRDefault="006A2697" w:rsidP="00A31065">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5856" w:type="dxa"/>
            <w:shd w:val="clear" w:color="auto" w:fill="D9D9D9" w:themeFill="background1" w:themeFillShade="D9"/>
          </w:tcPr>
          <w:p w14:paraId="1D03BF86" w14:textId="77777777" w:rsidR="006A2697" w:rsidRDefault="006A2697" w:rsidP="00A31065">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6A2697" w14:paraId="6BEFA73E" w14:textId="77777777" w:rsidTr="00A31065">
        <w:tblPrEx>
          <w:tblCellMar>
            <w:left w:w="28" w:type="dxa"/>
            <w:right w:w="28" w:type="dxa"/>
          </w:tblCellMar>
        </w:tblPrEx>
        <w:trPr>
          <w:trHeight w:val="353"/>
        </w:trPr>
        <w:tc>
          <w:tcPr>
            <w:tcW w:w="2607" w:type="dxa"/>
            <w:vMerge w:val="restart"/>
          </w:tcPr>
          <w:p w14:paraId="6165C647" w14:textId="23858B14" w:rsidR="006A2697" w:rsidRDefault="00453EF5" w:rsidP="00403FB7">
            <w:pPr>
              <w:spacing w:line="0" w:lineRule="atLeast"/>
              <w:jc w:val="center"/>
              <w:rPr>
                <w:rFonts w:ascii="Century Gothic" w:eastAsia="微軟正黑體" w:hAnsi="Century Gothic"/>
                <w:sz w:val="22"/>
              </w:rPr>
            </w:pPr>
            <w:r>
              <w:rPr>
                <w:noProof/>
              </w:rPr>
              <w:drawing>
                <wp:inline distT="0" distB="0" distL="0" distR="0" wp14:anchorId="553540E0" wp14:editId="3D3D11EB">
                  <wp:extent cx="1273126" cy="4859041"/>
                  <wp:effectExtent l="0" t="0" r="381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495"/>
                          <a:stretch/>
                        </pic:blipFill>
                        <pic:spPr bwMode="auto">
                          <a:xfrm>
                            <a:off x="0" y="0"/>
                            <a:ext cx="1292570" cy="49332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3" w:type="dxa"/>
          </w:tcPr>
          <w:p w14:paraId="48A1F15F" w14:textId="1AB35BB7" w:rsidR="006A2697" w:rsidRDefault="00453EF5" w:rsidP="00A31065">
            <w:pPr>
              <w:spacing w:line="0" w:lineRule="atLeast"/>
              <w:rPr>
                <w:noProof/>
              </w:rPr>
            </w:pPr>
            <w:r>
              <w:rPr>
                <w:rFonts w:ascii="Century Gothic" w:eastAsia="微軟正黑體" w:hAnsi="Century Gothic" w:hint="eastAsia"/>
                <w:sz w:val="22"/>
              </w:rPr>
              <w:t>顯示</w:t>
            </w:r>
          </w:p>
        </w:tc>
        <w:tc>
          <w:tcPr>
            <w:tcW w:w="5856" w:type="dxa"/>
          </w:tcPr>
          <w:p w14:paraId="07B5AED2" w14:textId="2BCD2E5C" w:rsidR="006A2697" w:rsidRDefault="00453EF5" w:rsidP="0039272F">
            <w:pPr>
              <w:pStyle w:val="af5"/>
              <w:numPr>
                <w:ilvl w:val="0"/>
                <w:numId w:val="18"/>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w:t>
            </w:r>
            <w:r w:rsidR="006A2697">
              <w:rPr>
                <w:rFonts w:ascii="Century Gothic" w:eastAsia="微軟正黑體" w:hAnsi="Century Gothic" w:hint="eastAsia"/>
                <w:sz w:val="22"/>
              </w:rPr>
              <w:t>：</w:t>
            </w:r>
            <w:r>
              <w:rPr>
                <w:rFonts w:ascii="Century Gothic" w:eastAsia="微軟正黑體" w:hAnsi="Century Gothic" w:hint="eastAsia"/>
                <w:sz w:val="22"/>
              </w:rPr>
              <w:t>欲啟用卡片之名稱</w:t>
            </w:r>
          </w:p>
          <w:p w14:paraId="436B78B1" w14:textId="77777777" w:rsidR="006A2697" w:rsidRDefault="00453EF5" w:rsidP="0039272F">
            <w:pPr>
              <w:pStyle w:val="af5"/>
              <w:numPr>
                <w:ilvl w:val="0"/>
                <w:numId w:val="18"/>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卡片標語：</w:t>
            </w:r>
            <w:r w:rsidRPr="00453EF5">
              <w:rPr>
                <w:rFonts w:ascii="Century Gothic" w:eastAsia="微軟正黑體" w:hAnsi="Century Gothic" w:hint="eastAsia"/>
                <w:sz w:val="22"/>
                <w:highlight w:val="yellow"/>
              </w:rPr>
              <w:t>卡片附帶標語</w:t>
            </w:r>
          </w:p>
          <w:p w14:paraId="16984DDC" w14:textId="0DC01020" w:rsidR="00453EF5" w:rsidRPr="00060D03" w:rsidRDefault="00453EF5" w:rsidP="0039272F">
            <w:pPr>
              <w:pStyle w:val="af5"/>
              <w:numPr>
                <w:ilvl w:val="0"/>
                <w:numId w:val="18"/>
              </w:numPr>
              <w:spacing w:line="0" w:lineRule="atLeast"/>
              <w:ind w:leftChars="0"/>
              <w:rPr>
                <w:rFonts w:ascii="Century Gothic" w:eastAsia="微軟正黑體" w:hAnsi="Century Gothic"/>
                <w:sz w:val="22"/>
              </w:rPr>
            </w:pPr>
            <w:proofErr w:type="gramStart"/>
            <w:r>
              <w:rPr>
                <w:rFonts w:ascii="Century Gothic" w:eastAsia="微軟正黑體" w:hAnsi="Century Gothic" w:hint="eastAsia"/>
                <w:sz w:val="22"/>
              </w:rPr>
              <w:t>卡圖</w:t>
            </w:r>
            <w:proofErr w:type="gramEnd"/>
            <w:r>
              <w:rPr>
                <w:rFonts w:ascii="Century Gothic" w:eastAsia="微軟正黑體" w:hAnsi="Century Gothic" w:hint="eastAsia"/>
                <w:sz w:val="22"/>
              </w:rPr>
              <w:t>：依前述來源</w:t>
            </w:r>
          </w:p>
        </w:tc>
      </w:tr>
      <w:tr w:rsidR="006A2697" w14:paraId="2973FDF5" w14:textId="77777777" w:rsidTr="00A31065">
        <w:tblPrEx>
          <w:tblCellMar>
            <w:left w:w="28" w:type="dxa"/>
            <w:right w:w="28" w:type="dxa"/>
          </w:tblCellMar>
        </w:tblPrEx>
        <w:trPr>
          <w:trHeight w:val="353"/>
        </w:trPr>
        <w:tc>
          <w:tcPr>
            <w:tcW w:w="2607" w:type="dxa"/>
            <w:vMerge/>
          </w:tcPr>
          <w:p w14:paraId="63EFE9CF" w14:textId="77777777" w:rsidR="006A2697" w:rsidRDefault="006A2697" w:rsidP="00A31065">
            <w:pPr>
              <w:spacing w:line="0" w:lineRule="atLeast"/>
              <w:rPr>
                <w:noProof/>
              </w:rPr>
            </w:pPr>
          </w:p>
        </w:tc>
        <w:tc>
          <w:tcPr>
            <w:tcW w:w="1273" w:type="dxa"/>
          </w:tcPr>
          <w:p w14:paraId="6FB1094B" w14:textId="3A06D989" w:rsidR="006A2697" w:rsidRPr="00D35155" w:rsidRDefault="00453EF5" w:rsidP="00A31065">
            <w:pPr>
              <w:spacing w:line="0" w:lineRule="atLeast"/>
              <w:rPr>
                <w:rFonts w:ascii="Century Gothic" w:eastAsia="微軟正黑體" w:hAnsi="Century Gothic"/>
                <w:sz w:val="22"/>
              </w:rPr>
            </w:pPr>
            <w:r>
              <w:rPr>
                <w:rFonts w:ascii="Century Gothic" w:eastAsia="微軟正黑體" w:hAnsi="Century Gothic" w:hint="eastAsia"/>
                <w:sz w:val="22"/>
              </w:rPr>
              <w:t>確認資訊</w:t>
            </w:r>
          </w:p>
        </w:tc>
        <w:tc>
          <w:tcPr>
            <w:tcW w:w="5856" w:type="dxa"/>
          </w:tcPr>
          <w:p w14:paraId="2DD8947C" w14:textId="73E388D0" w:rsidR="00453EF5" w:rsidRPr="00453EF5" w:rsidRDefault="00453EF5" w:rsidP="0039272F">
            <w:pPr>
              <w:pStyle w:val="af5"/>
              <w:numPr>
                <w:ilvl w:val="0"/>
                <w:numId w:val="19"/>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核卡日</w:t>
            </w:r>
          </w:p>
          <w:p w14:paraId="68C5259F" w14:textId="0B895E18" w:rsidR="00453EF5" w:rsidRPr="00453EF5" w:rsidRDefault="00453EF5" w:rsidP="0039272F">
            <w:pPr>
              <w:pStyle w:val="af5"/>
              <w:numPr>
                <w:ilvl w:val="0"/>
                <w:numId w:val="19"/>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啟用失效日</w:t>
            </w:r>
          </w:p>
          <w:p w14:paraId="6E413706" w14:textId="6E4922E8" w:rsidR="00453EF5" w:rsidRPr="00453EF5" w:rsidRDefault="00453EF5" w:rsidP="0039272F">
            <w:pPr>
              <w:pStyle w:val="af5"/>
              <w:numPr>
                <w:ilvl w:val="0"/>
                <w:numId w:val="19"/>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卡片名稱</w:t>
            </w:r>
          </w:p>
          <w:p w14:paraId="56E8E175" w14:textId="771A47BF" w:rsidR="00453EF5" w:rsidRPr="00453EF5" w:rsidRDefault="00453EF5" w:rsidP="0039272F">
            <w:pPr>
              <w:pStyle w:val="af5"/>
              <w:numPr>
                <w:ilvl w:val="0"/>
                <w:numId w:val="19"/>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國際組織</w:t>
            </w:r>
          </w:p>
          <w:p w14:paraId="3F1E1E25" w14:textId="6C701627" w:rsidR="00453EF5" w:rsidRPr="00453EF5" w:rsidRDefault="00453EF5" w:rsidP="0039272F">
            <w:pPr>
              <w:pStyle w:val="af5"/>
              <w:numPr>
                <w:ilvl w:val="0"/>
                <w:numId w:val="19"/>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信用卡號</w:t>
            </w:r>
            <w:r>
              <w:rPr>
                <w:rFonts w:ascii="Century Gothic" w:eastAsia="微軟正黑體" w:hAnsi="Century Gothic" w:hint="eastAsia"/>
                <w:sz w:val="22"/>
              </w:rPr>
              <w:t>：</w:t>
            </w:r>
            <w:proofErr w:type="gramStart"/>
            <w:r w:rsidRPr="00453EF5">
              <w:rPr>
                <w:rFonts w:ascii="Century Gothic" w:eastAsia="微軟正黑體" w:hAnsi="Century Gothic" w:hint="eastAsia"/>
                <w:sz w:val="22"/>
              </w:rPr>
              <w:t>隱碼前</w:t>
            </w:r>
            <w:proofErr w:type="gramEnd"/>
            <w:r w:rsidRPr="00453EF5">
              <w:rPr>
                <w:rFonts w:ascii="Century Gothic" w:eastAsia="微軟正黑體" w:hAnsi="Century Gothic" w:hint="eastAsia"/>
                <w:sz w:val="22"/>
              </w:rPr>
              <w:t>6</w:t>
            </w:r>
            <w:r w:rsidRPr="00453EF5">
              <w:rPr>
                <w:rFonts w:ascii="Century Gothic" w:eastAsia="微軟正黑體" w:hAnsi="Century Gothic" w:hint="eastAsia"/>
                <w:sz w:val="22"/>
              </w:rPr>
              <w:t>後</w:t>
            </w:r>
            <w:r w:rsidRPr="00453EF5">
              <w:rPr>
                <w:rFonts w:ascii="Century Gothic" w:eastAsia="微軟正黑體" w:hAnsi="Century Gothic" w:hint="eastAsia"/>
                <w:sz w:val="22"/>
              </w:rPr>
              <w:t>4</w:t>
            </w:r>
            <w:r w:rsidRPr="00453EF5">
              <w:rPr>
                <w:rFonts w:ascii="Century Gothic" w:eastAsia="微軟正黑體" w:hAnsi="Century Gothic" w:hint="eastAsia"/>
                <w:sz w:val="22"/>
              </w:rPr>
              <w:t>，加眼睛檢視</w:t>
            </w:r>
          </w:p>
          <w:p w14:paraId="017746B7" w14:textId="230EC19E" w:rsidR="00453EF5" w:rsidRPr="00453EF5" w:rsidRDefault="00453EF5" w:rsidP="0039272F">
            <w:pPr>
              <w:pStyle w:val="af5"/>
              <w:numPr>
                <w:ilvl w:val="0"/>
                <w:numId w:val="19"/>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效期</w:t>
            </w:r>
            <w:r>
              <w:rPr>
                <w:rFonts w:ascii="Century Gothic" w:eastAsia="微軟正黑體" w:hAnsi="Century Gothic" w:hint="eastAsia"/>
                <w:sz w:val="22"/>
              </w:rPr>
              <w:t>：</w:t>
            </w:r>
            <w:proofErr w:type="gramStart"/>
            <w:r w:rsidRPr="00453EF5">
              <w:rPr>
                <w:rFonts w:ascii="Century Gothic" w:eastAsia="微軟正黑體" w:hAnsi="Century Gothic" w:hint="eastAsia"/>
                <w:sz w:val="22"/>
              </w:rPr>
              <w:t>全隱碼</w:t>
            </w:r>
            <w:proofErr w:type="gramEnd"/>
            <w:r w:rsidRPr="00453EF5">
              <w:rPr>
                <w:rFonts w:ascii="Century Gothic" w:eastAsia="微軟正黑體" w:hAnsi="Century Gothic" w:hint="eastAsia"/>
                <w:sz w:val="22"/>
              </w:rPr>
              <w:t>，加眼睛檢視</w:t>
            </w:r>
          </w:p>
          <w:p w14:paraId="57E082B7" w14:textId="08269029" w:rsidR="00453EF5" w:rsidRPr="00453EF5" w:rsidRDefault="00453EF5" w:rsidP="0039272F">
            <w:pPr>
              <w:pStyle w:val="af5"/>
              <w:numPr>
                <w:ilvl w:val="0"/>
                <w:numId w:val="19"/>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末三碼</w:t>
            </w:r>
            <w:r>
              <w:rPr>
                <w:rFonts w:ascii="Century Gothic" w:eastAsia="微軟正黑體" w:hAnsi="Century Gothic" w:hint="eastAsia"/>
                <w:sz w:val="22"/>
              </w:rPr>
              <w:t>：</w:t>
            </w:r>
            <w:proofErr w:type="gramStart"/>
            <w:r w:rsidRPr="00453EF5">
              <w:rPr>
                <w:rFonts w:ascii="Century Gothic" w:eastAsia="微軟正黑體" w:hAnsi="Century Gothic" w:hint="eastAsia"/>
                <w:sz w:val="22"/>
              </w:rPr>
              <w:t>全隱碼</w:t>
            </w:r>
            <w:proofErr w:type="gramEnd"/>
            <w:r w:rsidRPr="00453EF5">
              <w:rPr>
                <w:rFonts w:ascii="Century Gothic" w:eastAsia="微軟正黑體" w:hAnsi="Century Gothic" w:hint="eastAsia"/>
                <w:sz w:val="22"/>
              </w:rPr>
              <w:t>，加眼睛檢視</w:t>
            </w:r>
          </w:p>
          <w:p w14:paraId="5B039513" w14:textId="45AA8DEA" w:rsidR="00453EF5" w:rsidRPr="00453EF5" w:rsidRDefault="00453EF5" w:rsidP="0039272F">
            <w:pPr>
              <w:pStyle w:val="af5"/>
              <w:numPr>
                <w:ilvl w:val="0"/>
                <w:numId w:val="19"/>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持卡人中文姓名</w:t>
            </w:r>
          </w:p>
          <w:p w14:paraId="337AE31A" w14:textId="4A6498DE" w:rsidR="00453EF5" w:rsidRPr="00453EF5" w:rsidRDefault="00453EF5" w:rsidP="0039272F">
            <w:pPr>
              <w:pStyle w:val="af5"/>
              <w:numPr>
                <w:ilvl w:val="0"/>
                <w:numId w:val="19"/>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持卡人英文姓名</w:t>
            </w:r>
          </w:p>
          <w:p w14:paraId="75BE87FD" w14:textId="0868AA64" w:rsidR="006A2697" w:rsidRPr="006A2697" w:rsidRDefault="00453EF5" w:rsidP="0039272F">
            <w:pPr>
              <w:pStyle w:val="af5"/>
              <w:numPr>
                <w:ilvl w:val="0"/>
                <w:numId w:val="19"/>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信用額度</w:t>
            </w:r>
          </w:p>
        </w:tc>
      </w:tr>
      <w:tr w:rsidR="006A2697" w14:paraId="1B2DAC1F" w14:textId="77777777" w:rsidTr="00A31065">
        <w:tblPrEx>
          <w:tblCellMar>
            <w:left w:w="28" w:type="dxa"/>
            <w:right w:w="28" w:type="dxa"/>
          </w:tblCellMar>
        </w:tblPrEx>
        <w:trPr>
          <w:trHeight w:val="353"/>
        </w:trPr>
        <w:tc>
          <w:tcPr>
            <w:tcW w:w="2607" w:type="dxa"/>
            <w:vMerge/>
          </w:tcPr>
          <w:p w14:paraId="61E25C05" w14:textId="77777777" w:rsidR="006A2697" w:rsidRDefault="006A2697" w:rsidP="00A31065">
            <w:pPr>
              <w:spacing w:line="0" w:lineRule="atLeast"/>
              <w:rPr>
                <w:noProof/>
              </w:rPr>
            </w:pPr>
          </w:p>
        </w:tc>
        <w:tc>
          <w:tcPr>
            <w:tcW w:w="1273" w:type="dxa"/>
          </w:tcPr>
          <w:p w14:paraId="43F1189D" w14:textId="35A37DFE" w:rsidR="006A2697" w:rsidRPr="00C951E1" w:rsidRDefault="00453EF5" w:rsidP="00A31065">
            <w:pPr>
              <w:spacing w:line="0" w:lineRule="atLeast"/>
              <w:rPr>
                <w:rFonts w:ascii="Century Gothic" w:eastAsia="微軟正黑體" w:hAnsi="Century Gothic"/>
                <w:sz w:val="22"/>
              </w:rPr>
            </w:pPr>
            <w:r>
              <w:rPr>
                <w:rFonts w:ascii="Century Gothic" w:eastAsia="微軟正黑體" w:hAnsi="Century Gothic" w:hint="eastAsia"/>
                <w:sz w:val="22"/>
              </w:rPr>
              <w:t>立即啟用</w:t>
            </w:r>
            <w:r w:rsidR="006A2697">
              <w:rPr>
                <w:rFonts w:ascii="Century Gothic" w:eastAsia="微軟正黑體" w:hAnsi="Century Gothic" w:hint="eastAsia"/>
                <w:sz w:val="22"/>
              </w:rPr>
              <w:t>(</w:t>
            </w:r>
            <w:proofErr w:type="spellStart"/>
            <w:r w:rsidR="006A2697">
              <w:rPr>
                <w:rFonts w:ascii="Century Gothic" w:eastAsia="微軟正黑體" w:hAnsi="Century Gothic"/>
                <w:sz w:val="22"/>
              </w:rPr>
              <w:t>btn</w:t>
            </w:r>
            <w:proofErr w:type="spellEnd"/>
            <w:r w:rsidR="006A2697">
              <w:rPr>
                <w:rFonts w:ascii="Century Gothic" w:eastAsia="微軟正黑體" w:hAnsi="Century Gothic"/>
                <w:sz w:val="22"/>
              </w:rPr>
              <w:t>)</w:t>
            </w:r>
          </w:p>
        </w:tc>
        <w:tc>
          <w:tcPr>
            <w:tcW w:w="5856" w:type="dxa"/>
          </w:tcPr>
          <w:p w14:paraId="4264D39F" w14:textId="77777777" w:rsidR="006A2697" w:rsidRDefault="006A2697" w:rsidP="0039272F">
            <w:pPr>
              <w:pStyle w:val="af5"/>
              <w:numPr>
                <w:ilvl w:val="0"/>
                <w:numId w:val="2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00453EF5">
              <w:rPr>
                <w:rFonts w:ascii="Century Gothic" w:eastAsia="微軟正黑體" w:hAnsi="Century Gothic" w:hint="eastAsia"/>
                <w:sz w:val="22"/>
              </w:rPr>
              <w:t>啟用此卡片</w:t>
            </w:r>
          </w:p>
          <w:p w14:paraId="720B4039" w14:textId="77777777" w:rsidR="00453EF5" w:rsidRDefault="00453EF5" w:rsidP="0039272F">
            <w:pPr>
              <w:pStyle w:val="af5"/>
              <w:numPr>
                <w:ilvl w:val="0"/>
                <w:numId w:val="20"/>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p>
          <w:tbl>
            <w:tblPr>
              <w:tblStyle w:val="aa"/>
              <w:tblW w:w="5775" w:type="dxa"/>
              <w:tblLook w:val="04A0" w:firstRow="1" w:lastRow="0" w:firstColumn="1" w:lastColumn="0" w:noHBand="0" w:noVBand="1"/>
            </w:tblPr>
            <w:tblGrid>
              <w:gridCol w:w="1948"/>
              <w:gridCol w:w="3827"/>
            </w:tblGrid>
            <w:tr w:rsidR="00453EF5" w:rsidRPr="00DA0802" w14:paraId="4FB68001" w14:textId="77777777" w:rsidTr="00A31065">
              <w:tc>
                <w:tcPr>
                  <w:tcW w:w="1948" w:type="dxa"/>
                  <w:shd w:val="clear" w:color="auto" w:fill="D9D9D9" w:themeFill="background1" w:themeFillShade="D9"/>
                </w:tcPr>
                <w:p w14:paraId="34ABAD50" w14:textId="75BD2E15" w:rsidR="00453EF5" w:rsidRDefault="00453EF5" w:rsidP="00453EF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檢核錯誤</w:t>
                  </w:r>
                </w:p>
              </w:tc>
              <w:tc>
                <w:tcPr>
                  <w:tcW w:w="3827" w:type="dxa"/>
                  <w:shd w:val="clear" w:color="auto" w:fill="D9D9D9" w:themeFill="background1" w:themeFillShade="D9"/>
                </w:tcPr>
                <w:p w14:paraId="3924B167" w14:textId="77777777" w:rsidR="00453EF5" w:rsidRDefault="00453EF5" w:rsidP="00453EF5">
                  <w:pPr>
                    <w:spacing w:line="0" w:lineRule="atLeast"/>
                    <w:rPr>
                      <w:rFonts w:ascii="Century Gothic" w:eastAsia="微軟正黑體" w:hAnsi="Century Gothic"/>
                      <w:sz w:val="20"/>
                      <w:szCs w:val="20"/>
                    </w:rPr>
                  </w:pPr>
                  <w:r w:rsidRPr="004F5A91">
                    <w:rPr>
                      <w:rFonts w:ascii="Century Gothic" w:eastAsia="微軟正黑體" w:hAnsi="Century Gothic" w:hint="eastAsia"/>
                      <w:sz w:val="20"/>
                      <w:szCs w:val="20"/>
                      <w:highlight w:val="green"/>
                    </w:rPr>
                    <w:t>燈箱</w:t>
                  </w:r>
                </w:p>
              </w:tc>
            </w:tr>
            <w:tr w:rsidR="00453EF5" w:rsidRPr="00DA0802" w14:paraId="23F5E8E5" w14:textId="77777777" w:rsidTr="00A31065">
              <w:tc>
                <w:tcPr>
                  <w:tcW w:w="1948" w:type="dxa"/>
                </w:tcPr>
                <w:p w14:paraId="27597A0F" w14:textId="3B5FB61E" w:rsidR="00453EF5" w:rsidRDefault="00453EF5" w:rsidP="00453EF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錯誤</w:t>
                  </w:r>
                </w:p>
              </w:tc>
              <w:tc>
                <w:tcPr>
                  <w:tcW w:w="3827" w:type="dxa"/>
                </w:tcPr>
                <w:p w14:paraId="2EAC672B" w14:textId="29721081" w:rsidR="00453EF5" w:rsidRDefault="00453EF5" w:rsidP="00453EF5">
                  <w:pPr>
                    <w:spacing w:line="0" w:lineRule="atLeast"/>
                    <w:rPr>
                      <w:rFonts w:ascii="Century Gothic" w:eastAsia="微軟正黑體" w:hAnsi="Century Gothic"/>
                      <w:sz w:val="20"/>
                      <w:szCs w:val="20"/>
                    </w:rPr>
                  </w:pPr>
                  <w:r w:rsidRPr="009A5032">
                    <w:rPr>
                      <w:rFonts w:ascii="Century Gothic" w:eastAsia="微軟正黑體" w:hAnsi="Century Gothic" w:hint="eastAsia"/>
                      <w:sz w:val="20"/>
                      <w:szCs w:val="20"/>
                    </w:rPr>
                    <w:t>內容</w:t>
                  </w:r>
                  <w:r>
                    <w:rPr>
                      <w:rFonts w:ascii="Century Gothic" w:eastAsia="微軟正黑體" w:hAnsi="Century Gothic" w:hint="eastAsia"/>
                      <w:sz w:val="20"/>
                      <w:szCs w:val="20"/>
                    </w:rPr>
                    <w:t>：</w:t>
                  </w:r>
                  <w:r>
                    <w:rPr>
                      <w:rFonts w:ascii="Century Gothic" w:eastAsia="微軟正黑體" w:hAnsi="Century Gothic" w:hint="eastAsia"/>
                      <w:sz w:val="20"/>
                      <w:szCs w:val="20"/>
                    </w:rPr>
                    <w:t>(</w:t>
                  </w:r>
                  <w:r>
                    <w:rPr>
                      <w:rFonts w:ascii="Century Gothic" w:eastAsia="微軟正黑體" w:hAnsi="Century Gothic" w:hint="eastAsia"/>
                      <w:sz w:val="20"/>
                      <w:szCs w:val="20"/>
                    </w:rPr>
                    <w:t>錯誤訊息</w:t>
                  </w:r>
                  <w:r>
                    <w:rPr>
                      <w:rFonts w:ascii="Century Gothic" w:eastAsia="微軟正黑體" w:hAnsi="Century Gothic" w:hint="eastAsia"/>
                      <w:sz w:val="20"/>
                      <w:szCs w:val="20"/>
                    </w:rPr>
                    <w:t>)</w:t>
                  </w:r>
                </w:p>
                <w:p w14:paraId="137FABFE" w14:textId="572FC34D" w:rsidR="00453EF5" w:rsidRPr="009A5032" w:rsidRDefault="00453EF5" w:rsidP="00453EF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確定</w:t>
                  </w:r>
                  <w:r>
                    <w:rPr>
                      <w:rFonts w:ascii="Century Gothic" w:eastAsia="微軟正黑體" w:hAnsi="Century Gothic" w:hint="eastAsia"/>
                      <w:sz w:val="20"/>
                      <w:szCs w:val="20"/>
                    </w:rPr>
                    <w:t>(</w:t>
                  </w:r>
                  <w:proofErr w:type="spellStart"/>
                  <w:r>
                    <w:rPr>
                      <w:rFonts w:ascii="Century Gothic" w:eastAsia="微軟正黑體" w:hAnsi="Century Gothic"/>
                      <w:sz w:val="20"/>
                      <w:szCs w:val="20"/>
                    </w:rPr>
                    <w:t>btn</w:t>
                  </w:r>
                  <w:proofErr w:type="spellEnd"/>
                  <w:r>
                    <w:rPr>
                      <w:rFonts w:ascii="Century Gothic" w:eastAsia="微軟正黑體" w:hAnsi="Century Gothic" w:hint="eastAsia"/>
                      <w:sz w:val="20"/>
                      <w:szCs w:val="20"/>
                    </w:rPr>
                    <w:t>)</w:t>
                  </w:r>
                  <w:r>
                    <w:rPr>
                      <w:rFonts w:ascii="Century Gothic" w:eastAsia="微軟正黑體" w:hAnsi="Century Gothic" w:hint="eastAsia"/>
                      <w:sz w:val="20"/>
                      <w:szCs w:val="20"/>
                    </w:rPr>
                    <w:t>：關閉燈箱，返回信用卡頁</w:t>
                  </w:r>
                </w:p>
              </w:tc>
            </w:tr>
            <w:tr w:rsidR="00453EF5" w:rsidRPr="00DA0802" w14:paraId="15D259FB" w14:textId="77777777" w:rsidTr="00A31065">
              <w:tc>
                <w:tcPr>
                  <w:tcW w:w="1948" w:type="dxa"/>
                  <w:shd w:val="clear" w:color="auto" w:fill="D9D9D9" w:themeFill="background1" w:themeFillShade="D9"/>
                  <w:vAlign w:val="center"/>
                </w:tcPr>
                <w:p w14:paraId="2BF466D2" w14:textId="77777777" w:rsidR="00453EF5" w:rsidRDefault="00453EF5" w:rsidP="00453EF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檢核正確</w:t>
                  </w:r>
                </w:p>
              </w:tc>
              <w:tc>
                <w:tcPr>
                  <w:tcW w:w="3827" w:type="dxa"/>
                  <w:shd w:val="clear" w:color="auto" w:fill="D9D9D9" w:themeFill="background1" w:themeFillShade="D9"/>
                </w:tcPr>
                <w:p w14:paraId="5A1940A8" w14:textId="212C1884" w:rsidR="00453EF5" w:rsidRPr="00F10D4E" w:rsidRDefault="00E21570" w:rsidP="00453EF5">
                  <w:pPr>
                    <w:spacing w:line="0" w:lineRule="atLeast"/>
                    <w:rPr>
                      <w:rFonts w:ascii="Century Gothic" w:eastAsia="微軟正黑體" w:hAnsi="Century Gothic"/>
                      <w:sz w:val="20"/>
                      <w:szCs w:val="20"/>
                    </w:rPr>
                  </w:pPr>
                  <w:r w:rsidRPr="00E21570">
                    <w:rPr>
                      <w:rFonts w:ascii="Century Gothic" w:eastAsia="微軟正黑體" w:hAnsi="Century Gothic" w:hint="eastAsia"/>
                      <w:sz w:val="20"/>
                      <w:szCs w:val="20"/>
                      <w:highlight w:val="green"/>
                    </w:rPr>
                    <w:t>燈箱</w:t>
                  </w:r>
                </w:p>
              </w:tc>
            </w:tr>
            <w:tr w:rsidR="00453EF5" w:rsidRPr="00DA0802" w14:paraId="3177B9AA" w14:textId="77777777" w:rsidTr="00A31065">
              <w:tc>
                <w:tcPr>
                  <w:tcW w:w="1948" w:type="dxa"/>
                </w:tcPr>
                <w:p w14:paraId="41D2A9B5" w14:textId="2719668A" w:rsidR="00453EF5" w:rsidRDefault="00453EF5" w:rsidP="00453EF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啟用正確</w:t>
                  </w:r>
                </w:p>
              </w:tc>
              <w:tc>
                <w:tcPr>
                  <w:tcW w:w="3827" w:type="dxa"/>
                </w:tcPr>
                <w:p w14:paraId="12532E60" w14:textId="18BB3909" w:rsidR="00453EF5" w:rsidRDefault="00453EF5" w:rsidP="00453EF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標題：啟用成功</w:t>
                  </w:r>
                </w:p>
                <w:p w14:paraId="35A0FF98" w14:textId="1CFEE7B6" w:rsidR="00453EF5" w:rsidRDefault="00453EF5" w:rsidP="00453EF5">
                  <w:pPr>
                    <w:spacing w:line="0" w:lineRule="atLeast"/>
                    <w:rPr>
                      <w:rFonts w:ascii="Century Gothic" w:eastAsia="微軟正黑體" w:hAnsi="Century Gothic"/>
                      <w:sz w:val="20"/>
                      <w:szCs w:val="20"/>
                    </w:rPr>
                  </w:pPr>
                  <w:r w:rsidRPr="009A5032">
                    <w:rPr>
                      <w:rFonts w:ascii="Century Gothic" w:eastAsia="微軟正黑體" w:hAnsi="Century Gothic" w:hint="eastAsia"/>
                      <w:sz w:val="20"/>
                      <w:szCs w:val="20"/>
                    </w:rPr>
                    <w:t>內容</w:t>
                  </w:r>
                  <w:r>
                    <w:rPr>
                      <w:rFonts w:ascii="Century Gothic" w:eastAsia="微軟正黑體" w:hAnsi="Century Gothic" w:hint="eastAsia"/>
                      <w:sz w:val="20"/>
                      <w:szCs w:val="20"/>
                    </w:rPr>
                    <w:t>：刷卡消費輕鬆管理</w:t>
                  </w:r>
                </w:p>
                <w:p w14:paraId="49C54F15" w14:textId="7C7A4720" w:rsidR="00453EF5" w:rsidRPr="00F10D4E" w:rsidRDefault="00453EF5" w:rsidP="00453EF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確定</w:t>
                  </w:r>
                  <w:r>
                    <w:rPr>
                      <w:rFonts w:ascii="Century Gothic" w:eastAsia="微軟正黑體" w:hAnsi="Century Gothic" w:hint="eastAsia"/>
                      <w:sz w:val="20"/>
                      <w:szCs w:val="20"/>
                    </w:rPr>
                    <w:t>(</w:t>
                  </w:r>
                  <w:proofErr w:type="spellStart"/>
                  <w:r>
                    <w:rPr>
                      <w:rFonts w:ascii="Century Gothic" w:eastAsia="微軟正黑體" w:hAnsi="Century Gothic"/>
                      <w:sz w:val="20"/>
                      <w:szCs w:val="20"/>
                    </w:rPr>
                    <w:t>btn</w:t>
                  </w:r>
                  <w:proofErr w:type="spellEnd"/>
                  <w:r>
                    <w:rPr>
                      <w:rFonts w:ascii="Century Gothic" w:eastAsia="微軟正黑體" w:hAnsi="Century Gothic" w:hint="eastAsia"/>
                      <w:sz w:val="20"/>
                      <w:szCs w:val="20"/>
                    </w:rPr>
                    <w:t>)</w:t>
                  </w:r>
                  <w:r>
                    <w:rPr>
                      <w:rFonts w:ascii="Century Gothic" w:eastAsia="微軟正黑體" w:hAnsi="Century Gothic" w:hint="eastAsia"/>
                      <w:sz w:val="20"/>
                      <w:szCs w:val="20"/>
                    </w:rPr>
                    <w:t>：關閉燈箱，返回信用卡頁</w:t>
                  </w:r>
                </w:p>
              </w:tc>
            </w:tr>
          </w:tbl>
          <w:p w14:paraId="134A0EFD" w14:textId="2D0348C4" w:rsidR="00453EF5" w:rsidRDefault="00453EF5" w:rsidP="00453EF5">
            <w:pPr>
              <w:pStyle w:val="af5"/>
              <w:spacing w:line="0" w:lineRule="atLeast"/>
              <w:ind w:leftChars="0"/>
              <w:rPr>
                <w:rFonts w:ascii="Century Gothic" w:eastAsia="微軟正黑體" w:hAnsi="Century Gothic"/>
                <w:sz w:val="22"/>
              </w:rPr>
            </w:pPr>
          </w:p>
        </w:tc>
      </w:tr>
      <w:tr w:rsidR="00453EF5" w14:paraId="5124DF8F" w14:textId="77777777" w:rsidTr="00A31065">
        <w:tblPrEx>
          <w:tblCellMar>
            <w:left w:w="28" w:type="dxa"/>
            <w:right w:w="28" w:type="dxa"/>
          </w:tblCellMar>
        </w:tblPrEx>
        <w:trPr>
          <w:trHeight w:val="353"/>
        </w:trPr>
        <w:tc>
          <w:tcPr>
            <w:tcW w:w="2607" w:type="dxa"/>
            <w:vMerge/>
          </w:tcPr>
          <w:p w14:paraId="423281EB" w14:textId="77777777" w:rsidR="00453EF5" w:rsidRDefault="00453EF5" w:rsidP="00453EF5">
            <w:pPr>
              <w:spacing w:line="0" w:lineRule="atLeast"/>
              <w:rPr>
                <w:noProof/>
              </w:rPr>
            </w:pPr>
          </w:p>
        </w:tc>
        <w:tc>
          <w:tcPr>
            <w:tcW w:w="1273" w:type="dxa"/>
          </w:tcPr>
          <w:p w14:paraId="26AED975" w14:textId="50069768" w:rsidR="00453EF5" w:rsidRDefault="00453EF5" w:rsidP="00453EF5">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5856" w:type="dxa"/>
          </w:tcPr>
          <w:p w14:paraId="1CD9231D" w14:textId="27EB51AA" w:rsidR="00453EF5" w:rsidRDefault="00453EF5" w:rsidP="0039272F">
            <w:pPr>
              <w:pStyle w:val="af5"/>
              <w:numPr>
                <w:ilvl w:val="0"/>
                <w:numId w:val="22"/>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：返回「信用卡管理頁」</w:t>
            </w:r>
          </w:p>
        </w:tc>
      </w:tr>
      <w:tr w:rsidR="006A2697" w14:paraId="16BEFCBB" w14:textId="77777777" w:rsidTr="00A31065">
        <w:tblPrEx>
          <w:tblCellMar>
            <w:left w:w="28" w:type="dxa"/>
            <w:right w:w="28" w:type="dxa"/>
          </w:tblCellMar>
        </w:tblPrEx>
        <w:trPr>
          <w:trHeight w:val="353"/>
        </w:trPr>
        <w:tc>
          <w:tcPr>
            <w:tcW w:w="2607" w:type="dxa"/>
            <w:vMerge/>
          </w:tcPr>
          <w:p w14:paraId="4230DB2E" w14:textId="77777777" w:rsidR="006A2697" w:rsidRDefault="006A2697" w:rsidP="00A31065">
            <w:pPr>
              <w:spacing w:line="0" w:lineRule="atLeast"/>
              <w:rPr>
                <w:noProof/>
              </w:rPr>
            </w:pPr>
          </w:p>
        </w:tc>
        <w:tc>
          <w:tcPr>
            <w:tcW w:w="1273" w:type="dxa"/>
          </w:tcPr>
          <w:p w14:paraId="67555D35" w14:textId="503FE7C6" w:rsidR="006A2697" w:rsidRPr="00C951E1" w:rsidRDefault="00453EF5" w:rsidP="00A31065">
            <w:pPr>
              <w:spacing w:line="0" w:lineRule="atLeast"/>
              <w:rPr>
                <w:rFonts w:ascii="Century Gothic" w:eastAsia="微軟正黑體" w:hAnsi="Century Gothic"/>
                <w:sz w:val="22"/>
              </w:rPr>
            </w:pPr>
            <w:r>
              <w:rPr>
                <w:rFonts w:ascii="Century Gothic" w:eastAsia="微軟正黑體" w:hAnsi="Century Gothic" w:hint="eastAsia"/>
                <w:sz w:val="22"/>
              </w:rPr>
              <w:t>注意事項</w:t>
            </w:r>
          </w:p>
        </w:tc>
        <w:tc>
          <w:tcPr>
            <w:tcW w:w="5856" w:type="dxa"/>
          </w:tcPr>
          <w:p w14:paraId="4A79F1A3" w14:textId="77777777" w:rsidR="00453EF5" w:rsidRDefault="00453EF5" w:rsidP="0039272F">
            <w:pPr>
              <w:pStyle w:val="af5"/>
              <w:numPr>
                <w:ilvl w:val="0"/>
                <w:numId w:val="21"/>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p>
          <w:p w14:paraId="1FEEBA7E" w14:textId="69D27907" w:rsidR="00453EF5" w:rsidRPr="00453EF5" w:rsidRDefault="00453EF5" w:rsidP="00453EF5">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(1) </w:t>
            </w:r>
            <w:r w:rsidRPr="00453EF5">
              <w:rPr>
                <w:rFonts w:ascii="Century Gothic" w:eastAsia="微軟正黑體" w:hAnsi="Century Gothic" w:hint="eastAsia"/>
                <w:sz w:val="22"/>
              </w:rPr>
              <w:t>為保障您的用卡安全，優先啟用碼自</w:t>
            </w:r>
            <w:proofErr w:type="gramStart"/>
            <w:r w:rsidRPr="00453EF5">
              <w:rPr>
                <w:rFonts w:ascii="Century Gothic" w:eastAsia="微軟正黑體" w:hAnsi="Century Gothic" w:hint="eastAsia"/>
                <w:sz w:val="22"/>
              </w:rPr>
              <w:t>核卡日起</w:t>
            </w:r>
            <w:proofErr w:type="gramEnd"/>
            <w:r w:rsidRPr="00453EF5">
              <w:rPr>
                <w:rFonts w:ascii="Century Gothic" w:eastAsia="微軟正黑體" w:hAnsi="Century Gothic" w:hint="eastAsia"/>
                <w:sz w:val="22"/>
              </w:rPr>
              <w:t>有效期間</w:t>
            </w:r>
            <w:r w:rsidRPr="00453EF5">
              <w:rPr>
                <w:rFonts w:ascii="Century Gothic" w:eastAsia="微軟正黑體" w:hAnsi="Century Gothic" w:hint="eastAsia"/>
                <w:sz w:val="22"/>
              </w:rPr>
              <w:t>30</w:t>
            </w:r>
            <w:r w:rsidRPr="00453EF5">
              <w:rPr>
                <w:rFonts w:ascii="Century Gothic" w:eastAsia="微軟正黑體" w:hAnsi="Century Gothic" w:hint="eastAsia"/>
                <w:sz w:val="22"/>
              </w:rPr>
              <w:t>天，請於收到實體卡立即開卡並於卡片背面簽名。</w:t>
            </w:r>
          </w:p>
          <w:p w14:paraId="247538A2" w14:textId="77777777" w:rsidR="00453EF5" w:rsidRPr="00453EF5" w:rsidRDefault="00453EF5" w:rsidP="00453EF5">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(2) </w:t>
            </w:r>
            <w:r w:rsidRPr="00453EF5">
              <w:rPr>
                <w:rFonts w:ascii="Century Gothic" w:eastAsia="微軟正黑體" w:hAnsi="Century Gothic" w:hint="eastAsia"/>
                <w:sz w:val="22"/>
              </w:rPr>
              <w:t>優先啟用碼適用指定商店的一般及分期付款網路交易或裝載</w:t>
            </w:r>
            <w:r w:rsidRPr="00453EF5">
              <w:rPr>
                <w:rFonts w:ascii="Century Gothic" w:eastAsia="微軟正黑體" w:hAnsi="Century Gothic" w:hint="eastAsia"/>
                <w:sz w:val="22"/>
              </w:rPr>
              <w:t>Apple Pay</w:t>
            </w:r>
            <w:r w:rsidRPr="00453EF5">
              <w:rPr>
                <w:rFonts w:ascii="Century Gothic" w:eastAsia="微軟正黑體" w:hAnsi="Century Gothic" w:hint="eastAsia"/>
                <w:sz w:val="22"/>
              </w:rPr>
              <w:t>、</w:t>
            </w:r>
            <w:r w:rsidRPr="00453EF5">
              <w:rPr>
                <w:rFonts w:ascii="Century Gothic" w:eastAsia="微軟正黑體" w:hAnsi="Century Gothic" w:hint="eastAsia"/>
                <w:sz w:val="22"/>
              </w:rPr>
              <w:t>Google Pay</w:t>
            </w:r>
            <w:r w:rsidRPr="00453EF5">
              <w:rPr>
                <w:rFonts w:ascii="Century Gothic" w:eastAsia="微軟正黑體" w:hAnsi="Century Gothic" w:hint="eastAsia"/>
                <w:sz w:val="22"/>
              </w:rPr>
              <w:t>感應式交易。</w:t>
            </w:r>
          </w:p>
          <w:p w14:paraId="400A75EB" w14:textId="77777777" w:rsidR="00453EF5" w:rsidRPr="00453EF5" w:rsidRDefault="00453EF5" w:rsidP="00453EF5">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(3) </w:t>
            </w:r>
            <w:r w:rsidRPr="00453EF5">
              <w:rPr>
                <w:rFonts w:ascii="Century Gothic" w:eastAsia="微軟正黑體" w:hAnsi="Century Gothic" w:hint="eastAsia"/>
                <w:sz w:val="22"/>
              </w:rPr>
              <w:t>申請人同意妥善保管優先啟用碼，如有遺失、被竊、盜用情事時，請儘速以電話方式通知貴行，掛失手續費依規定辦理收費，因可歸責於申請人之事由致啟用碼外</w:t>
            </w:r>
            <w:proofErr w:type="gramStart"/>
            <w:r w:rsidRPr="00453EF5">
              <w:rPr>
                <w:rFonts w:ascii="Century Gothic" w:eastAsia="微軟正黑體" w:hAnsi="Century Gothic" w:hint="eastAsia"/>
                <w:sz w:val="22"/>
              </w:rPr>
              <w:t>洩</w:t>
            </w:r>
            <w:proofErr w:type="gramEnd"/>
            <w:r w:rsidRPr="00453EF5">
              <w:rPr>
                <w:rFonts w:ascii="Century Gothic" w:eastAsia="微軟正黑體" w:hAnsi="Century Gothic" w:hint="eastAsia"/>
                <w:sz w:val="22"/>
              </w:rPr>
              <w:t>時申請人自負冒用損失。</w:t>
            </w:r>
          </w:p>
          <w:p w14:paraId="6C5A94C1" w14:textId="77777777" w:rsidR="00453EF5" w:rsidRPr="00453EF5" w:rsidRDefault="00453EF5" w:rsidP="00453EF5">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(4) </w:t>
            </w:r>
            <w:r w:rsidRPr="00453EF5">
              <w:rPr>
                <w:rFonts w:ascii="Century Gothic" w:eastAsia="微軟正黑體" w:hAnsi="Century Gothic" w:hint="eastAsia"/>
                <w:sz w:val="22"/>
              </w:rPr>
              <w:t>若您無立即刷卡需求，請勿完成啟用程序，收到實體卡片後再開卡使用。</w:t>
            </w:r>
          </w:p>
          <w:p w14:paraId="50E5B0DD" w14:textId="6A09AEE4" w:rsidR="006A2697" w:rsidRDefault="00453EF5" w:rsidP="00453EF5">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(5) </w:t>
            </w:r>
            <w:r w:rsidRPr="00453EF5">
              <w:rPr>
                <w:rFonts w:ascii="Century Gothic" w:eastAsia="微軟正黑體" w:hAnsi="Century Gothic" w:hint="eastAsia"/>
                <w:sz w:val="22"/>
              </w:rPr>
              <w:t>如有任何使用疑問，請致電</w:t>
            </w:r>
            <w:r w:rsidRPr="00453EF5">
              <w:rPr>
                <w:rFonts w:ascii="Century Gothic" w:eastAsia="微軟正黑體" w:hAnsi="Century Gothic" w:hint="eastAsia"/>
                <w:sz w:val="22"/>
              </w:rPr>
              <w:t>02-2528-7766</w:t>
            </w:r>
            <w:r w:rsidRPr="00453EF5">
              <w:rPr>
                <w:rFonts w:ascii="Century Gothic" w:eastAsia="微軟正黑體" w:hAnsi="Century Gothic" w:hint="eastAsia"/>
                <w:sz w:val="22"/>
              </w:rPr>
              <w:t>轉接專人為您辦理。</w:t>
            </w:r>
          </w:p>
        </w:tc>
      </w:tr>
    </w:tbl>
    <w:p w14:paraId="37F261BC" w14:textId="193C5924" w:rsidR="006A2697" w:rsidRDefault="006A2697" w:rsidP="006A2697">
      <w:pPr>
        <w:pStyle w:val="af5"/>
        <w:spacing w:line="0" w:lineRule="atLeast"/>
        <w:ind w:leftChars="0" w:left="482"/>
        <w:outlineLvl w:val="3"/>
        <w:rPr>
          <w:rFonts w:ascii="Century Gothic" w:eastAsia="微軟正黑體" w:hAnsi="Century Gothic"/>
          <w:sz w:val="22"/>
        </w:rPr>
      </w:pPr>
    </w:p>
    <w:p w14:paraId="7399E7B4" w14:textId="33E01DDC" w:rsidR="00453EF5" w:rsidRDefault="00453EF5" w:rsidP="0039272F">
      <w:pPr>
        <w:pStyle w:val="af5"/>
        <w:numPr>
          <w:ilvl w:val="0"/>
          <w:numId w:val="8"/>
        </w:numPr>
        <w:spacing w:line="0" w:lineRule="atLeast"/>
        <w:ind w:leftChars="0" w:left="482" w:hanging="482"/>
        <w:outlineLvl w:val="3"/>
        <w:rPr>
          <w:rFonts w:ascii="Century Gothic" w:eastAsia="微軟正黑體" w:hAnsi="Century Gothic"/>
          <w:sz w:val="22"/>
        </w:rPr>
      </w:pPr>
      <w:r>
        <w:rPr>
          <w:rFonts w:ascii="Century Gothic" w:eastAsia="微軟正黑體" w:hAnsi="Century Gothic" w:hint="eastAsia"/>
          <w:sz w:val="22"/>
        </w:rPr>
        <w:t>立即開卡</w:t>
      </w:r>
    </w:p>
    <w:p w14:paraId="725AD5E7" w14:textId="5C2158D1" w:rsidR="00453EF5" w:rsidRDefault="00453EF5" w:rsidP="00453EF5">
      <w:pPr>
        <w:pStyle w:val="af5"/>
        <w:spacing w:line="0" w:lineRule="atLeast"/>
        <w:ind w:leftChars="0" w:left="482"/>
        <w:outlineLvl w:val="3"/>
        <w:rPr>
          <w:rFonts w:ascii="Century Gothic" w:eastAsia="微軟正黑體" w:hAnsi="Century Gothic"/>
          <w:sz w:val="22"/>
        </w:rPr>
      </w:pPr>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乙</w:t>
      </w:r>
      <w:r w:rsidR="00A31065">
        <w:rPr>
          <w:rFonts w:ascii="Century Gothic" w:eastAsia="微軟正黑體" w:hAnsi="Century Gothic" w:hint="eastAsia"/>
          <w:sz w:val="22"/>
        </w:rPr>
        <w:t>丙丁</w:t>
      </w:r>
      <w:r>
        <w:rPr>
          <w:rFonts w:ascii="Century Gothic" w:eastAsia="微軟正黑體" w:hAnsi="Century Gothic" w:hint="eastAsia"/>
          <w:sz w:val="22"/>
        </w:rPr>
        <w:t>狀態</w:t>
      </w:r>
      <w:r>
        <w:rPr>
          <w:rFonts w:ascii="Century Gothic" w:eastAsia="微軟正黑體" w:hAnsi="Century Gothic" w:hint="eastAsia"/>
          <w:sz w:val="22"/>
        </w:rPr>
        <w:t>)-</w:t>
      </w:r>
      <w:r w:rsidR="00A31065">
        <w:rPr>
          <w:rFonts w:ascii="Century Gothic" w:eastAsia="微軟正黑體" w:hAnsi="Century Gothic" w:hint="eastAsia"/>
          <w:sz w:val="22"/>
        </w:rPr>
        <w:t>立即開卡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7"/>
        <w:gridCol w:w="1273"/>
        <w:gridCol w:w="5856"/>
      </w:tblGrid>
      <w:tr w:rsidR="00453EF5" w14:paraId="0BEFEC91" w14:textId="77777777" w:rsidTr="00A31065">
        <w:trPr>
          <w:trHeight w:val="80"/>
        </w:trPr>
        <w:tc>
          <w:tcPr>
            <w:tcW w:w="2607" w:type="dxa"/>
            <w:shd w:val="clear" w:color="auto" w:fill="D9D9D9" w:themeFill="background1" w:themeFillShade="D9"/>
          </w:tcPr>
          <w:p w14:paraId="21CD0651" w14:textId="1106505F" w:rsidR="00453EF5" w:rsidRDefault="00195141" w:rsidP="00A31065">
            <w:pPr>
              <w:spacing w:line="0" w:lineRule="atLeast"/>
              <w:jc w:val="center"/>
              <w:rPr>
                <w:rFonts w:ascii="Century Gothic" w:eastAsia="微軟正黑體" w:hAnsi="Century Gothic"/>
                <w:sz w:val="22"/>
              </w:rPr>
            </w:pPr>
            <w:r>
              <w:rPr>
                <w:rFonts w:ascii="Century Gothic" w:eastAsia="微軟正黑體" w:hAnsi="Century Gothic" w:hint="eastAsia"/>
                <w:sz w:val="22"/>
              </w:rPr>
              <w:t>立即開卡</w:t>
            </w:r>
          </w:p>
        </w:tc>
        <w:tc>
          <w:tcPr>
            <w:tcW w:w="1273" w:type="dxa"/>
            <w:shd w:val="clear" w:color="auto" w:fill="D9D9D9" w:themeFill="background1" w:themeFillShade="D9"/>
          </w:tcPr>
          <w:p w14:paraId="51780D98" w14:textId="77777777" w:rsidR="00453EF5" w:rsidRDefault="00453EF5" w:rsidP="00A31065">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5856" w:type="dxa"/>
            <w:shd w:val="clear" w:color="auto" w:fill="D9D9D9" w:themeFill="background1" w:themeFillShade="D9"/>
          </w:tcPr>
          <w:p w14:paraId="05AE5498" w14:textId="77777777" w:rsidR="00453EF5" w:rsidRDefault="00453EF5" w:rsidP="00A31065">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53EF5" w14:paraId="260FE240" w14:textId="77777777" w:rsidTr="00A31065">
        <w:tblPrEx>
          <w:tblCellMar>
            <w:left w:w="28" w:type="dxa"/>
            <w:right w:w="28" w:type="dxa"/>
          </w:tblCellMar>
        </w:tblPrEx>
        <w:trPr>
          <w:trHeight w:val="353"/>
        </w:trPr>
        <w:tc>
          <w:tcPr>
            <w:tcW w:w="2607" w:type="dxa"/>
            <w:vMerge w:val="restart"/>
          </w:tcPr>
          <w:p w14:paraId="0E5323A3" w14:textId="0C2D3EA7" w:rsidR="00453EF5" w:rsidRDefault="00A31065" w:rsidP="00A31065">
            <w:pPr>
              <w:spacing w:line="0" w:lineRule="atLeast"/>
              <w:rPr>
                <w:rFonts w:ascii="Century Gothic" w:eastAsia="微軟正黑體" w:hAnsi="Century Gothic"/>
                <w:sz w:val="22"/>
              </w:rPr>
            </w:pPr>
            <w:r>
              <w:rPr>
                <w:rFonts w:ascii="Century Gothic" w:eastAsia="微軟正黑體" w:hAnsi="Century Gothic"/>
                <w:noProof/>
                <w:sz w:val="22"/>
              </w:rPr>
              <w:drawing>
                <wp:inline distT="0" distB="0" distL="0" distR="0" wp14:anchorId="3EC9543A" wp14:editId="7A8A8540">
                  <wp:extent cx="1584000" cy="3326543"/>
                  <wp:effectExtent l="0" t="0" r="0"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4000" cy="3326543"/>
                          </a:xfrm>
                          <a:prstGeom prst="rect">
                            <a:avLst/>
                          </a:prstGeom>
                          <a:noFill/>
                        </pic:spPr>
                      </pic:pic>
                    </a:graphicData>
                  </a:graphic>
                </wp:inline>
              </w:drawing>
            </w:r>
          </w:p>
        </w:tc>
        <w:tc>
          <w:tcPr>
            <w:tcW w:w="1273" w:type="dxa"/>
          </w:tcPr>
          <w:p w14:paraId="268AD718" w14:textId="245B1A9D" w:rsidR="00453EF5" w:rsidRDefault="00A31065" w:rsidP="00A31065">
            <w:pPr>
              <w:spacing w:line="0" w:lineRule="atLeast"/>
              <w:rPr>
                <w:noProof/>
              </w:rPr>
            </w:pPr>
            <w:r>
              <w:rPr>
                <w:rFonts w:ascii="Century Gothic" w:eastAsia="微軟正黑體" w:hAnsi="Century Gothic" w:hint="eastAsia"/>
                <w:sz w:val="22"/>
              </w:rPr>
              <w:t>卡號</w:t>
            </w:r>
          </w:p>
        </w:tc>
        <w:tc>
          <w:tcPr>
            <w:tcW w:w="5856" w:type="dxa"/>
          </w:tcPr>
          <w:p w14:paraId="07E63870" w14:textId="5A4A1C57" w:rsidR="00453EF5" w:rsidRPr="00A31065" w:rsidRDefault="00A31065" w:rsidP="0039272F">
            <w:pPr>
              <w:pStyle w:val="af5"/>
              <w:numPr>
                <w:ilvl w:val="0"/>
                <w:numId w:val="23"/>
              </w:numPr>
              <w:spacing w:line="0" w:lineRule="atLeast"/>
              <w:ind w:leftChars="0"/>
              <w:rPr>
                <w:rFonts w:ascii="Century Gothic" w:eastAsia="微軟正黑體" w:hAnsi="Century Gothic"/>
                <w:sz w:val="22"/>
              </w:rPr>
            </w:pPr>
            <w:r>
              <w:rPr>
                <w:rFonts w:ascii="Century Gothic" w:eastAsia="微軟正黑體" w:hAnsi="Century Gothic" w:hint="eastAsia"/>
                <w:sz w:val="22"/>
              </w:rPr>
              <w:t>帶入：此卡片卡號，</w:t>
            </w:r>
            <w:proofErr w:type="gramStart"/>
            <w:r>
              <w:rPr>
                <w:rFonts w:ascii="Century Gothic" w:eastAsia="微軟正黑體" w:hAnsi="Century Gothic" w:hint="eastAsia"/>
                <w:sz w:val="22"/>
              </w:rPr>
              <w:t>隱碼前</w:t>
            </w:r>
            <w:proofErr w:type="gramEnd"/>
            <w:r>
              <w:rPr>
                <w:rFonts w:ascii="Century Gothic" w:eastAsia="微軟正黑體" w:hAnsi="Century Gothic" w:hint="eastAsia"/>
                <w:sz w:val="22"/>
              </w:rPr>
              <w:t>6</w:t>
            </w:r>
            <w:r>
              <w:rPr>
                <w:rFonts w:ascii="Century Gothic" w:eastAsia="微軟正黑體" w:hAnsi="Century Gothic" w:hint="eastAsia"/>
                <w:sz w:val="22"/>
              </w:rPr>
              <w:t>後</w:t>
            </w:r>
            <w:r>
              <w:rPr>
                <w:rFonts w:ascii="Century Gothic" w:eastAsia="微軟正黑體" w:hAnsi="Century Gothic" w:hint="eastAsia"/>
                <w:sz w:val="22"/>
              </w:rPr>
              <w:t>4</w:t>
            </w:r>
            <w:r>
              <w:rPr>
                <w:rFonts w:ascii="Century Gothic" w:eastAsia="微軟正黑體" w:hAnsi="Century Gothic" w:hint="eastAsia"/>
                <w:sz w:val="22"/>
              </w:rPr>
              <w:t>，</w:t>
            </w:r>
            <w:r w:rsidRPr="00453EF5">
              <w:rPr>
                <w:rFonts w:ascii="Century Gothic" w:eastAsia="微軟正黑體" w:hAnsi="Century Gothic" w:hint="eastAsia"/>
                <w:sz w:val="22"/>
              </w:rPr>
              <w:t>加眼睛檢視</w:t>
            </w:r>
            <w:r>
              <w:rPr>
                <w:rFonts w:ascii="Century Gothic" w:eastAsia="微軟正黑體" w:hAnsi="Century Gothic" w:hint="eastAsia"/>
                <w:sz w:val="22"/>
              </w:rPr>
              <w:t>，不可編輯</w:t>
            </w:r>
          </w:p>
        </w:tc>
      </w:tr>
      <w:tr w:rsidR="00453EF5" w14:paraId="290292F7" w14:textId="77777777" w:rsidTr="00A31065">
        <w:tblPrEx>
          <w:tblCellMar>
            <w:left w:w="28" w:type="dxa"/>
            <w:right w:w="28" w:type="dxa"/>
          </w:tblCellMar>
        </w:tblPrEx>
        <w:trPr>
          <w:trHeight w:val="353"/>
        </w:trPr>
        <w:tc>
          <w:tcPr>
            <w:tcW w:w="2607" w:type="dxa"/>
            <w:vMerge/>
          </w:tcPr>
          <w:p w14:paraId="4A67889E" w14:textId="77777777" w:rsidR="00453EF5" w:rsidRDefault="00453EF5" w:rsidP="00A31065">
            <w:pPr>
              <w:spacing w:line="0" w:lineRule="atLeast"/>
              <w:rPr>
                <w:noProof/>
              </w:rPr>
            </w:pPr>
          </w:p>
        </w:tc>
        <w:tc>
          <w:tcPr>
            <w:tcW w:w="1273" w:type="dxa"/>
          </w:tcPr>
          <w:p w14:paraId="00F0E74D" w14:textId="2EC60DCB" w:rsidR="00453EF5" w:rsidRPr="00D35155" w:rsidRDefault="00A31065" w:rsidP="00A31065">
            <w:pPr>
              <w:spacing w:line="0" w:lineRule="atLeast"/>
              <w:rPr>
                <w:rFonts w:ascii="Century Gothic" w:eastAsia="微軟正黑體" w:hAnsi="Century Gothic"/>
                <w:sz w:val="22"/>
              </w:rPr>
            </w:pPr>
            <w:r>
              <w:rPr>
                <w:rFonts w:ascii="Century Gothic" w:eastAsia="微軟正黑體" w:hAnsi="Century Gothic" w:hint="eastAsia"/>
                <w:sz w:val="22"/>
              </w:rPr>
              <w:t>有效期限</w:t>
            </w: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5856" w:type="dxa"/>
          </w:tcPr>
          <w:p w14:paraId="1B710DB6" w14:textId="77777777" w:rsidR="00A31065" w:rsidRDefault="00A31065" w:rsidP="0039272F">
            <w:pPr>
              <w:pStyle w:val="af5"/>
              <w:numPr>
                <w:ilvl w:val="0"/>
                <w:numId w:val="24"/>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月</w:t>
            </w:r>
            <w:r>
              <w:rPr>
                <w:rFonts w:ascii="Century Gothic" w:eastAsia="微軟正黑體" w:hAnsi="Century Gothic" w:hint="eastAsia"/>
                <w:sz w:val="22"/>
              </w:rPr>
              <w:t>/</w:t>
            </w:r>
            <w:r>
              <w:rPr>
                <w:rFonts w:ascii="Century Gothic" w:eastAsia="微軟正黑體" w:hAnsi="Century Gothic" w:hint="eastAsia"/>
                <w:sz w:val="22"/>
              </w:rPr>
              <w:t>年</w:t>
            </w:r>
          </w:p>
          <w:p w14:paraId="5DF206FA" w14:textId="55D41F2E" w:rsidR="00453EF5" w:rsidRPr="00A31065" w:rsidRDefault="00A31065" w:rsidP="0039272F">
            <w:pPr>
              <w:pStyle w:val="af5"/>
              <w:numPr>
                <w:ilvl w:val="0"/>
                <w:numId w:val="24"/>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w:t>
            </w:r>
            <w:proofErr w:type="gramStart"/>
            <w:r>
              <w:rPr>
                <w:rFonts w:ascii="Century Gothic" w:eastAsia="微軟正黑體" w:hAnsi="Century Gothic" w:hint="eastAsia"/>
                <w:sz w:val="22"/>
              </w:rPr>
              <w:t>每欄限</w:t>
            </w:r>
            <w:proofErr w:type="gramEnd"/>
            <w:r>
              <w:rPr>
                <w:rFonts w:ascii="Century Gothic" w:eastAsia="微軟正黑體" w:hAnsi="Century Gothic" w:hint="eastAsia"/>
                <w:sz w:val="22"/>
              </w:rPr>
              <w:t>2</w:t>
            </w:r>
            <w:r>
              <w:rPr>
                <w:rFonts w:ascii="Century Gothic" w:eastAsia="微軟正黑體" w:hAnsi="Century Gothic" w:hint="eastAsia"/>
                <w:sz w:val="22"/>
              </w:rPr>
              <w:t>碼數字，</w:t>
            </w:r>
            <w:r w:rsidRPr="00A31065">
              <w:rPr>
                <w:rFonts w:ascii="Century Gothic" w:eastAsia="微軟正黑體" w:hAnsi="Century Gothic" w:hint="eastAsia"/>
                <w:sz w:val="22"/>
              </w:rPr>
              <w:t>輸入</w:t>
            </w:r>
            <w:r w:rsidRPr="00A31065">
              <w:rPr>
                <w:rFonts w:ascii="Century Gothic" w:eastAsia="微軟正黑體" w:hAnsi="Century Gothic" w:hint="eastAsia"/>
                <w:sz w:val="22"/>
              </w:rPr>
              <w:t>2</w:t>
            </w:r>
            <w:r w:rsidRPr="00A31065">
              <w:rPr>
                <w:rFonts w:ascii="Century Gothic" w:eastAsia="微軟正黑體" w:hAnsi="Century Gothic" w:hint="eastAsia"/>
                <w:sz w:val="22"/>
              </w:rPr>
              <w:t>位數後自動跳下一欄</w:t>
            </w:r>
            <w:r>
              <w:rPr>
                <w:rFonts w:ascii="Century Gothic" w:eastAsia="微軟正黑體" w:hAnsi="Century Gothic" w:hint="eastAsia"/>
                <w:sz w:val="22"/>
              </w:rPr>
              <w:t>，不得複製貼上</w:t>
            </w:r>
          </w:p>
        </w:tc>
      </w:tr>
      <w:tr w:rsidR="00A31065" w14:paraId="7819081D" w14:textId="77777777" w:rsidTr="00A31065">
        <w:tblPrEx>
          <w:tblCellMar>
            <w:left w:w="28" w:type="dxa"/>
            <w:right w:w="28" w:type="dxa"/>
          </w:tblCellMar>
        </w:tblPrEx>
        <w:trPr>
          <w:trHeight w:val="353"/>
        </w:trPr>
        <w:tc>
          <w:tcPr>
            <w:tcW w:w="2607" w:type="dxa"/>
            <w:vMerge/>
          </w:tcPr>
          <w:p w14:paraId="461087E1" w14:textId="77777777" w:rsidR="00A31065" w:rsidRDefault="00A31065" w:rsidP="00A31065">
            <w:pPr>
              <w:spacing w:line="0" w:lineRule="atLeast"/>
              <w:rPr>
                <w:noProof/>
              </w:rPr>
            </w:pPr>
          </w:p>
        </w:tc>
        <w:tc>
          <w:tcPr>
            <w:tcW w:w="1273" w:type="dxa"/>
          </w:tcPr>
          <w:p w14:paraId="03398B6C" w14:textId="35A55075" w:rsidR="00A31065" w:rsidRDefault="00A31065" w:rsidP="00A31065">
            <w:pPr>
              <w:spacing w:line="0" w:lineRule="atLeast"/>
              <w:rPr>
                <w:rFonts w:ascii="Century Gothic" w:eastAsia="微軟正黑體" w:hAnsi="Century Gothic"/>
                <w:sz w:val="22"/>
              </w:rPr>
            </w:pPr>
            <w:r>
              <w:rPr>
                <w:rFonts w:ascii="Century Gothic" w:eastAsia="微軟正黑體" w:hAnsi="Century Gothic" w:hint="eastAsia"/>
                <w:sz w:val="22"/>
              </w:rPr>
              <w:t>出生年月日</w:t>
            </w: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5856" w:type="dxa"/>
          </w:tcPr>
          <w:p w14:paraId="39A47CFE" w14:textId="70A1F07C" w:rsidR="00A31065" w:rsidRDefault="00A31065" w:rsidP="0039272F">
            <w:pPr>
              <w:pStyle w:val="af5"/>
              <w:numPr>
                <w:ilvl w:val="0"/>
                <w:numId w:val="25"/>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請輸入您的出生年月日</w:t>
            </w:r>
          </w:p>
          <w:p w14:paraId="1BB1ED1D" w14:textId="76C2F386" w:rsidR="00A31065" w:rsidRDefault="00A31065" w:rsidP="0039272F">
            <w:pPr>
              <w:pStyle w:val="af5"/>
              <w:numPr>
                <w:ilvl w:val="0"/>
                <w:numId w:val="25"/>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8</w:t>
            </w:r>
            <w:r>
              <w:rPr>
                <w:rFonts w:ascii="Century Gothic" w:eastAsia="微軟正黑體" w:hAnsi="Century Gothic" w:hint="eastAsia"/>
                <w:sz w:val="22"/>
              </w:rPr>
              <w:t>碼數字，</w:t>
            </w:r>
            <w:r>
              <w:rPr>
                <w:rFonts w:ascii="Century Gothic" w:eastAsia="微軟正黑體" w:hAnsi="Century Gothic" w:hint="eastAsia"/>
                <w:sz w:val="22"/>
              </w:rPr>
              <w:t>4</w:t>
            </w:r>
            <w:r>
              <w:rPr>
                <w:rFonts w:ascii="Century Gothic" w:eastAsia="微軟正黑體" w:hAnsi="Century Gothic"/>
                <w:sz w:val="22"/>
              </w:rPr>
              <w:t>/2/2</w:t>
            </w:r>
            <w:r>
              <w:rPr>
                <w:rFonts w:ascii="Century Gothic" w:eastAsia="微軟正黑體" w:hAnsi="Century Gothic" w:hint="eastAsia"/>
                <w:sz w:val="22"/>
              </w:rPr>
              <w:t>自動鍵入斜線，不得複製貼上</w:t>
            </w:r>
          </w:p>
          <w:p w14:paraId="51A6690D" w14:textId="6C844112" w:rsidR="00A31065" w:rsidRPr="00A31065" w:rsidRDefault="00A31065" w:rsidP="0039272F">
            <w:pPr>
              <w:pStyle w:val="af5"/>
              <w:numPr>
                <w:ilvl w:val="0"/>
                <w:numId w:val="25"/>
              </w:numPr>
              <w:spacing w:line="0" w:lineRule="atLeast"/>
              <w:ind w:leftChars="0"/>
              <w:rPr>
                <w:rFonts w:ascii="Century Gothic" w:eastAsia="微軟正黑體" w:hAnsi="Century Gothic"/>
                <w:sz w:val="22"/>
              </w:rPr>
            </w:pPr>
            <w:r>
              <w:rPr>
                <w:rFonts w:ascii="Century Gothic" w:eastAsia="微軟正黑體" w:hAnsi="Century Gothic" w:hint="eastAsia"/>
                <w:sz w:val="22"/>
              </w:rPr>
              <w:t>格式檢核：須符合生日格式</w:t>
            </w:r>
          </w:p>
        </w:tc>
      </w:tr>
      <w:tr w:rsidR="00A31065" w14:paraId="7D72216D" w14:textId="77777777" w:rsidTr="00A31065">
        <w:tblPrEx>
          <w:tblCellMar>
            <w:left w:w="28" w:type="dxa"/>
            <w:right w:w="28" w:type="dxa"/>
          </w:tblCellMar>
        </w:tblPrEx>
        <w:trPr>
          <w:trHeight w:val="353"/>
        </w:trPr>
        <w:tc>
          <w:tcPr>
            <w:tcW w:w="2607" w:type="dxa"/>
            <w:vMerge/>
          </w:tcPr>
          <w:p w14:paraId="6A2B7E23" w14:textId="77777777" w:rsidR="00A31065" w:rsidRDefault="00A31065" w:rsidP="00A31065">
            <w:pPr>
              <w:spacing w:line="0" w:lineRule="atLeast"/>
              <w:rPr>
                <w:noProof/>
              </w:rPr>
            </w:pPr>
          </w:p>
        </w:tc>
        <w:tc>
          <w:tcPr>
            <w:tcW w:w="1273" w:type="dxa"/>
          </w:tcPr>
          <w:p w14:paraId="3AE49EBA" w14:textId="77777777" w:rsidR="00A31065" w:rsidRDefault="00A31065" w:rsidP="00A31065">
            <w:pPr>
              <w:spacing w:line="0" w:lineRule="atLeast"/>
              <w:rPr>
                <w:rFonts w:ascii="Century Gothic" w:eastAsia="微軟正黑體" w:hAnsi="Century Gothic"/>
                <w:sz w:val="22"/>
              </w:rPr>
            </w:pPr>
            <w:r>
              <w:rPr>
                <w:rFonts w:ascii="Century Gothic" w:eastAsia="微軟正黑體" w:hAnsi="Century Gothic" w:hint="eastAsia"/>
                <w:sz w:val="22"/>
              </w:rPr>
              <w:t>驗證碼</w:t>
            </w:r>
          </w:p>
          <w:p w14:paraId="2192FD5A" w14:textId="4DD336A8" w:rsidR="00A31065" w:rsidRDefault="00A31065" w:rsidP="00A31065">
            <w:pPr>
              <w:spacing w:line="0" w:lineRule="atLeast"/>
              <w:rPr>
                <w:rFonts w:ascii="Century Gothic" w:eastAsia="微軟正黑體" w:hAnsi="Century Gothic"/>
                <w:sz w:val="22"/>
              </w:rPr>
            </w:pP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5856" w:type="dxa"/>
          </w:tcPr>
          <w:p w14:paraId="6D0128AF" w14:textId="6366E2BA" w:rsidR="00A31065" w:rsidRDefault="00A31065" w:rsidP="0039272F">
            <w:pPr>
              <w:pStyle w:val="af5"/>
              <w:numPr>
                <w:ilvl w:val="0"/>
                <w:numId w:val="26"/>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請輸入驗證碼</w:t>
            </w:r>
          </w:p>
          <w:p w14:paraId="018B0568" w14:textId="77777777" w:rsidR="00A31065" w:rsidRDefault="00A31065" w:rsidP="0039272F">
            <w:pPr>
              <w:pStyle w:val="af5"/>
              <w:numPr>
                <w:ilvl w:val="0"/>
                <w:numId w:val="26"/>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6</w:t>
            </w:r>
            <w:r>
              <w:rPr>
                <w:rFonts w:ascii="Century Gothic" w:eastAsia="微軟正黑體" w:hAnsi="Century Gothic" w:hint="eastAsia"/>
                <w:sz w:val="22"/>
              </w:rPr>
              <w:t>碼數字</w:t>
            </w:r>
          </w:p>
          <w:p w14:paraId="1F0E2A1B" w14:textId="495C394F" w:rsidR="00A31065" w:rsidRPr="00A31065" w:rsidRDefault="00A31065" w:rsidP="0039272F">
            <w:pPr>
              <w:pStyle w:val="af5"/>
              <w:numPr>
                <w:ilvl w:val="0"/>
                <w:numId w:val="26"/>
              </w:numPr>
              <w:spacing w:line="0" w:lineRule="atLeast"/>
              <w:ind w:leftChars="0"/>
              <w:rPr>
                <w:rFonts w:ascii="Century Gothic" w:eastAsia="微軟正黑體" w:hAnsi="Century Gothic"/>
                <w:sz w:val="22"/>
              </w:rPr>
            </w:pPr>
            <w:r>
              <w:rPr>
                <w:rFonts w:ascii="Century Gothic" w:eastAsia="微軟正黑體" w:hAnsi="Century Gothic" w:hint="eastAsia"/>
                <w:sz w:val="22"/>
              </w:rPr>
              <w:t>重整符號</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點擊可重新</w:t>
            </w:r>
            <w:proofErr w:type="gramEnd"/>
            <w:r>
              <w:rPr>
                <w:rFonts w:ascii="Century Gothic" w:eastAsia="微軟正黑體" w:hAnsi="Century Gothic" w:hint="eastAsia"/>
                <w:sz w:val="22"/>
              </w:rPr>
              <w:t>產出驗證碼</w:t>
            </w:r>
          </w:p>
        </w:tc>
      </w:tr>
      <w:tr w:rsidR="00453EF5" w14:paraId="1D943B62" w14:textId="77777777" w:rsidTr="00A31065">
        <w:tblPrEx>
          <w:tblCellMar>
            <w:left w:w="28" w:type="dxa"/>
            <w:right w:w="28" w:type="dxa"/>
          </w:tblCellMar>
        </w:tblPrEx>
        <w:trPr>
          <w:trHeight w:val="353"/>
        </w:trPr>
        <w:tc>
          <w:tcPr>
            <w:tcW w:w="2607" w:type="dxa"/>
            <w:vMerge/>
          </w:tcPr>
          <w:p w14:paraId="62CCE804" w14:textId="77777777" w:rsidR="00453EF5" w:rsidRDefault="00453EF5" w:rsidP="00A31065">
            <w:pPr>
              <w:spacing w:line="0" w:lineRule="atLeast"/>
              <w:rPr>
                <w:noProof/>
              </w:rPr>
            </w:pPr>
          </w:p>
        </w:tc>
        <w:tc>
          <w:tcPr>
            <w:tcW w:w="1273" w:type="dxa"/>
          </w:tcPr>
          <w:p w14:paraId="69EDDCEF" w14:textId="2BA347A8" w:rsidR="00453EF5" w:rsidRPr="00C951E1" w:rsidRDefault="00A31065" w:rsidP="00A31065">
            <w:pPr>
              <w:spacing w:line="0" w:lineRule="atLeast"/>
              <w:rPr>
                <w:rFonts w:ascii="Century Gothic" w:eastAsia="微軟正黑體" w:hAnsi="Century Gothic"/>
                <w:sz w:val="22"/>
              </w:rPr>
            </w:pPr>
            <w:r>
              <w:rPr>
                <w:rFonts w:ascii="Century Gothic" w:eastAsia="微軟正黑體" w:hAnsi="Century Gothic" w:hint="eastAsia"/>
                <w:sz w:val="22"/>
              </w:rPr>
              <w:t>確定開卡</w:t>
            </w:r>
            <w:r w:rsidR="00453EF5">
              <w:rPr>
                <w:rFonts w:ascii="Century Gothic" w:eastAsia="微軟正黑體" w:hAnsi="Century Gothic" w:hint="eastAsia"/>
                <w:sz w:val="22"/>
              </w:rPr>
              <w:t>(</w:t>
            </w:r>
            <w:proofErr w:type="spellStart"/>
            <w:r w:rsidR="00453EF5">
              <w:rPr>
                <w:rFonts w:ascii="Century Gothic" w:eastAsia="微軟正黑體" w:hAnsi="Century Gothic"/>
                <w:sz w:val="22"/>
              </w:rPr>
              <w:t>btn</w:t>
            </w:r>
            <w:proofErr w:type="spellEnd"/>
            <w:r w:rsidR="00453EF5">
              <w:rPr>
                <w:rFonts w:ascii="Century Gothic" w:eastAsia="微軟正黑體" w:hAnsi="Century Gothic"/>
                <w:sz w:val="22"/>
              </w:rPr>
              <w:t>)</w:t>
            </w:r>
          </w:p>
        </w:tc>
        <w:tc>
          <w:tcPr>
            <w:tcW w:w="5856" w:type="dxa"/>
          </w:tcPr>
          <w:p w14:paraId="6541A3D9" w14:textId="5997FB59" w:rsidR="00453EF5" w:rsidRDefault="00453EF5" w:rsidP="0039272F">
            <w:pPr>
              <w:pStyle w:val="af5"/>
              <w:numPr>
                <w:ilvl w:val="0"/>
                <w:numId w:val="27"/>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sidR="00A31065">
              <w:rPr>
                <w:rFonts w:ascii="Century Gothic" w:eastAsia="微軟正黑體" w:hAnsi="Century Gothic" w:hint="eastAsia"/>
                <w:sz w:val="22"/>
              </w:rPr>
              <w:t>開卡</w:t>
            </w:r>
            <w:r>
              <w:rPr>
                <w:rFonts w:ascii="Century Gothic" w:eastAsia="微軟正黑體" w:hAnsi="Century Gothic" w:hint="eastAsia"/>
                <w:sz w:val="22"/>
              </w:rPr>
              <w:t>此卡片</w:t>
            </w:r>
            <w:proofErr w:type="gramEnd"/>
          </w:p>
          <w:p w14:paraId="2237B2AC" w14:textId="77777777" w:rsidR="00453EF5" w:rsidRDefault="00453EF5" w:rsidP="0039272F">
            <w:pPr>
              <w:pStyle w:val="af5"/>
              <w:numPr>
                <w:ilvl w:val="0"/>
                <w:numId w:val="27"/>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p>
          <w:tbl>
            <w:tblPr>
              <w:tblStyle w:val="aa"/>
              <w:tblW w:w="5775" w:type="dxa"/>
              <w:tblLook w:val="04A0" w:firstRow="1" w:lastRow="0" w:firstColumn="1" w:lastColumn="0" w:noHBand="0" w:noVBand="1"/>
            </w:tblPr>
            <w:tblGrid>
              <w:gridCol w:w="1614"/>
              <w:gridCol w:w="4161"/>
            </w:tblGrid>
            <w:tr w:rsidR="00453EF5" w:rsidRPr="00DA0802" w14:paraId="5752C66E" w14:textId="77777777" w:rsidTr="00A31065">
              <w:tc>
                <w:tcPr>
                  <w:tcW w:w="1614" w:type="dxa"/>
                  <w:shd w:val="clear" w:color="auto" w:fill="D9D9D9" w:themeFill="background1" w:themeFillShade="D9"/>
                </w:tcPr>
                <w:p w14:paraId="4DCE271B" w14:textId="7550102D" w:rsidR="00453EF5" w:rsidRDefault="00453EF5"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w:t>
                  </w:r>
                  <w:r w:rsidR="00A31065">
                    <w:rPr>
                      <w:rFonts w:ascii="Century Gothic" w:eastAsia="微軟正黑體" w:hAnsi="Century Gothic" w:hint="eastAsia"/>
                      <w:sz w:val="20"/>
                      <w:szCs w:val="20"/>
                    </w:rPr>
                    <w:t>前端</w:t>
                  </w:r>
                  <w:r>
                    <w:rPr>
                      <w:rFonts w:ascii="Century Gothic" w:eastAsia="微軟正黑體" w:hAnsi="Century Gothic" w:hint="eastAsia"/>
                      <w:sz w:val="20"/>
                      <w:szCs w:val="20"/>
                    </w:rPr>
                    <w:t>錯誤</w:t>
                  </w:r>
                </w:p>
              </w:tc>
              <w:tc>
                <w:tcPr>
                  <w:tcW w:w="4161" w:type="dxa"/>
                  <w:shd w:val="clear" w:color="auto" w:fill="D9D9D9" w:themeFill="background1" w:themeFillShade="D9"/>
                </w:tcPr>
                <w:p w14:paraId="78BF209B" w14:textId="7C2E500C" w:rsidR="00453EF5" w:rsidRDefault="00A31065"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前端文字訊息</w:t>
                  </w:r>
                </w:p>
              </w:tc>
            </w:tr>
            <w:tr w:rsidR="00A31065" w:rsidRPr="00DA0802" w14:paraId="749E9716" w14:textId="77777777" w:rsidTr="00A31065">
              <w:tc>
                <w:tcPr>
                  <w:tcW w:w="1614" w:type="dxa"/>
                  <w:shd w:val="clear" w:color="auto" w:fill="auto"/>
                </w:tcPr>
                <w:p w14:paraId="144650CE" w14:textId="30390C62" w:rsidR="00A31065" w:rsidRDefault="00A31065" w:rsidP="00A31065">
                  <w:pPr>
                    <w:spacing w:line="0" w:lineRule="atLeast"/>
                    <w:rPr>
                      <w:rFonts w:ascii="Century Gothic" w:eastAsia="微軟正黑體" w:hAnsi="Century Gothic"/>
                      <w:sz w:val="20"/>
                      <w:szCs w:val="20"/>
                    </w:rPr>
                  </w:pPr>
                  <w:proofErr w:type="gramStart"/>
                  <w:r>
                    <w:rPr>
                      <w:rFonts w:ascii="Century Gothic" w:eastAsia="微軟正黑體" w:hAnsi="Century Gothic" w:hint="eastAsia"/>
                      <w:sz w:val="20"/>
                      <w:szCs w:val="20"/>
                    </w:rPr>
                    <w:t>欄位空值</w:t>
                  </w:r>
                  <w:proofErr w:type="gramEnd"/>
                </w:p>
              </w:tc>
              <w:tc>
                <w:tcPr>
                  <w:tcW w:w="4161" w:type="dxa"/>
                  <w:shd w:val="clear" w:color="auto" w:fill="auto"/>
                </w:tcPr>
                <w:p w14:paraId="689699FE" w14:textId="179CE059" w:rsidR="00A31065" w:rsidRDefault="00A31065"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不能空著</w:t>
                  </w:r>
                  <w:proofErr w:type="gramStart"/>
                  <w:r>
                    <w:rPr>
                      <w:rFonts w:ascii="Century Gothic" w:eastAsia="微軟正黑體" w:hAnsi="Century Gothic" w:hint="eastAsia"/>
                      <w:sz w:val="20"/>
                      <w:szCs w:val="20"/>
                    </w:rPr>
                    <w:t>唷</w:t>
                  </w:r>
                  <w:proofErr w:type="gramEnd"/>
                  <w:r>
                    <w:rPr>
                      <w:rFonts w:ascii="Century Gothic" w:eastAsia="微軟正黑體" w:hAnsi="Century Gothic" w:hint="eastAsia"/>
                      <w:sz w:val="20"/>
                      <w:szCs w:val="20"/>
                    </w:rPr>
                    <w:t>。</w:t>
                  </w:r>
                </w:p>
              </w:tc>
            </w:tr>
            <w:tr w:rsidR="00A31065" w:rsidRPr="00DA0802" w14:paraId="00369171" w14:textId="77777777" w:rsidTr="00A31065">
              <w:tc>
                <w:tcPr>
                  <w:tcW w:w="1614" w:type="dxa"/>
                  <w:shd w:val="clear" w:color="auto" w:fill="auto"/>
                </w:tcPr>
                <w:p w14:paraId="27A8816A" w14:textId="78577A83" w:rsidR="00A31065" w:rsidRDefault="00A31065"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格式錯誤</w:t>
                  </w:r>
                </w:p>
              </w:tc>
              <w:tc>
                <w:tcPr>
                  <w:tcW w:w="4161" w:type="dxa"/>
                  <w:shd w:val="clear" w:color="auto" w:fill="auto"/>
                </w:tcPr>
                <w:p w14:paraId="06798D83" w14:textId="4F03FF08" w:rsidR="00A31065" w:rsidRDefault="00A31065"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哎呀！</w:t>
                  </w:r>
                  <w:r>
                    <w:rPr>
                      <w:rFonts w:ascii="Century Gothic" w:eastAsia="微軟正黑體" w:hAnsi="Century Gothic" w:hint="eastAsia"/>
                      <w:sz w:val="20"/>
                      <w:szCs w:val="20"/>
                    </w:rPr>
                    <w:t>#</w:t>
                  </w: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格式有誤，請重新輸入。</w:t>
                  </w:r>
                </w:p>
              </w:tc>
            </w:tr>
            <w:tr w:rsidR="00A31065" w:rsidRPr="00DA0802" w14:paraId="6F8C047C" w14:textId="77777777" w:rsidTr="00A31065">
              <w:tc>
                <w:tcPr>
                  <w:tcW w:w="1614" w:type="dxa"/>
                  <w:shd w:val="clear" w:color="auto" w:fill="auto"/>
                </w:tcPr>
                <w:p w14:paraId="6EA87171" w14:textId="1EF7FFCE" w:rsidR="00A31065" w:rsidRDefault="00A31065"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p>
              </w:tc>
              <w:tc>
                <w:tcPr>
                  <w:tcW w:w="4161" w:type="dxa"/>
                  <w:shd w:val="clear" w:color="auto" w:fill="auto"/>
                </w:tcPr>
                <w:p w14:paraId="4F14E46D" w14:textId="1DC08B23" w:rsidR="00A31065" w:rsidRDefault="00A31065"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請重新輸入驗證碼</w:t>
                  </w:r>
                </w:p>
              </w:tc>
            </w:tr>
            <w:tr w:rsidR="00A31065" w:rsidRPr="00DA0802" w14:paraId="0605A99F" w14:textId="77777777" w:rsidTr="00A31065">
              <w:tc>
                <w:tcPr>
                  <w:tcW w:w="1614" w:type="dxa"/>
                  <w:shd w:val="clear" w:color="auto" w:fill="D9D9D9" w:themeFill="background1" w:themeFillShade="D9"/>
                </w:tcPr>
                <w:p w14:paraId="30E55FCC" w14:textId="0DC512AA" w:rsidR="00A31065" w:rsidRDefault="00A31065"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lastRenderedPageBreak/>
                    <w:t>檢核後端錯誤</w:t>
                  </w:r>
                </w:p>
              </w:tc>
              <w:tc>
                <w:tcPr>
                  <w:tcW w:w="4161" w:type="dxa"/>
                  <w:shd w:val="clear" w:color="auto" w:fill="D9D9D9" w:themeFill="background1" w:themeFillShade="D9"/>
                </w:tcPr>
                <w:p w14:paraId="6A98E13C" w14:textId="3D0AC80A" w:rsidR="00A31065" w:rsidRDefault="00A31065" w:rsidP="00A31065">
                  <w:pPr>
                    <w:spacing w:line="0" w:lineRule="atLeast"/>
                    <w:rPr>
                      <w:rFonts w:ascii="Century Gothic" w:eastAsia="微軟正黑體" w:hAnsi="Century Gothic"/>
                      <w:sz w:val="20"/>
                      <w:szCs w:val="20"/>
                    </w:rPr>
                  </w:pPr>
                  <w:r w:rsidRPr="00E21570">
                    <w:rPr>
                      <w:rFonts w:ascii="Century Gothic" w:eastAsia="微軟正黑體" w:hAnsi="Century Gothic" w:hint="eastAsia"/>
                      <w:sz w:val="20"/>
                      <w:szCs w:val="20"/>
                      <w:highlight w:val="green"/>
                    </w:rPr>
                    <w:t>燈箱</w:t>
                  </w:r>
                </w:p>
              </w:tc>
            </w:tr>
            <w:tr w:rsidR="00453EF5" w:rsidRPr="00DA0802" w14:paraId="2DAE41F6" w14:textId="77777777" w:rsidTr="00A31065">
              <w:tc>
                <w:tcPr>
                  <w:tcW w:w="1614" w:type="dxa"/>
                </w:tcPr>
                <w:p w14:paraId="1D934800" w14:textId="77777777" w:rsidR="00453EF5" w:rsidRDefault="00453EF5"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錯誤</w:t>
                  </w:r>
                </w:p>
              </w:tc>
              <w:tc>
                <w:tcPr>
                  <w:tcW w:w="4161" w:type="dxa"/>
                </w:tcPr>
                <w:p w14:paraId="363DD9E7" w14:textId="77777777" w:rsidR="00453EF5" w:rsidRDefault="00453EF5" w:rsidP="00A31065">
                  <w:pPr>
                    <w:spacing w:line="0" w:lineRule="atLeast"/>
                    <w:rPr>
                      <w:rFonts w:ascii="Century Gothic" w:eastAsia="微軟正黑體" w:hAnsi="Century Gothic"/>
                      <w:sz w:val="20"/>
                      <w:szCs w:val="20"/>
                    </w:rPr>
                  </w:pPr>
                  <w:r w:rsidRPr="009A5032">
                    <w:rPr>
                      <w:rFonts w:ascii="Century Gothic" w:eastAsia="微軟正黑體" w:hAnsi="Century Gothic" w:hint="eastAsia"/>
                      <w:sz w:val="20"/>
                      <w:szCs w:val="20"/>
                    </w:rPr>
                    <w:t>內容</w:t>
                  </w:r>
                  <w:r>
                    <w:rPr>
                      <w:rFonts w:ascii="Century Gothic" w:eastAsia="微軟正黑體" w:hAnsi="Century Gothic" w:hint="eastAsia"/>
                      <w:sz w:val="20"/>
                      <w:szCs w:val="20"/>
                    </w:rPr>
                    <w:t>：</w:t>
                  </w:r>
                  <w:r>
                    <w:rPr>
                      <w:rFonts w:ascii="Century Gothic" w:eastAsia="微軟正黑體" w:hAnsi="Century Gothic" w:hint="eastAsia"/>
                      <w:sz w:val="20"/>
                      <w:szCs w:val="20"/>
                    </w:rPr>
                    <w:t>(</w:t>
                  </w:r>
                  <w:r>
                    <w:rPr>
                      <w:rFonts w:ascii="Century Gothic" w:eastAsia="微軟正黑體" w:hAnsi="Century Gothic" w:hint="eastAsia"/>
                      <w:sz w:val="20"/>
                      <w:szCs w:val="20"/>
                    </w:rPr>
                    <w:t>錯誤訊息</w:t>
                  </w:r>
                  <w:r>
                    <w:rPr>
                      <w:rFonts w:ascii="Century Gothic" w:eastAsia="微軟正黑體" w:hAnsi="Century Gothic" w:hint="eastAsia"/>
                      <w:sz w:val="20"/>
                      <w:szCs w:val="20"/>
                    </w:rPr>
                    <w:t>)</w:t>
                  </w:r>
                </w:p>
                <w:p w14:paraId="7DDD4BB4" w14:textId="77777777" w:rsidR="00453EF5" w:rsidRPr="009A5032" w:rsidRDefault="00453EF5"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確定</w:t>
                  </w:r>
                  <w:r>
                    <w:rPr>
                      <w:rFonts w:ascii="Century Gothic" w:eastAsia="微軟正黑體" w:hAnsi="Century Gothic" w:hint="eastAsia"/>
                      <w:sz w:val="20"/>
                      <w:szCs w:val="20"/>
                    </w:rPr>
                    <w:t>(</w:t>
                  </w:r>
                  <w:proofErr w:type="spellStart"/>
                  <w:r>
                    <w:rPr>
                      <w:rFonts w:ascii="Century Gothic" w:eastAsia="微軟正黑體" w:hAnsi="Century Gothic"/>
                      <w:sz w:val="20"/>
                      <w:szCs w:val="20"/>
                    </w:rPr>
                    <w:t>btn</w:t>
                  </w:r>
                  <w:proofErr w:type="spellEnd"/>
                  <w:r>
                    <w:rPr>
                      <w:rFonts w:ascii="Century Gothic" w:eastAsia="微軟正黑體" w:hAnsi="Century Gothic" w:hint="eastAsia"/>
                      <w:sz w:val="20"/>
                      <w:szCs w:val="20"/>
                    </w:rPr>
                    <w:t>)</w:t>
                  </w:r>
                  <w:r>
                    <w:rPr>
                      <w:rFonts w:ascii="Century Gothic" w:eastAsia="微軟正黑體" w:hAnsi="Century Gothic" w:hint="eastAsia"/>
                      <w:sz w:val="20"/>
                      <w:szCs w:val="20"/>
                    </w:rPr>
                    <w:t>：關閉燈箱，返回信用卡頁</w:t>
                  </w:r>
                </w:p>
              </w:tc>
            </w:tr>
            <w:tr w:rsidR="00453EF5" w:rsidRPr="00DA0802" w14:paraId="38563FEA" w14:textId="77777777" w:rsidTr="00A31065">
              <w:tc>
                <w:tcPr>
                  <w:tcW w:w="1614" w:type="dxa"/>
                  <w:shd w:val="clear" w:color="auto" w:fill="D9D9D9" w:themeFill="background1" w:themeFillShade="D9"/>
                  <w:vAlign w:val="center"/>
                </w:tcPr>
                <w:p w14:paraId="112540BA" w14:textId="77777777" w:rsidR="00453EF5" w:rsidRDefault="00453EF5"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檢核正確</w:t>
                  </w:r>
                </w:p>
              </w:tc>
              <w:tc>
                <w:tcPr>
                  <w:tcW w:w="4161" w:type="dxa"/>
                  <w:shd w:val="clear" w:color="auto" w:fill="D9D9D9" w:themeFill="background1" w:themeFillShade="D9"/>
                </w:tcPr>
                <w:p w14:paraId="5D30E88D" w14:textId="5E19333C" w:rsidR="00453EF5" w:rsidRPr="00F10D4E" w:rsidRDefault="00E21570" w:rsidP="00A31065">
                  <w:pPr>
                    <w:spacing w:line="0" w:lineRule="atLeast"/>
                    <w:rPr>
                      <w:rFonts w:ascii="Century Gothic" w:eastAsia="微軟正黑體" w:hAnsi="Century Gothic"/>
                      <w:sz w:val="20"/>
                      <w:szCs w:val="20"/>
                    </w:rPr>
                  </w:pPr>
                  <w:r w:rsidRPr="00E21570">
                    <w:rPr>
                      <w:rFonts w:ascii="Century Gothic" w:eastAsia="微軟正黑體" w:hAnsi="Century Gothic" w:hint="eastAsia"/>
                      <w:sz w:val="20"/>
                      <w:szCs w:val="20"/>
                      <w:highlight w:val="green"/>
                    </w:rPr>
                    <w:t>燈箱</w:t>
                  </w:r>
                </w:p>
              </w:tc>
            </w:tr>
            <w:tr w:rsidR="00453EF5" w:rsidRPr="00DA0802" w14:paraId="2290E7C0" w14:textId="77777777" w:rsidTr="00A31065">
              <w:tc>
                <w:tcPr>
                  <w:tcW w:w="1614" w:type="dxa"/>
                </w:tcPr>
                <w:p w14:paraId="5FDED3EA" w14:textId="33F74E1E" w:rsidR="00453EF5" w:rsidRDefault="00E21570"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開卡</w:t>
                  </w:r>
                  <w:r w:rsidR="00453EF5">
                    <w:rPr>
                      <w:rFonts w:ascii="Century Gothic" w:eastAsia="微軟正黑體" w:hAnsi="Century Gothic" w:hint="eastAsia"/>
                      <w:sz w:val="20"/>
                      <w:szCs w:val="20"/>
                    </w:rPr>
                    <w:t>正確</w:t>
                  </w:r>
                </w:p>
              </w:tc>
              <w:tc>
                <w:tcPr>
                  <w:tcW w:w="4161" w:type="dxa"/>
                </w:tcPr>
                <w:p w14:paraId="0274A508" w14:textId="33F6F3F2" w:rsidR="00453EF5" w:rsidRDefault="00453EF5"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標題：</w:t>
                  </w:r>
                  <w:r w:rsidR="00A31065">
                    <w:rPr>
                      <w:rFonts w:ascii="Century Gothic" w:eastAsia="微軟正黑體" w:hAnsi="Century Gothic" w:hint="eastAsia"/>
                      <w:sz w:val="20"/>
                      <w:szCs w:val="20"/>
                    </w:rPr>
                    <w:t>開卡</w:t>
                  </w:r>
                  <w:r>
                    <w:rPr>
                      <w:rFonts w:ascii="Century Gothic" w:eastAsia="微軟正黑體" w:hAnsi="Century Gothic" w:hint="eastAsia"/>
                      <w:sz w:val="20"/>
                      <w:szCs w:val="20"/>
                    </w:rPr>
                    <w:t>成功</w:t>
                  </w:r>
                </w:p>
                <w:p w14:paraId="4FEBE265" w14:textId="77777777" w:rsidR="00453EF5" w:rsidRDefault="00453EF5" w:rsidP="00A31065">
                  <w:pPr>
                    <w:spacing w:line="0" w:lineRule="atLeast"/>
                    <w:rPr>
                      <w:rFonts w:ascii="Century Gothic" w:eastAsia="微軟正黑體" w:hAnsi="Century Gothic"/>
                      <w:sz w:val="20"/>
                      <w:szCs w:val="20"/>
                    </w:rPr>
                  </w:pPr>
                  <w:r w:rsidRPr="009A5032">
                    <w:rPr>
                      <w:rFonts w:ascii="Century Gothic" w:eastAsia="微軟正黑體" w:hAnsi="Century Gothic" w:hint="eastAsia"/>
                      <w:sz w:val="20"/>
                      <w:szCs w:val="20"/>
                    </w:rPr>
                    <w:t>內容</w:t>
                  </w:r>
                  <w:r>
                    <w:rPr>
                      <w:rFonts w:ascii="Century Gothic" w:eastAsia="微軟正黑體" w:hAnsi="Century Gothic" w:hint="eastAsia"/>
                      <w:sz w:val="20"/>
                      <w:szCs w:val="20"/>
                    </w:rPr>
                    <w:t>：刷卡消費輕鬆管理</w:t>
                  </w:r>
                </w:p>
                <w:p w14:paraId="27592944" w14:textId="77777777" w:rsidR="00453EF5" w:rsidRPr="00F10D4E" w:rsidRDefault="00453EF5" w:rsidP="00A31065">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確定</w:t>
                  </w:r>
                  <w:r>
                    <w:rPr>
                      <w:rFonts w:ascii="Century Gothic" w:eastAsia="微軟正黑體" w:hAnsi="Century Gothic" w:hint="eastAsia"/>
                      <w:sz w:val="20"/>
                      <w:szCs w:val="20"/>
                    </w:rPr>
                    <w:t>(</w:t>
                  </w:r>
                  <w:proofErr w:type="spellStart"/>
                  <w:r>
                    <w:rPr>
                      <w:rFonts w:ascii="Century Gothic" w:eastAsia="微軟正黑體" w:hAnsi="Century Gothic"/>
                      <w:sz w:val="20"/>
                      <w:szCs w:val="20"/>
                    </w:rPr>
                    <w:t>btn</w:t>
                  </w:r>
                  <w:proofErr w:type="spellEnd"/>
                  <w:r>
                    <w:rPr>
                      <w:rFonts w:ascii="Century Gothic" w:eastAsia="微軟正黑體" w:hAnsi="Century Gothic" w:hint="eastAsia"/>
                      <w:sz w:val="20"/>
                      <w:szCs w:val="20"/>
                    </w:rPr>
                    <w:t>)</w:t>
                  </w:r>
                  <w:r>
                    <w:rPr>
                      <w:rFonts w:ascii="Century Gothic" w:eastAsia="微軟正黑體" w:hAnsi="Century Gothic" w:hint="eastAsia"/>
                      <w:sz w:val="20"/>
                      <w:szCs w:val="20"/>
                    </w:rPr>
                    <w:t>：關閉燈箱，返回信用卡頁</w:t>
                  </w:r>
                </w:p>
              </w:tc>
            </w:tr>
          </w:tbl>
          <w:p w14:paraId="2C17869F" w14:textId="77777777" w:rsidR="00453EF5" w:rsidRDefault="00453EF5" w:rsidP="00A31065">
            <w:pPr>
              <w:pStyle w:val="af5"/>
              <w:spacing w:line="0" w:lineRule="atLeast"/>
              <w:ind w:leftChars="0"/>
              <w:rPr>
                <w:rFonts w:ascii="Century Gothic" w:eastAsia="微軟正黑體" w:hAnsi="Century Gothic"/>
                <w:sz w:val="22"/>
              </w:rPr>
            </w:pPr>
          </w:p>
        </w:tc>
      </w:tr>
      <w:tr w:rsidR="00453EF5" w14:paraId="05644CC3" w14:textId="77777777" w:rsidTr="00A31065">
        <w:tblPrEx>
          <w:tblCellMar>
            <w:left w:w="28" w:type="dxa"/>
            <w:right w:w="28" w:type="dxa"/>
          </w:tblCellMar>
        </w:tblPrEx>
        <w:trPr>
          <w:trHeight w:val="353"/>
        </w:trPr>
        <w:tc>
          <w:tcPr>
            <w:tcW w:w="2607" w:type="dxa"/>
            <w:vMerge/>
          </w:tcPr>
          <w:p w14:paraId="5AB6EC3A" w14:textId="77777777" w:rsidR="00453EF5" w:rsidRDefault="00453EF5" w:rsidP="00A31065">
            <w:pPr>
              <w:spacing w:line="0" w:lineRule="atLeast"/>
              <w:rPr>
                <w:noProof/>
              </w:rPr>
            </w:pPr>
          </w:p>
        </w:tc>
        <w:tc>
          <w:tcPr>
            <w:tcW w:w="1273" w:type="dxa"/>
          </w:tcPr>
          <w:p w14:paraId="36914DCE" w14:textId="77777777" w:rsidR="00453EF5" w:rsidRDefault="00453EF5" w:rsidP="00A31065">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5856" w:type="dxa"/>
          </w:tcPr>
          <w:p w14:paraId="7F629E6A" w14:textId="77777777" w:rsidR="00453EF5" w:rsidRDefault="00453EF5" w:rsidP="0039272F">
            <w:pPr>
              <w:pStyle w:val="af5"/>
              <w:numPr>
                <w:ilvl w:val="0"/>
                <w:numId w:val="28"/>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：返回「信用卡管理頁」</w:t>
            </w:r>
          </w:p>
        </w:tc>
      </w:tr>
    </w:tbl>
    <w:p w14:paraId="53C24033" w14:textId="50A5E205" w:rsidR="006D62AF" w:rsidRDefault="006D62AF" w:rsidP="00907B2F">
      <w:pPr>
        <w:widowControl/>
        <w:rPr>
          <w:rFonts w:ascii="Century Gothic" w:eastAsia="微軟正黑體" w:hAnsi="Century Gothic"/>
          <w:szCs w:val="22"/>
        </w:rPr>
      </w:pPr>
    </w:p>
    <w:p w14:paraId="3B5CA51D" w14:textId="77777777" w:rsidR="00403FB7" w:rsidRDefault="00403FB7" w:rsidP="0039272F">
      <w:pPr>
        <w:pStyle w:val="af5"/>
        <w:numPr>
          <w:ilvl w:val="0"/>
          <w:numId w:val="8"/>
        </w:numPr>
        <w:spacing w:line="0" w:lineRule="atLeast"/>
        <w:ind w:leftChars="0" w:left="482" w:hanging="482"/>
        <w:outlineLvl w:val="3"/>
        <w:rPr>
          <w:rFonts w:ascii="Century Gothic" w:eastAsia="微軟正黑體" w:hAnsi="Century Gothic"/>
          <w:sz w:val="22"/>
        </w:rPr>
      </w:pPr>
      <w:r>
        <w:rPr>
          <w:rFonts w:ascii="Century Gothic" w:eastAsia="微軟正黑體" w:hAnsi="Century Gothic" w:hint="eastAsia"/>
          <w:sz w:val="22"/>
        </w:rPr>
        <w:t>卡片列表頁</w:t>
      </w:r>
    </w:p>
    <w:p w14:paraId="6C372818" w14:textId="77777777" w:rsidR="00403FB7" w:rsidRDefault="00403FB7" w:rsidP="00403FB7">
      <w:pPr>
        <w:pStyle w:val="af5"/>
        <w:spacing w:line="0" w:lineRule="atLeast"/>
        <w:ind w:leftChars="0" w:left="482"/>
        <w:outlineLvl w:val="3"/>
        <w:rPr>
          <w:rFonts w:ascii="Century Gothic" w:eastAsia="微軟正黑體" w:hAnsi="Century Gothic"/>
          <w:sz w:val="22"/>
        </w:rPr>
      </w:pPr>
      <w:r>
        <w:rPr>
          <w:rFonts w:ascii="Century Gothic" w:eastAsia="微軟正黑體" w:hAnsi="Century Gothic" w:hint="eastAsia"/>
          <w:sz w:val="22"/>
        </w:rPr>
        <w:t>點擊信用卡頁</w:t>
      </w:r>
      <w:r>
        <w:rPr>
          <w:rFonts w:ascii="Century Gothic" w:eastAsia="微軟正黑體" w:hAnsi="Century Gothic" w:hint="eastAsia"/>
          <w:sz w:val="22"/>
        </w:rPr>
        <w:t>-</w:t>
      </w:r>
      <w:r>
        <w:rPr>
          <w:rFonts w:ascii="Century Gothic" w:eastAsia="微軟正黑體" w:hAnsi="Century Gothic" w:hint="eastAsia"/>
          <w:sz w:val="22"/>
        </w:rPr>
        <w:t>卡片狀態區</w:t>
      </w:r>
      <w:r>
        <w:rPr>
          <w:rFonts w:ascii="Century Gothic" w:eastAsia="微軟正黑體" w:hAnsi="Century Gothic" w:hint="eastAsia"/>
          <w:sz w:val="22"/>
        </w:rPr>
        <w:t>-</w:t>
      </w:r>
      <w:r>
        <w:rPr>
          <w:rFonts w:ascii="Century Gothic" w:eastAsia="微軟正黑體" w:hAnsi="Century Gothic" w:hint="eastAsia"/>
          <w:sz w:val="22"/>
        </w:rPr>
        <w:t>列表</w:t>
      </w:r>
      <w:r>
        <w:rPr>
          <w:rFonts w:ascii="Century Gothic" w:eastAsia="微軟正黑體" w:hAnsi="Century Gothic" w:hint="eastAsia"/>
          <w:sz w:val="22"/>
        </w:rPr>
        <w:t>ICON</w:t>
      </w:r>
      <w:r>
        <w:rPr>
          <w:rFonts w:ascii="Century Gothic" w:eastAsia="微軟正黑體" w:hAnsi="Century Gothic" w:hint="eastAsia"/>
          <w:sz w:val="22"/>
        </w:rPr>
        <w:t>，</w:t>
      </w:r>
      <w:r w:rsidRPr="00E849B2">
        <w:rPr>
          <w:rFonts w:ascii="Century Gothic" w:eastAsia="微軟正黑體" w:hAnsi="Century Gothic" w:hint="eastAsia"/>
          <w:sz w:val="22"/>
        </w:rPr>
        <w:t>顯示此頁。</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7"/>
        <w:gridCol w:w="1273"/>
        <w:gridCol w:w="5856"/>
      </w:tblGrid>
      <w:tr w:rsidR="00403FB7" w14:paraId="546F3A36" w14:textId="77777777" w:rsidTr="004F66DB">
        <w:trPr>
          <w:trHeight w:val="80"/>
        </w:trPr>
        <w:tc>
          <w:tcPr>
            <w:tcW w:w="2607" w:type="dxa"/>
            <w:shd w:val="clear" w:color="auto" w:fill="D9D9D9" w:themeFill="background1" w:themeFillShade="D9"/>
          </w:tcPr>
          <w:p w14:paraId="1B0A0367" w14:textId="77777777" w:rsidR="00403FB7" w:rsidRDefault="00403FB7"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卡片列表頁</w:t>
            </w:r>
          </w:p>
        </w:tc>
        <w:tc>
          <w:tcPr>
            <w:tcW w:w="1273" w:type="dxa"/>
            <w:shd w:val="clear" w:color="auto" w:fill="D9D9D9" w:themeFill="background1" w:themeFillShade="D9"/>
          </w:tcPr>
          <w:p w14:paraId="6A31426F" w14:textId="77777777" w:rsidR="00403FB7" w:rsidRDefault="00403FB7"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5856" w:type="dxa"/>
            <w:shd w:val="clear" w:color="auto" w:fill="D9D9D9" w:themeFill="background1" w:themeFillShade="D9"/>
          </w:tcPr>
          <w:p w14:paraId="7ECE891E" w14:textId="77777777" w:rsidR="00403FB7" w:rsidRDefault="00403FB7"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7F02AD3E" w14:textId="77777777" w:rsidTr="004F66DB">
        <w:tblPrEx>
          <w:tblCellMar>
            <w:left w:w="28" w:type="dxa"/>
            <w:right w:w="28" w:type="dxa"/>
          </w:tblCellMar>
        </w:tblPrEx>
        <w:trPr>
          <w:trHeight w:val="353"/>
        </w:trPr>
        <w:tc>
          <w:tcPr>
            <w:tcW w:w="2607" w:type="dxa"/>
            <w:vMerge w:val="restart"/>
          </w:tcPr>
          <w:p w14:paraId="4A18FC43" w14:textId="77777777" w:rsidR="00403FB7" w:rsidRDefault="00403FB7" w:rsidP="004F66DB">
            <w:pPr>
              <w:spacing w:line="0" w:lineRule="atLeast"/>
              <w:rPr>
                <w:rFonts w:ascii="Century Gothic" w:eastAsia="微軟正黑體" w:hAnsi="Century Gothic"/>
                <w:sz w:val="22"/>
              </w:rPr>
            </w:pPr>
            <w:r>
              <w:rPr>
                <w:rFonts w:ascii="Century Gothic" w:eastAsia="微軟正黑體" w:hAnsi="Century Gothic"/>
                <w:noProof/>
                <w:sz w:val="22"/>
              </w:rPr>
              <w:drawing>
                <wp:inline distT="0" distB="0" distL="0" distR="0" wp14:anchorId="1CF81F4E" wp14:editId="75D5C322">
                  <wp:extent cx="1584000" cy="2893395"/>
                  <wp:effectExtent l="0" t="0" r="0" b="254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819"/>
                          <a:stretch/>
                        </pic:blipFill>
                        <pic:spPr bwMode="auto">
                          <a:xfrm>
                            <a:off x="0" y="0"/>
                            <a:ext cx="1584000" cy="2893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3" w:type="dxa"/>
          </w:tcPr>
          <w:p w14:paraId="3B927D97" w14:textId="77777777" w:rsidR="00403FB7" w:rsidRDefault="00403FB7" w:rsidP="004F66DB">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C"/>
            </w:r>
            <w:r>
              <w:rPr>
                <w:rFonts w:ascii="Century Gothic" w:eastAsia="微軟正黑體" w:hAnsi="Century Gothic" w:hint="eastAsia"/>
                <w:sz w:val="22"/>
              </w:rPr>
              <w:t>卡片列表</w:t>
            </w:r>
          </w:p>
          <w:p w14:paraId="7DE8EF3B" w14:textId="77777777" w:rsidR="00403FB7" w:rsidRDefault="00403FB7" w:rsidP="004F66DB">
            <w:pPr>
              <w:spacing w:line="0" w:lineRule="atLeast"/>
              <w:rPr>
                <w:noProof/>
              </w:rPr>
            </w:pP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5856" w:type="dxa"/>
          </w:tcPr>
          <w:p w14:paraId="6C2EA16B" w14:textId="77777777" w:rsidR="00403FB7" w:rsidRDefault="00403FB7" w:rsidP="0039272F">
            <w:pPr>
              <w:pStyle w:val="af5"/>
              <w:numPr>
                <w:ilvl w:val="0"/>
                <w:numId w:val="9"/>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來源及排序：未核卡卡片不會顯示於列表頁</w:t>
            </w:r>
          </w:p>
          <w:p w14:paraId="53F370CB" w14:textId="77777777" w:rsidR="00403FB7" w:rsidRDefault="00403FB7" w:rsidP="0039272F">
            <w:pPr>
              <w:pStyle w:val="af5"/>
              <w:numPr>
                <w:ilvl w:val="0"/>
                <w:numId w:val="12"/>
              </w:numPr>
              <w:spacing w:line="0" w:lineRule="atLeast"/>
              <w:ind w:leftChars="0"/>
              <w:rPr>
                <w:rFonts w:ascii="Century Gothic" w:eastAsia="微軟正黑體" w:hAnsi="Century Gothic"/>
                <w:sz w:val="22"/>
              </w:rPr>
            </w:pPr>
            <w:r>
              <w:rPr>
                <w:rFonts w:ascii="Century Gothic" w:eastAsia="微軟正黑體" w:hAnsi="Century Gothic" w:hint="eastAsia"/>
                <w:sz w:val="22"/>
              </w:rPr>
              <w:t>初始排序：</w:t>
            </w:r>
          </w:p>
          <w:p w14:paraId="3D3AFD61" w14:textId="77777777" w:rsidR="00403FB7" w:rsidRDefault="00403FB7" w:rsidP="004F66DB">
            <w:pPr>
              <w:pStyle w:val="af5"/>
              <w:spacing w:line="0" w:lineRule="atLeast"/>
              <w:ind w:leftChars="0" w:left="960"/>
              <w:rPr>
                <w:rFonts w:ascii="Century Gothic" w:eastAsia="微軟正黑體" w:hAnsi="Century Gothic"/>
                <w:sz w:val="22"/>
              </w:rPr>
            </w:pPr>
            <w:r>
              <w:rPr>
                <w:rFonts w:ascii="Century Gothic" w:eastAsia="微軟正黑體" w:hAnsi="Century Gothic" w:hint="eastAsia"/>
                <w:sz w:val="22"/>
              </w:rPr>
              <w:t>來源：此</w:t>
            </w:r>
            <w:r>
              <w:rPr>
                <w:rFonts w:ascii="Century Gothic" w:eastAsia="微軟正黑體" w:hAnsi="Century Gothic" w:hint="eastAsia"/>
                <w:sz w:val="22"/>
              </w:rPr>
              <w:t>I</w:t>
            </w:r>
            <w:r>
              <w:rPr>
                <w:rFonts w:ascii="Century Gothic" w:eastAsia="微軟正黑體" w:hAnsi="Century Gothic"/>
                <w:sz w:val="22"/>
              </w:rPr>
              <w:t>D</w:t>
            </w:r>
            <w:r w:rsidRPr="002A63DD">
              <w:rPr>
                <w:rFonts w:ascii="Century Gothic" w:eastAsia="微軟正黑體" w:hAnsi="Century Gothic" w:hint="eastAsia"/>
                <w:sz w:val="22"/>
              </w:rPr>
              <w:t>持有之卡號，限</w:t>
            </w:r>
            <w:r w:rsidRPr="002A63DD">
              <w:rPr>
                <w:rFonts w:ascii="Century Gothic" w:eastAsia="微軟正黑體" w:hAnsi="Century Gothic" w:hint="eastAsia"/>
                <w:sz w:val="22"/>
              </w:rPr>
              <w:t>20</w:t>
            </w:r>
            <w:r w:rsidRPr="002A63DD">
              <w:rPr>
                <w:rFonts w:ascii="Century Gothic" w:eastAsia="微軟正黑體" w:hAnsi="Century Gothic" w:hint="eastAsia"/>
                <w:sz w:val="22"/>
              </w:rPr>
              <w:t>張</w:t>
            </w:r>
          </w:p>
          <w:tbl>
            <w:tblPr>
              <w:tblStyle w:val="aa"/>
              <w:tblW w:w="0" w:type="auto"/>
              <w:tblInd w:w="728" w:type="dxa"/>
              <w:tblLook w:val="04A0" w:firstRow="1" w:lastRow="0" w:firstColumn="1" w:lastColumn="0" w:noHBand="0" w:noVBand="1"/>
            </w:tblPr>
            <w:tblGrid>
              <w:gridCol w:w="802"/>
              <w:gridCol w:w="4050"/>
            </w:tblGrid>
            <w:tr w:rsidR="00403FB7" w14:paraId="61D3CC9E" w14:textId="77777777" w:rsidTr="004F66DB">
              <w:trPr>
                <w:trHeight w:val="397"/>
              </w:trPr>
              <w:tc>
                <w:tcPr>
                  <w:tcW w:w="802" w:type="dxa"/>
                  <w:shd w:val="clear" w:color="auto" w:fill="D9D9D9" w:themeFill="background1" w:themeFillShade="D9"/>
                  <w:vAlign w:val="center"/>
                </w:tcPr>
                <w:p w14:paraId="1B173FB7"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順序</w:t>
                  </w:r>
                </w:p>
              </w:tc>
              <w:tc>
                <w:tcPr>
                  <w:tcW w:w="4050" w:type="dxa"/>
                  <w:shd w:val="clear" w:color="auto" w:fill="D9D9D9" w:themeFill="background1" w:themeFillShade="D9"/>
                  <w:vAlign w:val="center"/>
                </w:tcPr>
                <w:p w14:paraId="65F42246" w14:textId="77777777" w:rsidR="00403FB7" w:rsidRDefault="00403FB7" w:rsidP="004F66DB">
                  <w:pPr>
                    <w:spacing w:line="0" w:lineRule="atLeast"/>
                    <w:jc w:val="both"/>
                    <w:rPr>
                      <w:rFonts w:ascii="Century Gothic" w:eastAsia="微軟正黑體" w:hAnsi="Century Gothic"/>
                      <w:sz w:val="22"/>
                    </w:rPr>
                  </w:pPr>
                  <w:proofErr w:type="gramStart"/>
                  <w:r>
                    <w:rPr>
                      <w:rFonts w:ascii="Century Gothic" w:eastAsia="微軟正黑體" w:hAnsi="Century Gothic" w:hint="eastAsia"/>
                      <w:sz w:val="22"/>
                    </w:rPr>
                    <w:t>卡別</w:t>
                  </w:r>
                  <w:proofErr w:type="gramEnd"/>
                </w:p>
              </w:tc>
            </w:tr>
            <w:tr w:rsidR="00403FB7" w14:paraId="2D7AF3F6" w14:textId="77777777" w:rsidTr="004F66DB">
              <w:trPr>
                <w:trHeight w:val="397"/>
              </w:trPr>
              <w:tc>
                <w:tcPr>
                  <w:tcW w:w="802" w:type="dxa"/>
                  <w:vAlign w:val="center"/>
                </w:tcPr>
                <w:p w14:paraId="155DA68A"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1</w:t>
                  </w:r>
                </w:p>
              </w:tc>
              <w:tc>
                <w:tcPr>
                  <w:tcW w:w="4050" w:type="dxa"/>
                  <w:vAlign w:val="center"/>
                </w:tcPr>
                <w:p w14:paraId="44CAA724"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DAWHO</w:t>
                  </w:r>
                  <w:r>
                    <w:rPr>
                      <w:rFonts w:ascii="Century Gothic" w:eastAsia="微軟正黑體" w:hAnsi="Century Gothic" w:hint="eastAsia"/>
                      <w:sz w:val="22"/>
                    </w:rPr>
                    <w:t>現金回饋卡</w:t>
                  </w:r>
                  <w:r>
                    <w:rPr>
                      <w:rFonts w:ascii="Century Gothic" w:eastAsia="微軟正黑體" w:hAnsi="Century Gothic" w:hint="eastAsia"/>
                      <w:sz w:val="22"/>
                    </w:rPr>
                    <w:t>(</w:t>
                  </w:r>
                  <w:proofErr w:type="gramStart"/>
                  <w:r>
                    <w:rPr>
                      <w:rFonts w:ascii="Century Gothic" w:eastAsia="微軟正黑體" w:hAnsi="Century Gothic" w:hint="eastAsia"/>
                      <w:sz w:val="22"/>
                    </w:rPr>
                    <w:t>依卡號</w:t>
                  </w:r>
                  <w:proofErr w:type="gramEnd"/>
                  <w:r>
                    <w:rPr>
                      <w:rFonts w:ascii="Century Gothic" w:eastAsia="微軟正黑體" w:hAnsi="Century Gothic" w:hint="eastAsia"/>
                      <w:sz w:val="22"/>
                    </w:rPr>
                    <w:t>由小至大</w:t>
                  </w:r>
                  <w:r>
                    <w:rPr>
                      <w:rFonts w:ascii="Century Gothic" w:eastAsia="微軟正黑體" w:hAnsi="Century Gothic" w:hint="eastAsia"/>
                      <w:sz w:val="22"/>
                    </w:rPr>
                    <w:t>)</w:t>
                  </w:r>
                </w:p>
              </w:tc>
            </w:tr>
            <w:tr w:rsidR="00403FB7" w14:paraId="4AF6605C" w14:textId="77777777" w:rsidTr="004F66DB">
              <w:trPr>
                <w:trHeight w:val="397"/>
              </w:trPr>
              <w:tc>
                <w:tcPr>
                  <w:tcW w:w="802" w:type="dxa"/>
                  <w:vAlign w:val="center"/>
                </w:tcPr>
                <w:p w14:paraId="60EDDCB6"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2</w:t>
                  </w:r>
                </w:p>
              </w:tc>
              <w:tc>
                <w:tcPr>
                  <w:tcW w:w="4050" w:type="dxa"/>
                  <w:vAlign w:val="center"/>
                </w:tcPr>
                <w:p w14:paraId="203922BD"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幣</w:t>
                  </w:r>
                  <w:proofErr w:type="gramStart"/>
                  <w:r>
                    <w:rPr>
                      <w:rFonts w:ascii="Century Gothic" w:eastAsia="微軟正黑體" w:hAnsi="Century Gothic" w:hint="eastAsia"/>
                      <w:sz w:val="22"/>
                    </w:rPr>
                    <w:t>倍</w:t>
                  </w:r>
                  <w:proofErr w:type="gramEnd"/>
                  <w:r>
                    <w:rPr>
                      <w:rFonts w:ascii="Century Gothic" w:eastAsia="微軟正黑體" w:hAnsi="Century Gothic" w:hint="eastAsia"/>
                      <w:sz w:val="22"/>
                    </w:rPr>
                    <w:t>卡</w:t>
                  </w:r>
                  <w:r>
                    <w:rPr>
                      <w:rFonts w:ascii="Century Gothic" w:eastAsia="微軟正黑體" w:hAnsi="Century Gothic" w:hint="eastAsia"/>
                      <w:sz w:val="22"/>
                    </w:rPr>
                    <w:t>(</w:t>
                  </w:r>
                  <w:proofErr w:type="gramStart"/>
                  <w:r>
                    <w:rPr>
                      <w:rFonts w:ascii="Century Gothic" w:eastAsia="微軟正黑體" w:hAnsi="Century Gothic" w:hint="eastAsia"/>
                      <w:sz w:val="22"/>
                    </w:rPr>
                    <w:t>依卡號</w:t>
                  </w:r>
                  <w:proofErr w:type="gramEnd"/>
                  <w:r>
                    <w:rPr>
                      <w:rFonts w:ascii="Century Gothic" w:eastAsia="微軟正黑體" w:hAnsi="Century Gothic" w:hint="eastAsia"/>
                      <w:sz w:val="22"/>
                    </w:rPr>
                    <w:t>由小至大</w:t>
                  </w:r>
                  <w:r>
                    <w:rPr>
                      <w:rFonts w:ascii="Century Gothic" w:eastAsia="微軟正黑體" w:hAnsi="Century Gothic" w:hint="eastAsia"/>
                      <w:sz w:val="22"/>
                    </w:rPr>
                    <w:t>)</w:t>
                  </w:r>
                </w:p>
              </w:tc>
            </w:tr>
            <w:tr w:rsidR="00403FB7" w14:paraId="32D664E5" w14:textId="77777777" w:rsidTr="004F66DB">
              <w:trPr>
                <w:trHeight w:val="397"/>
              </w:trPr>
              <w:tc>
                <w:tcPr>
                  <w:tcW w:w="802" w:type="dxa"/>
                  <w:vAlign w:val="center"/>
                </w:tcPr>
                <w:p w14:paraId="68DB8FFF"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3</w:t>
                  </w:r>
                </w:p>
              </w:tc>
              <w:tc>
                <w:tcPr>
                  <w:tcW w:w="4050" w:type="dxa"/>
                  <w:vAlign w:val="center"/>
                </w:tcPr>
                <w:p w14:paraId="4A301D07"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永豐現金回饋卡</w:t>
                  </w:r>
                  <w:r>
                    <w:rPr>
                      <w:rFonts w:ascii="Century Gothic" w:eastAsia="微軟正黑體" w:hAnsi="Century Gothic" w:hint="eastAsia"/>
                      <w:sz w:val="22"/>
                    </w:rPr>
                    <w:t>(</w:t>
                  </w:r>
                  <w:proofErr w:type="gramStart"/>
                  <w:r>
                    <w:rPr>
                      <w:rFonts w:ascii="Century Gothic" w:eastAsia="微軟正黑體" w:hAnsi="Century Gothic" w:hint="eastAsia"/>
                      <w:sz w:val="22"/>
                    </w:rPr>
                    <w:t>依卡號</w:t>
                  </w:r>
                  <w:proofErr w:type="gramEnd"/>
                  <w:r>
                    <w:rPr>
                      <w:rFonts w:ascii="Century Gothic" w:eastAsia="微軟正黑體" w:hAnsi="Century Gothic" w:hint="eastAsia"/>
                      <w:sz w:val="22"/>
                    </w:rPr>
                    <w:t>由小至大</w:t>
                  </w:r>
                  <w:r>
                    <w:rPr>
                      <w:rFonts w:ascii="Century Gothic" w:eastAsia="微軟正黑體" w:hAnsi="Century Gothic" w:hint="eastAsia"/>
                      <w:sz w:val="22"/>
                    </w:rPr>
                    <w:t>)</w:t>
                  </w:r>
                </w:p>
              </w:tc>
            </w:tr>
            <w:tr w:rsidR="00403FB7" w14:paraId="736C1C20" w14:textId="77777777" w:rsidTr="004F66DB">
              <w:trPr>
                <w:trHeight w:val="397"/>
              </w:trPr>
              <w:tc>
                <w:tcPr>
                  <w:tcW w:w="802" w:type="dxa"/>
                  <w:vAlign w:val="center"/>
                </w:tcPr>
                <w:p w14:paraId="65E96661"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4</w:t>
                  </w:r>
                </w:p>
              </w:tc>
              <w:tc>
                <w:tcPr>
                  <w:tcW w:w="4050" w:type="dxa"/>
                  <w:vAlign w:val="center"/>
                </w:tcPr>
                <w:p w14:paraId="46097220"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永豐</w:t>
                  </w:r>
                  <w:r>
                    <w:rPr>
                      <w:rFonts w:ascii="Century Gothic" w:eastAsia="微軟正黑體" w:hAnsi="Century Gothic" w:hint="eastAsia"/>
                      <w:sz w:val="22"/>
                    </w:rPr>
                    <w:t>Sport</w:t>
                  </w:r>
                  <w:r>
                    <w:rPr>
                      <w:rFonts w:ascii="Century Gothic" w:eastAsia="微軟正黑體" w:hAnsi="Century Gothic" w:hint="eastAsia"/>
                      <w:sz w:val="22"/>
                    </w:rPr>
                    <w:t>卡</w:t>
                  </w:r>
                  <w:r>
                    <w:rPr>
                      <w:rFonts w:ascii="Century Gothic" w:eastAsia="微軟正黑體" w:hAnsi="Century Gothic" w:hint="eastAsia"/>
                      <w:sz w:val="22"/>
                    </w:rPr>
                    <w:t>(</w:t>
                  </w:r>
                  <w:proofErr w:type="gramStart"/>
                  <w:r>
                    <w:rPr>
                      <w:rFonts w:ascii="Century Gothic" w:eastAsia="微軟正黑體" w:hAnsi="Century Gothic" w:hint="eastAsia"/>
                      <w:sz w:val="22"/>
                    </w:rPr>
                    <w:t>依卡號</w:t>
                  </w:r>
                  <w:proofErr w:type="gramEnd"/>
                  <w:r>
                    <w:rPr>
                      <w:rFonts w:ascii="Century Gothic" w:eastAsia="微軟正黑體" w:hAnsi="Century Gothic" w:hint="eastAsia"/>
                      <w:sz w:val="22"/>
                    </w:rPr>
                    <w:t>由小至大</w:t>
                  </w:r>
                  <w:r>
                    <w:rPr>
                      <w:rFonts w:ascii="Century Gothic" w:eastAsia="微軟正黑體" w:hAnsi="Century Gothic" w:hint="eastAsia"/>
                      <w:sz w:val="22"/>
                    </w:rPr>
                    <w:t>)</w:t>
                  </w:r>
                </w:p>
              </w:tc>
            </w:tr>
          </w:tbl>
          <w:p w14:paraId="157FE40D" w14:textId="77777777" w:rsidR="00403FB7" w:rsidRDefault="00403FB7" w:rsidP="0039272F">
            <w:pPr>
              <w:pStyle w:val="af5"/>
              <w:numPr>
                <w:ilvl w:val="0"/>
                <w:numId w:val="12"/>
              </w:numPr>
              <w:spacing w:line="0" w:lineRule="atLeast"/>
              <w:ind w:leftChars="0"/>
              <w:rPr>
                <w:rFonts w:ascii="Century Gothic" w:eastAsia="微軟正黑體" w:hAnsi="Century Gothic"/>
                <w:sz w:val="22"/>
              </w:rPr>
            </w:pPr>
            <w:r>
              <w:rPr>
                <w:rFonts w:ascii="Century Gothic" w:eastAsia="微軟正黑體" w:hAnsi="Century Gothic" w:hint="eastAsia"/>
                <w:sz w:val="22"/>
              </w:rPr>
              <w:t>後續排序：開啟</w:t>
            </w:r>
            <w:proofErr w:type="gramStart"/>
            <w:r>
              <w:rPr>
                <w:rFonts w:ascii="Century Gothic" w:eastAsia="微軟正黑體" w:hAnsi="Century Gothic" w:hint="eastAsia"/>
                <w:sz w:val="22"/>
              </w:rPr>
              <w:t>信用卡頁將依</w:t>
            </w:r>
            <w:proofErr w:type="gramEnd"/>
            <w:r>
              <w:rPr>
                <w:rFonts w:ascii="Century Gothic" w:eastAsia="微軟正黑體" w:hAnsi="Century Gothic" w:hint="eastAsia"/>
                <w:sz w:val="22"/>
              </w:rPr>
              <w:t>以下順序排列</w:t>
            </w:r>
          </w:p>
          <w:tbl>
            <w:tblPr>
              <w:tblStyle w:val="aa"/>
              <w:tblW w:w="0" w:type="auto"/>
              <w:tblInd w:w="728" w:type="dxa"/>
              <w:tblLook w:val="04A0" w:firstRow="1" w:lastRow="0" w:firstColumn="1" w:lastColumn="0" w:noHBand="0" w:noVBand="1"/>
            </w:tblPr>
            <w:tblGrid>
              <w:gridCol w:w="802"/>
              <w:gridCol w:w="4050"/>
            </w:tblGrid>
            <w:tr w:rsidR="00403FB7" w14:paraId="769A6719" w14:textId="77777777" w:rsidTr="004F66DB">
              <w:trPr>
                <w:trHeight w:val="397"/>
              </w:trPr>
              <w:tc>
                <w:tcPr>
                  <w:tcW w:w="802" w:type="dxa"/>
                  <w:shd w:val="clear" w:color="auto" w:fill="D9D9D9" w:themeFill="background1" w:themeFillShade="D9"/>
                  <w:vAlign w:val="center"/>
                </w:tcPr>
                <w:p w14:paraId="665C73E7"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順序</w:t>
                  </w:r>
                </w:p>
              </w:tc>
              <w:tc>
                <w:tcPr>
                  <w:tcW w:w="4050" w:type="dxa"/>
                  <w:shd w:val="clear" w:color="auto" w:fill="D9D9D9" w:themeFill="background1" w:themeFillShade="D9"/>
                  <w:vAlign w:val="center"/>
                </w:tcPr>
                <w:p w14:paraId="03D75311" w14:textId="77777777" w:rsidR="00403FB7" w:rsidRDefault="00403FB7" w:rsidP="004F66DB">
                  <w:pPr>
                    <w:spacing w:line="0" w:lineRule="atLeast"/>
                    <w:jc w:val="both"/>
                    <w:rPr>
                      <w:rFonts w:ascii="Century Gothic" w:eastAsia="微軟正黑體" w:hAnsi="Century Gothic"/>
                      <w:sz w:val="22"/>
                    </w:rPr>
                  </w:pPr>
                  <w:proofErr w:type="gramStart"/>
                  <w:r>
                    <w:rPr>
                      <w:rFonts w:ascii="Century Gothic" w:eastAsia="微軟正黑體" w:hAnsi="Century Gothic" w:hint="eastAsia"/>
                      <w:sz w:val="22"/>
                    </w:rPr>
                    <w:t>卡別</w:t>
                  </w:r>
                  <w:proofErr w:type="gramEnd"/>
                </w:p>
              </w:tc>
            </w:tr>
            <w:tr w:rsidR="00403FB7" w14:paraId="4AD29614" w14:textId="77777777" w:rsidTr="004F66DB">
              <w:trPr>
                <w:trHeight w:val="397"/>
              </w:trPr>
              <w:tc>
                <w:tcPr>
                  <w:tcW w:w="802" w:type="dxa"/>
                  <w:vAlign w:val="center"/>
                </w:tcPr>
                <w:p w14:paraId="1C722591"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1~n</w:t>
                  </w:r>
                  <w:r>
                    <w:rPr>
                      <w:rFonts w:ascii="Century Gothic" w:eastAsia="微軟正黑體" w:hAnsi="Century Gothic"/>
                      <w:sz w:val="22"/>
                    </w:rPr>
                    <w:t>-1</w:t>
                  </w:r>
                </w:p>
              </w:tc>
              <w:tc>
                <w:tcPr>
                  <w:tcW w:w="4050" w:type="dxa"/>
                  <w:vAlign w:val="center"/>
                </w:tcPr>
                <w:p w14:paraId="6217EC56"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新增有效卡：此</w:t>
                  </w:r>
                  <w:r>
                    <w:rPr>
                      <w:rFonts w:ascii="Century Gothic" w:eastAsia="微軟正黑體" w:hAnsi="Century Gothic" w:hint="eastAsia"/>
                      <w:sz w:val="22"/>
                    </w:rPr>
                    <w:t>I</w:t>
                  </w:r>
                  <w:r>
                    <w:rPr>
                      <w:rFonts w:ascii="Century Gothic" w:eastAsia="微軟正黑體" w:hAnsi="Century Gothic"/>
                      <w:sz w:val="22"/>
                    </w:rPr>
                    <w:t>D</w:t>
                  </w:r>
                  <w:r w:rsidRPr="002A63DD">
                    <w:rPr>
                      <w:rFonts w:ascii="Century Gothic" w:eastAsia="微軟正黑體" w:hAnsi="Century Gothic" w:hint="eastAsia"/>
                      <w:sz w:val="22"/>
                    </w:rPr>
                    <w:t>持有之卡號</w:t>
                  </w:r>
                  <w:r>
                    <w:rPr>
                      <w:rFonts w:ascii="Century Gothic" w:eastAsia="微軟正黑體" w:hAnsi="Century Gothic" w:hint="eastAsia"/>
                      <w:sz w:val="22"/>
                    </w:rPr>
                    <w:t>，</w:t>
                  </w:r>
                  <w:r w:rsidRPr="002A63DD">
                    <w:rPr>
                      <w:rFonts w:ascii="Century Gothic" w:eastAsia="微軟正黑體" w:hAnsi="Century Gothic" w:hint="eastAsia"/>
                      <w:sz w:val="22"/>
                    </w:rPr>
                    <w:t>限</w:t>
                  </w:r>
                  <w:r w:rsidRPr="002A63DD">
                    <w:rPr>
                      <w:rFonts w:ascii="Century Gothic" w:eastAsia="微軟正黑體" w:hAnsi="Century Gothic" w:hint="eastAsia"/>
                      <w:sz w:val="22"/>
                    </w:rPr>
                    <w:t>20</w:t>
                  </w:r>
                  <w:r w:rsidRPr="002A63DD">
                    <w:rPr>
                      <w:rFonts w:ascii="Century Gothic" w:eastAsia="微軟正黑體" w:hAnsi="Century Gothic" w:hint="eastAsia"/>
                      <w:sz w:val="22"/>
                    </w:rPr>
                    <w:t>張</w:t>
                  </w:r>
                  <w:r>
                    <w:rPr>
                      <w:rFonts w:ascii="Century Gothic" w:eastAsia="微軟正黑體" w:hAnsi="Century Gothic" w:hint="eastAsia"/>
                      <w:sz w:val="22"/>
                    </w:rPr>
                    <w:t>，比對後無排序紀錄</w:t>
                  </w:r>
                  <w:r>
                    <w:rPr>
                      <w:rFonts w:ascii="Century Gothic" w:eastAsia="微軟正黑體" w:hAnsi="Century Gothic" w:hint="eastAsia"/>
                      <w:sz w:val="22"/>
                    </w:rPr>
                    <w:t>(</w:t>
                  </w:r>
                  <w:proofErr w:type="gramStart"/>
                  <w:r>
                    <w:rPr>
                      <w:rFonts w:ascii="Century Gothic" w:eastAsia="微軟正黑體" w:hAnsi="Century Gothic" w:hint="eastAsia"/>
                      <w:sz w:val="22"/>
                    </w:rPr>
                    <w:t>依卡號</w:t>
                  </w:r>
                  <w:proofErr w:type="gramEnd"/>
                  <w:r>
                    <w:rPr>
                      <w:rFonts w:ascii="Century Gothic" w:eastAsia="微軟正黑體" w:hAnsi="Century Gothic" w:hint="eastAsia"/>
                      <w:sz w:val="22"/>
                    </w:rPr>
                    <w:t>由小至大</w:t>
                  </w:r>
                  <w:r>
                    <w:rPr>
                      <w:rFonts w:ascii="Century Gothic" w:eastAsia="微軟正黑體" w:hAnsi="Century Gothic" w:hint="eastAsia"/>
                      <w:sz w:val="22"/>
                    </w:rPr>
                    <w:t>)</w:t>
                  </w:r>
                </w:p>
              </w:tc>
            </w:tr>
            <w:tr w:rsidR="00403FB7" w14:paraId="7F8E3F7A" w14:textId="77777777" w:rsidTr="004F66DB">
              <w:trPr>
                <w:trHeight w:val="397"/>
              </w:trPr>
              <w:tc>
                <w:tcPr>
                  <w:tcW w:w="802" w:type="dxa"/>
                  <w:vAlign w:val="center"/>
                </w:tcPr>
                <w:p w14:paraId="0BD45A41"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sz w:val="22"/>
                    </w:rPr>
                    <w:t>n</w:t>
                  </w:r>
                </w:p>
              </w:tc>
              <w:tc>
                <w:tcPr>
                  <w:tcW w:w="4050" w:type="dxa"/>
                  <w:vAlign w:val="center"/>
                </w:tcPr>
                <w:p w14:paraId="6C97330C"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前次儲存順序之有效卡：此</w:t>
                  </w:r>
                  <w:r>
                    <w:rPr>
                      <w:rFonts w:ascii="Century Gothic" w:eastAsia="微軟正黑體" w:hAnsi="Century Gothic" w:hint="eastAsia"/>
                      <w:sz w:val="22"/>
                    </w:rPr>
                    <w:t>I</w:t>
                  </w:r>
                  <w:r>
                    <w:rPr>
                      <w:rFonts w:ascii="Century Gothic" w:eastAsia="微軟正黑體" w:hAnsi="Century Gothic"/>
                      <w:sz w:val="22"/>
                    </w:rPr>
                    <w:t>D</w:t>
                  </w:r>
                  <w:r w:rsidRPr="002A63DD">
                    <w:rPr>
                      <w:rFonts w:ascii="Century Gothic" w:eastAsia="微軟正黑體" w:hAnsi="Century Gothic" w:hint="eastAsia"/>
                      <w:sz w:val="22"/>
                    </w:rPr>
                    <w:t>持有之卡號</w:t>
                  </w:r>
                  <w:r>
                    <w:rPr>
                      <w:rFonts w:ascii="Century Gothic" w:eastAsia="微軟正黑體" w:hAnsi="Century Gothic" w:hint="eastAsia"/>
                      <w:sz w:val="22"/>
                    </w:rPr>
                    <w:t>，</w:t>
                  </w:r>
                  <w:r w:rsidRPr="002A63DD">
                    <w:rPr>
                      <w:rFonts w:ascii="Century Gothic" w:eastAsia="微軟正黑體" w:hAnsi="Century Gothic" w:hint="eastAsia"/>
                      <w:sz w:val="22"/>
                    </w:rPr>
                    <w:t>限</w:t>
                  </w:r>
                  <w:r w:rsidRPr="002A63DD">
                    <w:rPr>
                      <w:rFonts w:ascii="Century Gothic" w:eastAsia="微軟正黑體" w:hAnsi="Century Gothic" w:hint="eastAsia"/>
                      <w:sz w:val="22"/>
                    </w:rPr>
                    <w:t>20</w:t>
                  </w:r>
                  <w:r w:rsidRPr="002A63DD">
                    <w:rPr>
                      <w:rFonts w:ascii="Century Gothic" w:eastAsia="微軟正黑體" w:hAnsi="Century Gothic" w:hint="eastAsia"/>
                      <w:sz w:val="22"/>
                    </w:rPr>
                    <w:t>張</w:t>
                  </w:r>
                  <w:r>
                    <w:rPr>
                      <w:rFonts w:ascii="Century Gothic" w:eastAsia="微軟正黑體" w:hAnsi="Century Gothic" w:hint="eastAsia"/>
                      <w:sz w:val="22"/>
                    </w:rPr>
                    <w:t>，比對後有排序紀錄</w:t>
                  </w:r>
                </w:p>
              </w:tc>
            </w:tr>
          </w:tbl>
          <w:p w14:paraId="0F262FB9" w14:textId="77777777" w:rsidR="00403FB7" w:rsidRDefault="00403FB7" w:rsidP="0039272F">
            <w:pPr>
              <w:pStyle w:val="af5"/>
              <w:numPr>
                <w:ilvl w:val="0"/>
                <w:numId w:val="9"/>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47017E2F" w14:textId="77777777" w:rsidR="00403FB7" w:rsidRDefault="00403FB7" w:rsidP="0039272F">
            <w:pPr>
              <w:pStyle w:val="af5"/>
              <w:numPr>
                <w:ilvl w:val="0"/>
                <w:numId w:val="13"/>
              </w:numPr>
              <w:spacing w:line="0" w:lineRule="atLeast"/>
              <w:ind w:leftChars="0"/>
              <w:rPr>
                <w:rFonts w:ascii="Century Gothic" w:eastAsia="微軟正黑體" w:hAnsi="Century Gothic"/>
                <w:sz w:val="22"/>
              </w:rPr>
            </w:pPr>
            <w:proofErr w:type="gramStart"/>
            <w:r>
              <w:rPr>
                <w:rFonts w:ascii="Century Gothic" w:eastAsia="微軟正黑體" w:hAnsi="Century Gothic" w:hint="eastAsia"/>
                <w:sz w:val="22"/>
              </w:rPr>
              <w:t>卡圖</w:t>
            </w:r>
            <w:proofErr w:type="gramEnd"/>
            <w:r>
              <w:rPr>
                <w:rFonts w:ascii="Century Gothic" w:eastAsia="微軟正黑體" w:hAnsi="Century Gothic" w:hint="eastAsia"/>
                <w:sz w:val="22"/>
              </w:rPr>
              <w:t>：</w:t>
            </w:r>
          </w:p>
          <w:p w14:paraId="1F52B0D6" w14:textId="77777777" w:rsidR="00403FB7" w:rsidRDefault="00403FB7" w:rsidP="0039272F">
            <w:pPr>
              <w:pStyle w:val="af5"/>
              <w:numPr>
                <w:ilvl w:val="0"/>
                <w:numId w:val="14"/>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w:t>
            </w:r>
            <w:r w:rsidRPr="00060D03">
              <w:rPr>
                <w:rFonts w:ascii="Century Gothic" w:eastAsia="微軟正黑體" w:hAnsi="Century Gothic" w:hint="eastAsia"/>
                <w:sz w:val="22"/>
                <w:highlight w:val="yellow"/>
              </w:rPr>
              <w:t>信用卡卡網</w:t>
            </w:r>
          </w:p>
          <w:p w14:paraId="4256BA77" w14:textId="77777777" w:rsidR="00403FB7" w:rsidRPr="00060D03" w:rsidRDefault="00403FB7" w:rsidP="0039272F">
            <w:pPr>
              <w:pStyle w:val="af5"/>
              <w:numPr>
                <w:ilvl w:val="0"/>
                <w:numId w:val="14"/>
              </w:numPr>
              <w:spacing w:line="0" w:lineRule="atLeast"/>
              <w:ind w:leftChars="0"/>
              <w:rPr>
                <w:rFonts w:ascii="Century Gothic" w:eastAsia="微軟正黑體" w:hAnsi="Century Gothic"/>
                <w:sz w:val="22"/>
              </w:rPr>
            </w:pPr>
            <w:r w:rsidRPr="00060D03">
              <w:rPr>
                <w:rFonts w:ascii="Century Gothic" w:eastAsia="微軟正黑體" w:hAnsi="Century Gothic" w:hint="eastAsia"/>
                <w:sz w:val="22"/>
              </w:rPr>
              <w:t>規格：</w:t>
            </w:r>
            <w:r w:rsidRPr="00060D03">
              <w:rPr>
                <w:rFonts w:ascii="Century Gothic" w:eastAsia="微軟正黑體" w:hAnsi="Century Gothic" w:hint="eastAsia"/>
                <w:sz w:val="22"/>
                <w:highlight w:val="yellow"/>
              </w:rPr>
              <w:t>尺寸</w:t>
            </w:r>
            <w:r w:rsidRPr="00060D03">
              <w:rPr>
                <w:rFonts w:ascii="Century Gothic" w:eastAsia="微軟正黑體" w:hAnsi="Century Gothic"/>
                <w:sz w:val="22"/>
                <w:highlight w:val="yellow"/>
              </w:rPr>
              <w:t>1024*646</w:t>
            </w:r>
            <w:r w:rsidRPr="00060D03">
              <w:rPr>
                <w:rFonts w:ascii="Century Gothic" w:eastAsia="微軟正黑體" w:hAnsi="Century Gothic" w:hint="eastAsia"/>
                <w:sz w:val="22"/>
                <w:highlight w:val="yellow"/>
              </w:rPr>
              <w:t>，像素</w:t>
            </w:r>
            <w:r w:rsidRPr="00060D03">
              <w:rPr>
                <w:rFonts w:ascii="Century Gothic" w:eastAsia="微軟正黑體" w:hAnsi="Century Gothic"/>
                <w:sz w:val="22"/>
                <w:highlight w:val="yellow"/>
              </w:rPr>
              <w:t>100k</w:t>
            </w:r>
            <w:r w:rsidRPr="00060D03">
              <w:rPr>
                <w:rFonts w:ascii="Century Gothic" w:eastAsia="微軟正黑體" w:hAnsi="Century Gothic" w:hint="eastAsia"/>
                <w:sz w:val="22"/>
                <w:highlight w:val="yellow"/>
              </w:rPr>
              <w:t>上下</w:t>
            </w:r>
          </w:p>
          <w:p w14:paraId="143C2DF7" w14:textId="77777777" w:rsidR="00403FB7" w:rsidRDefault="00403FB7" w:rsidP="0039272F">
            <w:pPr>
              <w:pStyle w:val="af5"/>
              <w:numPr>
                <w:ilvl w:val="0"/>
                <w:numId w:val="13"/>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w:t>
            </w:r>
            <w:proofErr w:type="gramStart"/>
            <w:r>
              <w:rPr>
                <w:rFonts w:ascii="Century Gothic" w:eastAsia="微軟正黑體" w:hAnsi="Century Gothic" w:hint="eastAsia"/>
                <w:sz w:val="22"/>
              </w:rPr>
              <w:t>卡名需</w:t>
            </w:r>
            <w:proofErr w:type="gramEnd"/>
            <w:r>
              <w:rPr>
                <w:rFonts w:ascii="Century Gothic" w:eastAsia="微軟正黑體" w:hAnsi="Century Gothic" w:hint="eastAsia"/>
                <w:sz w:val="22"/>
              </w:rPr>
              <w:t>完整顯示，最多</w:t>
            </w:r>
            <w:r>
              <w:rPr>
                <w:rFonts w:ascii="Century Gothic" w:eastAsia="微軟正黑體" w:hAnsi="Century Gothic" w:hint="eastAsia"/>
                <w:sz w:val="22"/>
              </w:rPr>
              <w:t>20</w:t>
            </w:r>
            <w:r w:rsidRPr="00925711">
              <w:rPr>
                <w:rFonts w:ascii="Century Gothic" w:eastAsia="微軟正黑體" w:hAnsi="Century Gothic" w:hint="eastAsia"/>
                <w:sz w:val="22"/>
              </w:rPr>
              <w:t>字</w:t>
            </w:r>
          </w:p>
          <w:p w14:paraId="63BC2230" w14:textId="77777777" w:rsidR="00403FB7" w:rsidRDefault="00403FB7" w:rsidP="0039272F">
            <w:pPr>
              <w:pStyle w:val="af5"/>
              <w:numPr>
                <w:ilvl w:val="0"/>
                <w:numId w:val="13"/>
              </w:numPr>
              <w:spacing w:line="0" w:lineRule="atLeast"/>
              <w:ind w:leftChars="0"/>
              <w:rPr>
                <w:rFonts w:ascii="Century Gothic" w:eastAsia="微軟正黑體" w:hAnsi="Century Gothic"/>
                <w:sz w:val="22"/>
              </w:rPr>
            </w:pPr>
            <w:r>
              <w:rPr>
                <w:rFonts w:ascii="Century Gothic" w:eastAsia="微軟正黑體" w:hAnsi="Century Gothic" w:hint="eastAsia"/>
                <w:sz w:val="22"/>
              </w:rPr>
              <w:t>卡號資訊：國際發卡組織、卡號</w:t>
            </w:r>
            <w:r w:rsidRPr="002A63DD">
              <w:rPr>
                <w:rFonts w:ascii="Century Gothic" w:eastAsia="微軟正黑體" w:hAnsi="Century Gothic" w:hint="eastAsia"/>
                <w:sz w:val="22"/>
              </w:rPr>
              <w:t>(</w:t>
            </w:r>
            <w:proofErr w:type="gramStart"/>
            <w:r w:rsidRPr="002A63DD">
              <w:rPr>
                <w:rFonts w:ascii="Century Gothic" w:eastAsia="微軟正黑體" w:hAnsi="Century Gothic" w:hint="eastAsia"/>
                <w:sz w:val="22"/>
              </w:rPr>
              <w:t>隱碼</w:t>
            </w:r>
            <w:proofErr w:type="gramEnd"/>
            <w:r w:rsidRPr="002A63DD">
              <w:rPr>
                <w:rFonts w:ascii="Century Gothic" w:eastAsia="微軟正黑體" w:hAnsi="Century Gothic" w:hint="eastAsia"/>
                <w:sz w:val="22"/>
              </w:rPr>
              <w:t>)</w:t>
            </w:r>
          </w:p>
          <w:p w14:paraId="437873E3" w14:textId="77777777" w:rsidR="00403FB7" w:rsidRPr="00060D03" w:rsidRDefault="00403FB7" w:rsidP="0039272F">
            <w:pPr>
              <w:pStyle w:val="af5"/>
              <w:numPr>
                <w:ilvl w:val="0"/>
                <w:numId w:val="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：前往「該卡片之信用卡管理頁」</w:t>
            </w:r>
          </w:p>
        </w:tc>
      </w:tr>
      <w:tr w:rsidR="00403FB7" w14:paraId="078FFA4D" w14:textId="77777777" w:rsidTr="004F66DB">
        <w:tblPrEx>
          <w:tblCellMar>
            <w:left w:w="28" w:type="dxa"/>
            <w:right w:w="28" w:type="dxa"/>
          </w:tblCellMar>
        </w:tblPrEx>
        <w:trPr>
          <w:trHeight w:val="353"/>
        </w:trPr>
        <w:tc>
          <w:tcPr>
            <w:tcW w:w="2607" w:type="dxa"/>
            <w:vMerge/>
          </w:tcPr>
          <w:p w14:paraId="24BD254D" w14:textId="77777777" w:rsidR="00403FB7" w:rsidRDefault="00403FB7" w:rsidP="004F66DB">
            <w:pPr>
              <w:spacing w:line="0" w:lineRule="atLeast"/>
              <w:rPr>
                <w:noProof/>
              </w:rPr>
            </w:pPr>
          </w:p>
        </w:tc>
        <w:tc>
          <w:tcPr>
            <w:tcW w:w="1273" w:type="dxa"/>
          </w:tcPr>
          <w:p w14:paraId="074CC588" w14:textId="77777777" w:rsidR="00403FB7" w:rsidRDefault="00403FB7" w:rsidP="004F66DB">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變更排序</w:t>
            </w:r>
          </w:p>
          <w:p w14:paraId="27429B9E" w14:textId="77777777" w:rsidR="00403FB7" w:rsidRPr="00D35155" w:rsidRDefault="00403FB7" w:rsidP="004F66DB">
            <w:pPr>
              <w:spacing w:line="0" w:lineRule="atLeast"/>
              <w:rPr>
                <w:rFonts w:ascii="Century Gothic" w:eastAsia="微軟正黑體" w:hAnsi="Century Gothic"/>
                <w:sz w:val="22"/>
              </w:rPr>
            </w:pP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5856" w:type="dxa"/>
          </w:tcPr>
          <w:p w14:paraId="4158D27E" w14:textId="77777777" w:rsidR="00403FB7" w:rsidRPr="006A2697" w:rsidRDefault="00403FB7" w:rsidP="0039272F">
            <w:pPr>
              <w:pStyle w:val="af5"/>
              <w:numPr>
                <w:ilvl w:val="0"/>
                <w:numId w:val="15"/>
              </w:numPr>
              <w:spacing w:line="0" w:lineRule="atLeast"/>
              <w:ind w:leftChars="0"/>
              <w:rPr>
                <w:rFonts w:ascii="Century Gothic" w:eastAsia="微軟正黑體" w:hAnsi="Century Gothic"/>
                <w:sz w:val="22"/>
              </w:rPr>
            </w:pPr>
            <w:proofErr w:type="gramStart"/>
            <w:r>
              <w:rPr>
                <w:rFonts w:ascii="Century Gothic" w:eastAsia="微軟正黑體" w:hAnsi="Century Gothic" w:hint="eastAsia"/>
                <w:sz w:val="22"/>
              </w:rPr>
              <w:t>長壓</w:t>
            </w:r>
            <w:proofErr w:type="gramEnd"/>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：可上下調整卡片排序</w:t>
            </w:r>
          </w:p>
        </w:tc>
      </w:tr>
      <w:tr w:rsidR="00403FB7" w14:paraId="106C0629" w14:textId="77777777" w:rsidTr="004F66DB">
        <w:tblPrEx>
          <w:tblCellMar>
            <w:left w:w="28" w:type="dxa"/>
            <w:right w:w="28" w:type="dxa"/>
          </w:tblCellMar>
        </w:tblPrEx>
        <w:trPr>
          <w:trHeight w:val="353"/>
        </w:trPr>
        <w:tc>
          <w:tcPr>
            <w:tcW w:w="2607" w:type="dxa"/>
            <w:vMerge/>
          </w:tcPr>
          <w:p w14:paraId="39821D3C" w14:textId="77777777" w:rsidR="00403FB7" w:rsidRDefault="00403FB7" w:rsidP="004F66DB">
            <w:pPr>
              <w:spacing w:line="0" w:lineRule="atLeast"/>
              <w:rPr>
                <w:noProof/>
              </w:rPr>
            </w:pPr>
          </w:p>
        </w:tc>
        <w:tc>
          <w:tcPr>
            <w:tcW w:w="1273" w:type="dxa"/>
          </w:tcPr>
          <w:p w14:paraId="4FA868A7" w14:textId="77777777" w:rsidR="00403FB7" w:rsidRPr="00C951E1" w:rsidRDefault="00403FB7" w:rsidP="004F66DB">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5856" w:type="dxa"/>
          </w:tcPr>
          <w:p w14:paraId="0AC3B10D" w14:textId="77777777" w:rsidR="00403FB7" w:rsidRDefault="00403FB7" w:rsidP="0039272F">
            <w:pPr>
              <w:pStyle w:val="af5"/>
              <w:numPr>
                <w:ilvl w:val="0"/>
                <w:numId w:val="1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：儲存此次卡片排序</w:t>
            </w:r>
          </w:p>
        </w:tc>
      </w:tr>
      <w:tr w:rsidR="00403FB7" w14:paraId="4C2438B1" w14:textId="77777777" w:rsidTr="004F66DB">
        <w:tblPrEx>
          <w:tblCellMar>
            <w:left w:w="28" w:type="dxa"/>
            <w:right w:w="28" w:type="dxa"/>
          </w:tblCellMar>
        </w:tblPrEx>
        <w:trPr>
          <w:trHeight w:val="353"/>
        </w:trPr>
        <w:tc>
          <w:tcPr>
            <w:tcW w:w="2607" w:type="dxa"/>
            <w:vMerge/>
          </w:tcPr>
          <w:p w14:paraId="1B34FC7B" w14:textId="77777777" w:rsidR="00403FB7" w:rsidRDefault="00403FB7" w:rsidP="004F66DB">
            <w:pPr>
              <w:spacing w:line="0" w:lineRule="atLeast"/>
              <w:rPr>
                <w:noProof/>
              </w:rPr>
            </w:pPr>
          </w:p>
        </w:tc>
        <w:tc>
          <w:tcPr>
            <w:tcW w:w="1273" w:type="dxa"/>
          </w:tcPr>
          <w:p w14:paraId="5AC6CD41" w14:textId="77777777" w:rsidR="00403FB7" w:rsidRPr="00C951E1" w:rsidRDefault="00403FB7" w:rsidP="004F66DB">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5856" w:type="dxa"/>
          </w:tcPr>
          <w:p w14:paraId="17BD16E6" w14:textId="77777777" w:rsidR="00403FB7" w:rsidRDefault="00403FB7" w:rsidP="0039272F">
            <w:pPr>
              <w:pStyle w:val="af5"/>
              <w:numPr>
                <w:ilvl w:val="0"/>
                <w:numId w:val="1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：返回「信用卡管理頁」</w:t>
            </w:r>
          </w:p>
        </w:tc>
      </w:tr>
    </w:tbl>
    <w:p w14:paraId="2A7D07E2" w14:textId="77777777" w:rsidR="00403FB7" w:rsidRPr="006D62AF" w:rsidRDefault="00403FB7" w:rsidP="00907B2F">
      <w:pPr>
        <w:widowControl/>
        <w:rPr>
          <w:rFonts w:ascii="Century Gothic" w:eastAsia="微軟正黑體" w:hAnsi="Century Gothic"/>
          <w:szCs w:val="22"/>
        </w:rPr>
      </w:pPr>
    </w:p>
    <w:p w14:paraId="421F5625" w14:textId="64D889B0" w:rsidR="00563F33" w:rsidRDefault="00563F33" w:rsidP="00563F33">
      <w:pPr>
        <w:pStyle w:val="af5"/>
        <w:numPr>
          <w:ilvl w:val="0"/>
          <w:numId w:val="3"/>
        </w:numPr>
        <w:spacing w:line="0" w:lineRule="atLeast"/>
        <w:ind w:leftChars="0" w:left="425" w:hanging="425"/>
        <w:outlineLvl w:val="2"/>
        <w:rPr>
          <w:rFonts w:ascii="Century Gothic" w:eastAsia="微軟正黑體" w:hAnsi="Century Gothic"/>
          <w:b/>
          <w:sz w:val="22"/>
        </w:rPr>
      </w:pPr>
      <w:bookmarkStart w:id="9" w:name="_Toc81398692"/>
      <w:r>
        <w:rPr>
          <w:rFonts w:ascii="Century Gothic" w:eastAsia="微軟正黑體" w:hAnsi="Century Gothic" w:hint="eastAsia"/>
          <w:b/>
          <w:sz w:val="22"/>
        </w:rPr>
        <w:t>卡片資訊</w:t>
      </w:r>
      <w:r w:rsidRPr="00BC3D87">
        <w:rPr>
          <w:rFonts w:ascii="Century Gothic" w:eastAsia="微軟正黑體" w:hAnsi="Century Gothic" w:hint="eastAsia"/>
          <w:b/>
          <w:sz w:val="22"/>
        </w:rPr>
        <w:t>：</w:t>
      </w:r>
      <w:bookmarkEnd w:id="9"/>
    </w:p>
    <w:p w14:paraId="47389F62" w14:textId="77777777" w:rsidR="00563F33" w:rsidRPr="008F50FB" w:rsidRDefault="00563F33" w:rsidP="002C2DC7">
      <w:pPr>
        <w:spacing w:line="0" w:lineRule="atLeast"/>
        <w:rPr>
          <w:rFonts w:ascii="Century Gothic" w:eastAsia="微軟正黑體" w:hAnsi="Century Gothic"/>
          <w:sz w:val="22"/>
          <w:szCs w:val="22"/>
        </w:rPr>
      </w:pPr>
      <w:r w:rsidRPr="008F50FB">
        <w:rPr>
          <w:rFonts w:ascii="Century Gothic" w:eastAsia="微軟正黑體" w:hAnsi="Century Gothic" w:hint="eastAsia"/>
          <w:sz w:val="22"/>
          <w:szCs w:val="22"/>
        </w:rPr>
        <w:t>信用卡頁</w:t>
      </w:r>
      <w:r>
        <w:rPr>
          <w:rFonts w:ascii="Century Gothic" w:eastAsia="微軟正黑體" w:hAnsi="Century Gothic" w:hint="eastAsia"/>
          <w:sz w:val="22"/>
          <w:szCs w:val="22"/>
        </w:rPr>
        <w:t>之卡片狀態共有甲乙</w:t>
      </w:r>
      <w:proofErr w:type="gramStart"/>
      <w:r>
        <w:rPr>
          <w:rFonts w:ascii="Century Gothic" w:eastAsia="微軟正黑體" w:hAnsi="Century Gothic" w:hint="eastAsia"/>
          <w:sz w:val="22"/>
          <w:szCs w:val="22"/>
        </w:rPr>
        <w:t>丙丁戊己</w:t>
      </w:r>
      <w:proofErr w:type="gramEnd"/>
      <w:r>
        <w:rPr>
          <w:rFonts w:ascii="Century Gothic" w:eastAsia="微軟正黑體" w:hAnsi="Century Gothic" w:hint="eastAsia"/>
          <w:sz w:val="22"/>
          <w:szCs w:val="22"/>
        </w:rPr>
        <w:t>6</w:t>
      </w:r>
      <w:r>
        <w:rPr>
          <w:rFonts w:ascii="Century Gothic" w:eastAsia="微軟正黑體" w:hAnsi="Century Gothic" w:hint="eastAsia"/>
          <w:sz w:val="22"/>
          <w:szCs w:val="22"/>
        </w:rPr>
        <w:t>種狀態顯示，畫面呈現及規格如以下說明</w:t>
      </w:r>
      <w:r w:rsidRPr="008F50FB">
        <w:rPr>
          <w:rFonts w:ascii="Century Gothic" w:eastAsia="微軟正黑體" w:hAnsi="Century Gothic" w:hint="eastAsia"/>
          <w:sz w:val="22"/>
          <w:szCs w:val="22"/>
        </w:rPr>
        <w:t>。</w:t>
      </w:r>
    </w:p>
    <w:p w14:paraId="6247598D" w14:textId="77777777" w:rsidR="00563F33" w:rsidRDefault="00563F33" w:rsidP="002C2DC7">
      <w:pPr>
        <w:spacing w:line="0" w:lineRule="atLeast"/>
        <w:jc w:val="center"/>
        <w:rPr>
          <w:rFonts w:ascii="Century Gothic" w:eastAsia="微軟正黑體" w:hAnsi="Century Gothic"/>
          <w:b/>
          <w:sz w:val="22"/>
        </w:rPr>
      </w:pPr>
      <w:r w:rsidRPr="00E11D3C">
        <w:rPr>
          <w:rFonts w:ascii="Century Gothic" w:eastAsia="微軟正黑體" w:hAnsi="Century Gothic"/>
          <w:b/>
          <w:noProof/>
          <w:sz w:val="22"/>
        </w:rPr>
        <w:drawing>
          <wp:inline distT="0" distB="0" distL="0" distR="0" wp14:anchorId="5D149719" wp14:editId="79F590EA">
            <wp:extent cx="4692324" cy="1974215"/>
            <wp:effectExtent l="0" t="0" r="0" b="6985"/>
            <wp:docPr id="16" name="圖片 4">
              <a:extLst xmlns:a="http://schemas.openxmlformats.org/drawingml/2006/main">
                <a:ext uri="{FF2B5EF4-FFF2-40B4-BE49-F238E27FC236}">
                  <a16:creationId xmlns:a16="http://schemas.microsoft.com/office/drawing/2014/main" id="{770F33A4-8590-4573-89A0-AD5B642C8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770F33A4-8590-4573-89A0-AD5B642C8BC8}"/>
                        </a:ext>
                      </a:extLst>
                    </pic:cNvPr>
                    <pic:cNvPicPr>
                      <a:picLocks noChangeAspect="1"/>
                    </pic:cNvPicPr>
                  </pic:nvPicPr>
                  <pic:blipFill>
                    <a:blip r:embed="rId9"/>
                    <a:stretch>
                      <a:fillRect/>
                    </a:stretch>
                  </pic:blipFill>
                  <pic:spPr>
                    <a:xfrm>
                      <a:off x="0" y="0"/>
                      <a:ext cx="4726443" cy="1988570"/>
                    </a:xfrm>
                    <a:prstGeom prst="rect">
                      <a:avLst/>
                    </a:prstGeom>
                  </pic:spPr>
                </pic:pic>
              </a:graphicData>
            </a:graphic>
          </wp:inline>
        </w:drawing>
      </w:r>
    </w:p>
    <w:tbl>
      <w:tblPr>
        <w:tblStyle w:val="aa"/>
        <w:tblW w:w="10201" w:type="dxa"/>
        <w:tblLayout w:type="fixed"/>
        <w:tblCellMar>
          <w:left w:w="28" w:type="dxa"/>
          <w:right w:w="28" w:type="dxa"/>
        </w:tblCellMar>
        <w:tblLook w:val="04A0" w:firstRow="1" w:lastRow="0" w:firstColumn="1" w:lastColumn="0" w:noHBand="0" w:noVBand="1"/>
      </w:tblPr>
      <w:tblGrid>
        <w:gridCol w:w="846"/>
        <w:gridCol w:w="850"/>
        <w:gridCol w:w="1417"/>
        <w:gridCol w:w="1418"/>
        <w:gridCol w:w="1417"/>
        <w:gridCol w:w="1418"/>
        <w:gridCol w:w="1417"/>
        <w:gridCol w:w="1418"/>
      </w:tblGrid>
      <w:tr w:rsidR="00563F33" w:rsidRPr="00776ABA" w14:paraId="3D71B000" w14:textId="77777777" w:rsidTr="00555EC8">
        <w:trPr>
          <w:trHeight w:val="451"/>
        </w:trPr>
        <w:tc>
          <w:tcPr>
            <w:tcW w:w="1696" w:type="dxa"/>
            <w:gridSpan w:val="2"/>
            <w:shd w:val="clear" w:color="auto" w:fill="D9D9D9" w:themeFill="background1" w:themeFillShade="D9"/>
          </w:tcPr>
          <w:p w14:paraId="66436617" w14:textId="77777777" w:rsidR="00563F33" w:rsidRDefault="00563F33" w:rsidP="00555EC8">
            <w:pPr>
              <w:spacing w:line="0" w:lineRule="atLeast"/>
              <w:rPr>
                <w:rFonts w:ascii="Century Gothic" w:eastAsia="微軟正黑體" w:hAnsi="Century Gothic"/>
                <w:sz w:val="16"/>
                <w:szCs w:val="16"/>
              </w:rPr>
            </w:pPr>
          </w:p>
        </w:tc>
        <w:tc>
          <w:tcPr>
            <w:tcW w:w="1417" w:type="dxa"/>
            <w:shd w:val="clear" w:color="auto" w:fill="D9D9D9" w:themeFill="background1" w:themeFillShade="D9"/>
          </w:tcPr>
          <w:p w14:paraId="42B06176"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甲</w:t>
            </w:r>
          </w:p>
        </w:tc>
        <w:tc>
          <w:tcPr>
            <w:tcW w:w="1418" w:type="dxa"/>
            <w:shd w:val="clear" w:color="auto" w:fill="D9D9D9" w:themeFill="background1" w:themeFillShade="D9"/>
          </w:tcPr>
          <w:p w14:paraId="0397D54C"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乙</w:t>
            </w:r>
          </w:p>
        </w:tc>
        <w:tc>
          <w:tcPr>
            <w:tcW w:w="1417" w:type="dxa"/>
            <w:shd w:val="clear" w:color="auto" w:fill="D9D9D9" w:themeFill="background1" w:themeFillShade="D9"/>
          </w:tcPr>
          <w:p w14:paraId="72DE6786"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丙</w:t>
            </w:r>
          </w:p>
        </w:tc>
        <w:tc>
          <w:tcPr>
            <w:tcW w:w="1418" w:type="dxa"/>
            <w:shd w:val="clear" w:color="auto" w:fill="D9D9D9" w:themeFill="background1" w:themeFillShade="D9"/>
          </w:tcPr>
          <w:p w14:paraId="5936723E"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丁</w:t>
            </w:r>
          </w:p>
        </w:tc>
        <w:tc>
          <w:tcPr>
            <w:tcW w:w="1417" w:type="dxa"/>
            <w:shd w:val="clear" w:color="auto" w:fill="D9D9D9" w:themeFill="background1" w:themeFillShade="D9"/>
          </w:tcPr>
          <w:p w14:paraId="18C9AA63"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戊</w:t>
            </w:r>
          </w:p>
        </w:tc>
        <w:tc>
          <w:tcPr>
            <w:tcW w:w="1418" w:type="dxa"/>
            <w:shd w:val="clear" w:color="auto" w:fill="D9D9D9" w:themeFill="background1" w:themeFillShade="D9"/>
          </w:tcPr>
          <w:p w14:paraId="0B9A6718"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己</w:t>
            </w:r>
          </w:p>
        </w:tc>
      </w:tr>
      <w:tr w:rsidR="00563F33" w:rsidRPr="00776ABA" w14:paraId="74290C21" w14:textId="77777777" w:rsidTr="00555EC8">
        <w:trPr>
          <w:trHeight w:val="977"/>
        </w:trPr>
        <w:tc>
          <w:tcPr>
            <w:tcW w:w="846" w:type="dxa"/>
            <w:vMerge w:val="restart"/>
            <w:shd w:val="clear" w:color="auto" w:fill="D9D9D9" w:themeFill="background1" w:themeFillShade="D9"/>
          </w:tcPr>
          <w:p w14:paraId="4D79D740"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卡片狀態</w:t>
            </w:r>
          </w:p>
        </w:tc>
        <w:tc>
          <w:tcPr>
            <w:tcW w:w="850" w:type="dxa"/>
            <w:shd w:val="clear" w:color="auto" w:fill="D9D9D9" w:themeFill="background1" w:themeFillShade="D9"/>
          </w:tcPr>
          <w:p w14:paraId="564397A0"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核卡狀態</w:t>
            </w:r>
          </w:p>
          <w:p w14:paraId="7A1CCC1C"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啟用狀態</w:t>
            </w:r>
          </w:p>
          <w:p w14:paraId="3DCF3918"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開卡狀態</w:t>
            </w:r>
          </w:p>
          <w:p w14:paraId="51CE2F59" w14:textId="77777777" w:rsidR="00563F33" w:rsidRPr="00776ABA" w:rsidRDefault="00563F33" w:rsidP="00555EC8">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加卡狀態</w:t>
            </w:r>
            <w:proofErr w:type="gramEnd"/>
          </w:p>
        </w:tc>
        <w:tc>
          <w:tcPr>
            <w:tcW w:w="1417" w:type="dxa"/>
            <w:shd w:val="clear" w:color="auto" w:fill="D9D9D9" w:themeFill="background1" w:themeFillShade="D9"/>
          </w:tcPr>
          <w:p w14:paraId="6DFB5D2B"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1418" w:type="dxa"/>
            <w:shd w:val="clear" w:color="auto" w:fill="D9D9D9" w:themeFill="background1" w:themeFillShade="D9"/>
          </w:tcPr>
          <w:p w14:paraId="5F3233C7"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23F94E8F"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未啟用</w:t>
            </w:r>
          </w:p>
          <w:p w14:paraId="2E4781B1"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tc>
        <w:tc>
          <w:tcPr>
            <w:tcW w:w="1417" w:type="dxa"/>
            <w:shd w:val="clear" w:color="auto" w:fill="D9D9D9" w:themeFill="background1" w:themeFillShade="D9"/>
          </w:tcPr>
          <w:p w14:paraId="0847308E"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2E1E757A"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618DA482"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11ECEB3E" w14:textId="77777777" w:rsidR="00563F33" w:rsidRPr="00776ABA" w:rsidRDefault="00563F33" w:rsidP="00555EC8">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未加卡</w:t>
            </w:r>
            <w:proofErr w:type="gramEnd"/>
          </w:p>
        </w:tc>
        <w:tc>
          <w:tcPr>
            <w:tcW w:w="1418" w:type="dxa"/>
            <w:shd w:val="clear" w:color="auto" w:fill="D9D9D9" w:themeFill="background1" w:themeFillShade="D9"/>
          </w:tcPr>
          <w:p w14:paraId="49095F19"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0792170E"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0A8B26D1"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175CD248" w14:textId="77777777" w:rsidR="00563F33" w:rsidRPr="00776ABA" w:rsidRDefault="00563F33" w:rsidP="00555EC8">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已加卡</w:t>
            </w:r>
            <w:proofErr w:type="gramEnd"/>
          </w:p>
        </w:tc>
        <w:tc>
          <w:tcPr>
            <w:tcW w:w="1417" w:type="dxa"/>
            <w:shd w:val="clear" w:color="auto" w:fill="D9D9D9" w:themeFill="background1" w:themeFillShade="D9"/>
          </w:tcPr>
          <w:p w14:paraId="5EFBCA07"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7C825F62"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30922192"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711EB853" w14:textId="77777777" w:rsidR="00563F33" w:rsidRPr="00776ABA" w:rsidRDefault="00563F33" w:rsidP="00555EC8">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未加卡</w:t>
            </w:r>
            <w:proofErr w:type="gramEnd"/>
          </w:p>
        </w:tc>
        <w:tc>
          <w:tcPr>
            <w:tcW w:w="1418" w:type="dxa"/>
            <w:shd w:val="clear" w:color="auto" w:fill="D9D9D9" w:themeFill="background1" w:themeFillShade="D9"/>
          </w:tcPr>
          <w:p w14:paraId="429243A2"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003984E2"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39AB7C36"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02C9009C" w14:textId="77777777" w:rsidR="00563F33" w:rsidRPr="00776ABA" w:rsidRDefault="00563F33" w:rsidP="00555EC8">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已加卡</w:t>
            </w:r>
            <w:proofErr w:type="gramEnd"/>
          </w:p>
        </w:tc>
      </w:tr>
      <w:tr w:rsidR="00563F33" w:rsidRPr="00776ABA" w14:paraId="4133A3C1" w14:textId="77777777" w:rsidTr="00555EC8">
        <w:trPr>
          <w:trHeight w:val="51"/>
        </w:trPr>
        <w:tc>
          <w:tcPr>
            <w:tcW w:w="846" w:type="dxa"/>
            <w:vMerge/>
            <w:shd w:val="clear" w:color="auto" w:fill="D9D9D9" w:themeFill="background1" w:themeFillShade="D9"/>
          </w:tcPr>
          <w:p w14:paraId="65C33551" w14:textId="77777777" w:rsidR="00563F33" w:rsidRPr="00776ABA" w:rsidRDefault="00563F33" w:rsidP="00555EC8">
            <w:pPr>
              <w:spacing w:line="0" w:lineRule="atLeast"/>
              <w:rPr>
                <w:rFonts w:ascii="Century Gothic" w:eastAsia="微軟正黑體" w:hAnsi="Century Gothic"/>
                <w:sz w:val="16"/>
                <w:szCs w:val="16"/>
              </w:rPr>
            </w:pPr>
          </w:p>
        </w:tc>
        <w:tc>
          <w:tcPr>
            <w:tcW w:w="850" w:type="dxa"/>
            <w:shd w:val="clear" w:color="auto" w:fill="D9D9D9" w:themeFill="background1" w:themeFillShade="D9"/>
          </w:tcPr>
          <w:p w14:paraId="0CE1416A"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狀態</w:t>
            </w:r>
            <w:proofErr w:type="gramStart"/>
            <w:r w:rsidRPr="00776ABA">
              <w:rPr>
                <w:rFonts w:ascii="Century Gothic" w:eastAsia="微軟正黑體" w:hAnsi="Century Gothic" w:hint="eastAsia"/>
                <w:sz w:val="16"/>
                <w:szCs w:val="16"/>
              </w:rPr>
              <w:t>一</w:t>
            </w:r>
            <w:proofErr w:type="gramEnd"/>
          </w:p>
        </w:tc>
        <w:tc>
          <w:tcPr>
            <w:tcW w:w="1417" w:type="dxa"/>
          </w:tcPr>
          <w:p w14:paraId="389742F2"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1418" w:type="dxa"/>
          </w:tcPr>
          <w:p w14:paraId="1DF003AD" w14:textId="77777777" w:rsidR="00563F33" w:rsidRPr="00437278"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立即</w:t>
            </w:r>
            <w:r w:rsidRPr="00437278">
              <w:rPr>
                <w:rFonts w:ascii="Century Gothic" w:eastAsia="微軟正黑體" w:hAnsi="Century Gothic" w:hint="eastAsia"/>
                <w:sz w:val="16"/>
                <w:szCs w:val="16"/>
              </w:rPr>
              <w:t>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7" w:type="dxa"/>
          </w:tcPr>
          <w:p w14:paraId="1BC9BB72" w14:textId="77777777" w:rsidR="00563F33" w:rsidRPr="00437278"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立即</w:t>
            </w:r>
            <w:r w:rsidRPr="00437278">
              <w:rPr>
                <w:rFonts w:ascii="Century Gothic" w:eastAsia="微軟正黑體" w:hAnsi="Century Gothic" w:hint="eastAsia"/>
                <w:sz w:val="16"/>
                <w:szCs w:val="16"/>
              </w:rPr>
              <w:t>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8" w:type="dxa"/>
          </w:tcPr>
          <w:p w14:paraId="2528D5B7" w14:textId="77777777" w:rsidR="00563F33" w:rsidRPr="00437278" w:rsidRDefault="00563F33" w:rsidP="00555EC8">
            <w:pPr>
              <w:spacing w:line="0" w:lineRule="atLeast"/>
              <w:rPr>
                <w:rFonts w:ascii="Century Gothic" w:eastAsia="微軟正黑體" w:hAnsi="Century Gothic"/>
                <w:sz w:val="16"/>
                <w:szCs w:val="16"/>
                <w:u w:val="single"/>
              </w:rPr>
            </w:pPr>
            <w:r>
              <w:rPr>
                <w:rFonts w:ascii="Century Gothic" w:eastAsia="微軟正黑體" w:hAnsi="Century Gothic" w:hint="eastAsia"/>
                <w:sz w:val="16"/>
                <w:szCs w:val="16"/>
              </w:rPr>
              <w:t>立即</w:t>
            </w:r>
            <w:r w:rsidRPr="00437278">
              <w:rPr>
                <w:rFonts w:ascii="Century Gothic" w:eastAsia="微軟正黑體" w:hAnsi="Century Gothic" w:hint="eastAsia"/>
                <w:sz w:val="16"/>
                <w:szCs w:val="16"/>
              </w:rPr>
              <w:t>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7" w:type="dxa"/>
          </w:tcPr>
          <w:p w14:paraId="2A9B8408"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c>
          <w:tcPr>
            <w:tcW w:w="1418" w:type="dxa"/>
          </w:tcPr>
          <w:p w14:paraId="2B24E360"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r>
      <w:tr w:rsidR="00563F33" w:rsidRPr="00776ABA" w14:paraId="2F8F4A82" w14:textId="77777777" w:rsidTr="00555EC8">
        <w:trPr>
          <w:trHeight w:val="51"/>
        </w:trPr>
        <w:tc>
          <w:tcPr>
            <w:tcW w:w="846" w:type="dxa"/>
            <w:vMerge/>
            <w:shd w:val="clear" w:color="auto" w:fill="D9D9D9" w:themeFill="background1" w:themeFillShade="D9"/>
          </w:tcPr>
          <w:p w14:paraId="751E00B2" w14:textId="77777777" w:rsidR="00563F33" w:rsidRPr="00776ABA" w:rsidRDefault="00563F33" w:rsidP="00555EC8">
            <w:pPr>
              <w:spacing w:line="0" w:lineRule="atLeast"/>
              <w:rPr>
                <w:rFonts w:ascii="Century Gothic" w:eastAsia="微軟正黑體" w:hAnsi="Century Gothic"/>
                <w:sz w:val="16"/>
                <w:szCs w:val="16"/>
              </w:rPr>
            </w:pPr>
          </w:p>
        </w:tc>
        <w:tc>
          <w:tcPr>
            <w:tcW w:w="850" w:type="dxa"/>
            <w:shd w:val="clear" w:color="auto" w:fill="D9D9D9" w:themeFill="background1" w:themeFillShade="D9"/>
          </w:tcPr>
          <w:p w14:paraId="1B0DA7D9"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狀態二</w:t>
            </w:r>
          </w:p>
        </w:tc>
        <w:tc>
          <w:tcPr>
            <w:tcW w:w="1417" w:type="dxa"/>
          </w:tcPr>
          <w:p w14:paraId="75ECFAFB" w14:textId="77777777" w:rsidR="00563F33" w:rsidRPr="00437278" w:rsidRDefault="00563F33" w:rsidP="00555EC8">
            <w:pPr>
              <w:spacing w:line="0" w:lineRule="atLeast"/>
              <w:rPr>
                <w:rFonts w:ascii="Century Gothic" w:eastAsia="微軟正黑體" w:hAnsi="Century Gothic"/>
                <w:sz w:val="16"/>
                <w:szCs w:val="16"/>
                <w:u w:val="single"/>
              </w:rPr>
            </w:pPr>
            <w:r w:rsidRPr="00302708">
              <w:rPr>
                <w:rFonts w:ascii="Century Gothic" w:eastAsia="微軟正黑體" w:hAnsi="Century Gothic" w:hint="eastAsia"/>
                <w:sz w:val="16"/>
                <w:szCs w:val="16"/>
              </w:rPr>
              <w:t>聯繫客服</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8" w:type="dxa"/>
          </w:tcPr>
          <w:p w14:paraId="1F657682" w14:textId="77777777" w:rsidR="00563F33" w:rsidRPr="00437278" w:rsidRDefault="00563F33" w:rsidP="00555EC8">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啟用卡片</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7" w:type="dxa"/>
            <w:shd w:val="clear" w:color="auto" w:fill="92D050"/>
          </w:tcPr>
          <w:p w14:paraId="12800E81" w14:textId="77777777" w:rsidR="00563F33" w:rsidRPr="00437278" w:rsidRDefault="00563F33" w:rsidP="00555EC8">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AP</w:t>
            </w:r>
            <w:proofErr w:type="gramStart"/>
            <w:r w:rsidRPr="00437278">
              <w:rPr>
                <w:rFonts w:ascii="Century Gothic" w:eastAsia="微軟正黑體" w:hAnsi="Century Gothic" w:hint="eastAsia"/>
                <w:sz w:val="16"/>
                <w:szCs w:val="16"/>
              </w:rPr>
              <w:t>加卡</w:t>
            </w:r>
            <w:proofErr w:type="gramEnd"/>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8" w:type="dxa"/>
            <w:shd w:val="clear" w:color="auto" w:fill="92D050"/>
          </w:tcPr>
          <w:p w14:paraId="55B923F5"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proofErr w:type="gramStart"/>
            <w:r>
              <w:rPr>
                <w:rFonts w:ascii="Century Gothic" w:eastAsia="微軟正黑體" w:hAnsi="Century Gothic" w:hint="eastAsia"/>
                <w:sz w:val="16"/>
                <w:szCs w:val="16"/>
              </w:rPr>
              <w:t>加卡訊息</w:t>
            </w:r>
            <w:proofErr w:type="gramEnd"/>
          </w:p>
        </w:tc>
        <w:tc>
          <w:tcPr>
            <w:tcW w:w="1417" w:type="dxa"/>
            <w:shd w:val="clear" w:color="auto" w:fill="92D050"/>
          </w:tcPr>
          <w:p w14:paraId="3AA55794" w14:textId="77777777" w:rsidR="00563F33" w:rsidRPr="00437278" w:rsidRDefault="00563F33" w:rsidP="00555EC8">
            <w:pPr>
              <w:spacing w:line="0" w:lineRule="atLeast"/>
              <w:rPr>
                <w:rFonts w:ascii="Century Gothic" w:eastAsia="微軟正黑體" w:hAnsi="Century Gothic"/>
                <w:sz w:val="16"/>
                <w:szCs w:val="16"/>
                <w:u w:val="single"/>
              </w:rPr>
            </w:pPr>
            <w:r w:rsidRPr="00437278">
              <w:rPr>
                <w:rFonts w:ascii="Century Gothic" w:eastAsia="微軟正黑體" w:hAnsi="Century Gothic" w:hint="eastAsia"/>
                <w:sz w:val="16"/>
                <w:szCs w:val="16"/>
              </w:rPr>
              <w:t>AP</w:t>
            </w:r>
            <w:proofErr w:type="gramStart"/>
            <w:r w:rsidRPr="00437278">
              <w:rPr>
                <w:rFonts w:ascii="Century Gothic" w:eastAsia="微軟正黑體" w:hAnsi="Century Gothic" w:hint="eastAsia"/>
                <w:sz w:val="16"/>
                <w:szCs w:val="16"/>
              </w:rPr>
              <w:t>加卡</w:t>
            </w:r>
            <w:proofErr w:type="gramEnd"/>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8" w:type="dxa"/>
            <w:shd w:val="clear" w:color="auto" w:fill="92D050"/>
          </w:tcPr>
          <w:p w14:paraId="741D9FFB"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proofErr w:type="gramStart"/>
            <w:r>
              <w:rPr>
                <w:rFonts w:ascii="Century Gothic" w:eastAsia="微軟正黑體" w:hAnsi="Century Gothic" w:hint="eastAsia"/>
                <w:sz w:val="16"/>
                <w:szCs w:val="16"/>
              </w:rPr>
              <w:t>加卡訊息</w:t>
            </w:r>
            <w:proofErr w:type="gramEnd"/>
          </w:p>
        </w:tc>
      </w:tr>
      <w:tr w:rsidR="00563F33" w:rsidRPr="00776ABA" w14:paraId="6AB168BC" w14:textId="77777777" w:rsidTr="00555EC8">
        <w:trPr>
          <w:trHeight w:val="51"/>
        </w:trPr>
        <w:tc>
          <w:tcPr>
            <w:tcW w:w="846" w:type="dxa"/>
            <w:shd w:val="clear" w:color="auto" w:fill="D9D9D9" w:themeFill="background1" w:themeFillShade="D9"/>
          </w:tcPr>
          <w:p w14:paraId="272A2D7A"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卡片資訊</w:t>
            </w:r>
          </w:p>
        </w:tc>
        <w:tc>
          <w:tcPr>
            <w:tcW w:w="850" w:type="dxa"/>
            <w:shd w:val="clear" w:color="auto" w:fill="D9D9D9" w:themeFill="background1" w:themeFillShade="D9"/>
          </w:tcPr>
          <w:p w14:paraId="181F6967"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卡片資訊</w:t>
            </w:r>
          </w:p>
        </w:tc>
        <w:tc>
          <w:tcPr>
            <w:tcW w:w="1417" w:type="dxa"/>
          </w:tcPr>
          <w:p w14:paraId="081B6438"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核卡資訊</w:t>
            </w:r>
          </w:p>
        </w:tc>
        <w:tc>
          <w:tcPr>
            <w:tcW w:w="1418" w:type="dxa"/>
          </w:tcPr>
          <w:p w14:paraId="1DE07CFB"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48276B58"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2B4DF7B8"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7" w:type="dxa"/>
          </w:tcPr>
          <w:p w14:paraId="69252522"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510E7AA4"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3383D7FF"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8" w:type="dxa"/>
          </w:tcPr>
          <w:p w14:paraId="6402131F"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3EA48306"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48435332"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7" w:type="dxa"/>
          </w:tcPr>
          <w:p w14:paraId="59DB9315"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57A67860"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2864DC5C"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8" w:type="dxa"/>
          </w:tcPr>
          <w:p w14:paraId="406674F6"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35A1DC68"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1D914FDC"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r>
    </w:tbl>
    <w:p w14:paraId="330BEEE1" w14:textId="7F73AC02" w:rsidR="00563F33" w:rsidRPr="00BA4A18" w:rsidRDefault="00563F33" w:rsidP="0039272F">
      <w:pPr>
        <w:pStyle w:val="af5"/>
        <w:numPr>
          <w:ilvl w:val="0"/>
          <w:numId w:val="30"/>
        </w:numPr>
        <w:spacing w:line="0" w:lineRule="atLeast"/>
        <w:ind w:leftChars="0"/>
        <w:outlineLvl w:val="3"/>
        <w:rPr>
          <w:rFonts w:ascii="Century Gothic" w:eastAsia="微軟正黑體" w:hAnsi="Century Gothic"/>
          <w:sz w:val="22"/>
        </w:rPr>
      </w:pPr>
      <w:r>
        <w:rPr>
          <w:rFonts w:ascii="Century Gothic" w:eastAsia="微軟正黑體" w:hAnsi="Century Gothic" w:hint="eastAsia"/>
          <w:sz w:val="22"/>
        </w:rPr>
        <w:t>卡片資訊區</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1141"/>
        <w:gridCol w:w="6345"/>
      </w:tblGrid>
      <w:tr w:rsidR="00563F33" w14:paraId="7B5D1243" w14:textId="77777777" w:rsidTr="00005AB0">
        <w:trPr>
          <w:trHeight w:val="80"/>
        </w:trPr>
        <w:tc>
          <w:tcPr>
            <w:tcW w:w="2710" w:type="dxa"/>
            <w:tcBorders>
              <w:bottom w:val="single" w:sz="4" w:space="0" w:color="auto"/>
            </w:tcBorders>
            <w:shd w:val="clear" w:color="auto" w:fill="D9D9D9" w:themeFill="background1" w:themeFillShade="D9"/>
          </w:tcPr>
          <w:p w14:paraId="6BD80DDE" w14:textId="7801B636" w:rsidR="00563F33" w:rsidRDefault="00563F33" w:rsidP="00555EC8">
            <w:pPr>
              <w:spacing w:line="0" w:lineRule="atLeast"/>
              <w:jc w:val="center"/>
              <w:rPr>
                <w:rFonts w:ascii="Century Gothic" w:eastAsia="微軟正黑體" w:hAnsi="Century Gothic"/>
                <w:sz w:val="22"/>
              </w:rPr>
            </w:pPr>
            <w:r>
              <w:rPr>
                <w:rFonts w:ascii="Century Gothic" w:eastAsia="微軟正黑體" w:hAnsi="Century Gothic" w:hint="eastAsia"/>
                <w:sz w:val="22"/>
              </w:rPr>
              <w:t>卡片資訊區</w:t>
            </w:r>
            <w:r w:rsidR="00096009">
              <w:rPr>
                <w:rFonts w:ascii="Century Gothic" w:eastAsia="微軟正黑體" w:hAnsi="Century Gothic" w:hint="eastAsia"/>
                <w:sz w:val="22"/>
              </w:rPr>
              <w:t>_</w:t>
            </w:r>
            <w:r w:rsidR="00096009">
              <w:rPr>
                <w:rFonts w:ascii="Century Gothic" w:eastAsia="微軟正黑體" w:hAnsi="Century Gothic" w:hint="eastAsia"/>
                <w:sz w:val="22"/>
              </w:rPr>
              <w:t>甲</w:t>
            </w:r>
          </w:p>
        </w:tc>
        <w:tc>
          <w:tcPr>
            <w:tcW w:w="1141" w:type="dxa"/>
            <w:tcBorders>
              <w:bottom w:val="single" w:sz="4" w:space="0" w:color="auto"/>
            </w:tcBorders>
            <w:shd w:val="clear" w:color="auto" w:fill="D9D9D9" w:themeFill="background1" w:themeFillShade="D9"/>
          </w:tcPr>
          <w:p w14:paraId="5A98FF93" w14:textId="77777777" w:rsidR="00563F33" w:rsidRDefault="00563F33" w:rsidP="00555EC8">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3A91830B" w14:textId="77777777" w:rsidR="00563F33" w:rsidRDefault="00563F33" w:rsidP="00555EC8">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096009" w14:paraId="1F2DA112" w14:textId="77777777" w:rsidTr="00005AB0">
        <w:tblPrEx>
          <w:tblCellMar>
            <w:left w:w="28" w:type="dxa"/>
            <w:right w:w="28" w:type="dxa"/>
          </w:tblCellMar>
        </w:tblPrEx>
        <w:trPr>
          <w:trHeight w:val="227"/>
        </w:trPr>
        <w:tc>
          <w:tcPr>
            <w:tcW w:w="2710" w:type="dxa"/>
            <w:vMerge w:val="restart"/>
            <w:tcBorders>
              <w:bottom w:val="single" w:sz="4" w:space="0" w:color="auto"/>
            </w:tcBorders>
          </w:tcPr>
          <w:p w14:paraId="6C3B236E" w14:textId="0BCF90B6" w:rsidR="00096009" w:rsidRDefault="00096009" w:rsidP="00096009">
            <w:pPr>
              <w:spacing w:line="0" w:lineRule="atLeast"/>
              <w:jc w:val="center"/>
              <w:rPr>
                <w:noProof/>
              </w:rPr>
            </w:pPr>
            <w:r>
              <w:rPr>
                <w:rFonts w:ascii="Century Gothic" w:eastAsia="微軟正黑體" w:hAnsi="Century Gothic"/>
                <w:noProof/>
                <w:sz w:val="22"/>
              </w:rPr>
              <w:drawing>
                <wp:inline distT="0" distB="0" distL="0" distR="0" wp14:anchorId="34EF5B5A" wp14:editId="26465CD4">
                  <wp:extent cx="1583690" cy="1802275"/>
                  <wp:effectExtent l="0" t="0" r="0" b="762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144" b="13946"/>
                          <a:stretch/>
                        </pic:blipFill>
                        <pic:spPr bwMode="auto">
                          <a:xfrm>
                            <a:off x="0" y="0"/>
                            <a:ext cx="1584000" cy="18026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auto"/>
            </w:tcBorders>
          </w:tcPr>
          <w:p w14:paraId="33CB1112" w14:textId="68541D1D" w:rsidR="00096009" w:rsidRDefault="00FB7B83" w:rsidP="00096009">
            <w:pPr>
              <w:spacing w:line="0" w:lineRule="atLeast"/>
              <w:rPr>
                <w:rFonts w:ascii="Century Gothic" w:eastAsia="微軟正黑體" w:hAnsi="Century Gothic"/>
                <w:sz w:val="22"/>
              </w:rPr>
            </w:pPr>
            <w:r>
              <w:rPr>
                <w:rFonts w:ascii="Century Gothic" w:eastAsia="微軟正黑體" w:hAnsi="Century Gothic" w:hint="eastAsia"/>
                <w:sz w:val="22"/>
              </w:rPr>
              <w:t>卡片說明</w:t>
            </w:r>
          </w:p>
        </w:tc>
        <w:tc>
          <w:tcPr>
            <w:tcW w:w="6345" w:type="dxa"/>
            <w:tcBorders>
              <w:bottom w:val="single" w:sz="4" w:space="0" w:color="auto"/>
            </w:tcBorders>
          </w:tcPr>
          <w:p w14:paraId="417BE47A" w14:textId="77777777" w:rsidR="00FB7B83" w:rsidRDefault="00403FB7" w:rsidP="0039272F">
            <w:pPr>
              <w:pStyle w:val="af5"/>
              <w:numPr>
                <w:ilvl w:val="0"/>
                <w:numId w:val="48"/>
              </w:numPr>
              <w:spacing w:line="0" w:lineRule="atLeast"/>
              <w:ind w:leftChars="0"/>
              <w:rPr>
                <w:rFonts w:ascii="Century Gothic" w:eastAsia="微軟正黑體" w:hAnsi="Century Gothic"/>
                <w:sz w:val="22"/>
              </w:rPr>
            </w:pPr>
            <w:r w:rsidRPr="00FB7B83">
              <w:rPr>
                <w:rFonts w:ascii="Century Gothic" w:eastAsia="微軟正黑體" w:hAnsi="Century Gothic" w:hint="eastAsia"/>
                <w:sz w:val="22"/>
              </w:rPr>
              <w:t>顯示：</w:t>
            </w:r>
          </w:p>
          <w:p w14:paraId="4CD84075" w14:textId="3414C367" w:rsidR="00153C74" w:rsidRPr="00FB7B83" w:rsidRDefault="00FB7B83" w:rsidP="0039272F">
            <w:pPr>
              <w:pStyle w:val="af5"/>
              <w:numPr>
                <w:ilvl w:val="0"/>
                <w:numId w:val="49"/>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w:t>
            </w:r>
          </w:p>
        </w:tc>
      </w:tr>
      <w:tr w:rsidR="00FB7B83" w14:paraId="21F66DBB" w14:textId="77777777" w:rsidTr="00005AB0">
        <w:tblPrEx>
          <w:tblCellMar>
            <w:left w:w="28" w:type="dxa"/>
            <w:right w:w="28" w:type="dxa"/>
          </w:tblCellMar>
        </w:tblPrEx>
        <w:trPr>
          <w:trHeight w:val="227"/>
        </w:trPr>
        <w:tc>
          <w:tcPr>
            <w:tcW w:w="2710" w:type="dxa"/>
            <w:vMerge/>
            <w:tcBorders>
              <w:bottom w:val="single" w:sz="4" w:space="0" w:color="auto"/>
            </w:tcBorders>
          </w:tcPr>
          <w:p w14:paraId="5F087910" w14:textId="77777777" w:rsidR="00FB7B83" w:rsidRDefault="00FB7B83" w:rsidP="00FB7B83">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631953AC" w14:textId="7DE7B4BB" w:rsidR="00FB7B83" w:rsidRDefault="00FB7B83" w:rsidP="00FB7B83">
            <w:pPr>
              <w:spacing w:line="0" w:lineRule="atLeast"/>
              <w:rPr>
                <w:rFonts w:ascii="Century Gothic" w:eastAsia="微軟正黑體" w:hAnsi="Century Gothic"/>
                <w:sz w:val="22"/>
              </w:rPr>
            </w:pPr>
            <w:r>
              <w:rPr>
                <w:rFonts w:ascii="Century Gothic" w:eastAsia="微軟正黑體" w:hAnsi="Century Gothic" w:hint="eastAsia"/>
                <w:sz w:val="22"/>
              </w:rPr>
              <w:t>進度說明</w:t>
            </w:r>
          </w:p>
        </w:tc>
        <w:tc>
          <w:tcPr>
            <w:tcW w:w="6345" w:type="dxa"/>
            <w:tcBorders>
              <w:bottom w:val="single" w:sz="4" w:space="0" w:color="auto"/>
            </w:tcBorders>
          </w:tcPr>
          <w:p w14:paraId="3D0D72FA" w14:textId="77777777" w:rsidR="00FB7B83" w:rsidRDefault="00FB7B83" w:rsidP="0039272F">
            <w:pPr>
              <w:pStyle w:val="af5"/>
              <w:numPr>
                <w:ilvl w:val="0"/>
                <w:numId w:val="46"/>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顯示：查詢此卡片進度說明，將依照後台回覆「申請狀態」資訊顯示。</w:t>
            </w:r>
          </w:p>
          <w:p w14:paraId="4800C333" w14:textId="77777777" w:rsidR="00FB7B83" w:rsidRDefault="00FB7B83" w:rsidP="0039272F">
            <w:pPr>
              <w:pStyle w:val="af5"/>
              <w:numPr>
                <w:ilvl w:val="0"/>
                <w:numId w:val="46"/>
              </w:numPr>
              <w:spacing w:line="0" w:lineRule="atLeast"/>
              <w:ind w:leftChars="0"/>
              <w:rPr>
                <w:rFonts w:ascii="Century Gothic" w:eastAsia="微軟正黑體" w:hAnsi="Century Gothic"/>
                <w:sz w:val="22"/>
              </w:rPr>
            </w:pPr>
            <w:r>
              <w:rPr>
                <w:rFonts w:ascii="Century Gothic" w:eastAsia="微軟正黑體" w:hAnsi="Century Gothic" w:hint="eastAsia"/>
                <w:sz w:val="22"/>
              </w:rPr>
              <w:t>C</w:t>
            </w:r>
            <w:r>
              <w:rPr>
                <w:rFonts w:ascii="Century Gothic" w:eastAsia="微軟正黑體" w:hAnsi="Century Gothic"/>
                <w:sz w:val="22"/>
              </w:rPr>
              <w:t>ache</w:t>
            </w:r>
            <w:r>
              <w:rPr>
                <w:rFonts w:ascii="Century Gothic" w:eastAsia="微軟正黑體" w:hAnsi="Century Gothic" w:hint="eastAsia"/>
                <w:sz w:val="22"/>
              </w:rPr>
              <w:t>：</w:t>
            </w:r>
          </w:p>
          <w:p w14:paraId="5DABC6CC" w14:textId="604D6852" w:rsidR="00FB7B83" w:rsidRDefault="00FB7B83" w:rsidP="0039272F">
            <w:pPr>
              <w:pStyle w:val="af5"/>
              <w:numPr>
                <w:ilvl w:val="0"/>
                <w:numId w:val="47"/>
              </w:numPr>
              <w:spacing w:line="0" w:lineRule="atLeast"/>
              <w:ind w:leftChars="0"/>
              <w:rPr>
                <w:rFonts w:ascii="Century Gothic" w:eastAsia="微軟正黑體" w:hAnsi="Century Gothic"/>
                <w:sz w:val="22"/>
              </w:rPr>
            </w:pPr>
            <w:r w:rsidRPr="00153C74">
              <w:rPr>
                <w:rFonts w:ascii="Century Gothic" w:eastAsia="微軟正黑體" w:hAnsi="Century Gothic"/>
                <w:sz w:val="22"/>
              </w:rPr>
              <w:t>Expired time</w:t>
            </w:r>
            <w:r w:rsidRPr="00153C74">
              <w:rPr>
                <w:rFonts w:ascii="Century Gothic" w:eastAsia="微軟正黑體" w:hAnsi="Century Gothic" w:hint="eastAsia"/>
                <w:sz w:val="22"/>
              </w:rPr>
              <w:t>：</w:t>
            </w:r>
            <w:r w:rsidRPr="00153C74">
              <w:rPr>
                <w:rFonts w:ascii="Century Gothic" w:eastAsia="微軟正黑體" w:hAnsi="Century Gothic" w:hint="eastAsia"/>
                <w:sz w:val="22"/>
              </w:rPr>
              <w:t>10 mins</w:t>
            </w:r>
          </w:p>
        </w:tc>
      </w:tr>
      <w:tr w:rsidR="00096009" w14:paraId="2C976AFD" w14:textId="77777777" w:rsidTr="00005AB0">
        <w:tblPrEx>
          <w:tblCellMar>
            <w:left w:w="28" w:type="dxa"/>
            <w:right w:w="28" w:type="dxa"/>
          </w:tblCellMar>
        </w:tblPrEx>
        <w:trPr>
          <w:trHeight w:val="227"/>
        </w:trPr>
        <w:tc>
          <w:tcPr>
            <w:tcW w:w="2710" w:type="dxa"/>
            <w:vMerge/>
            <w:tcBorders>
              <w:bottom w:val="single" w:sz="4" w:space="0" w:color="auto"/>
            </w:tcBorders>
          </w:tcPr>
          <w:p w14:paraId="53A94F91" w14:textId="77777777" w:rsidR="00096009" w:rsidRDefault="00096009" w:rsidP="00555EC8">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215E4D5D" w14:textId="727CD46A" w:rsidR="00096009" w:rsidRDefault="00403FB7" w:rsidP="00555EC8">
            <w:pPr>
              <w:spacing w:line="0" w:lineRule="atLeast"/>
              <w:rPr>
                <w:rFonts w:ascii="Century Gothic" w:eastAsia="微軟正黑體" w:hAnsi="Century Gothic"/>
                <w:sz w:val="22"/>
              </w:rPr>
            </w:pPr>
            <w:proofErr w:type="gramStart"/>
            <w:r>
              <w:rPr>
                <w:rFonts w:ascii="Century Gothic" w:eastAsia="微軟正黑體" w:hAnsi="Century Gothic" w:hint="eastAsia"/>
                <w:sz w:val="22"/>
              </w:rPr>
              <w:t>線上補件</w:t>
            </w:r>
            <w:proofErr w:type="gramEnd"/>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bottom w:val="single" w:sz="4" w:space="0" w:color="auto"/>
            </w:tcBorders>
          </w:tcPr>
          <w:p w14:paraId="2193249E" w14:textId="123EF464" w:rsidR="00153C74" w:rsidRDefault="00153C74" w:rsidP="0039272F">
            <w:pPr>
              <w:pStyle w:val="af5"/>
              <w:numPr>
                <w:ilvl w:val="0"/>
                <w:numId w:val="44"/>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顯示：若</w:t>
            </w:r>
            <w:r w:rsidR="00005AB0">
              <w:rPr>
                <w:rFonts w:ascii="Century Gothic" w:eastAsia="微軟正黑體" w:hAnsi="Century Gothic" w:hint="eastAsia"/>
                <w:sz w:val="22"/>
              </w:rPr>
              <w:t>查詢此卡片進度說明，後台回覆「表示狀態」資訊為補件，顯示「</w:t>
            </w:r>
            <w:proofErr w:type="gramStart"/>
            <w:r w:rsidR="00005AB0">
              <w:rPr>
                <w:rFonts w:ascii="Century Gothic" w:eastAsia="微軟正黑體" w:hAnsi="Century Gothic" w:hint="eastAsia"/>
                <w:sz w:val="22"/>
              </w:rPr>
              <w:t>線上補件</w:t>
            </w:r>
            <w:proofErr w:type="gramEnd"/>
            <w:r w:rsidR="00005AB0">
              <w:rPr>
                <w:rFonts w:ascii="Century Gothic" w:eastAsia="微軟正黑體" w:hAnsi="Century Gothic" w:hint="eastAsia"/>
                <w:sz w:val="22"/>
              </w:rPr>
              <w:t>」</w:t>
            </w:r>
            <w:proofErr w:type="spellStart"/>
            <w:r w:rsidR="00005AB0">
              <w:rPr>
                <w:rFonts w:ascii="Century Gothic" w:eastAsia="微軟正黑體" w:hAnsi="Century Gothic" w:hint="eastAsia"/>
                <w:sz w:val="22"/>
              </w:rPr>
              <w:t>b</w:t>
            </w:r>
            <w:r w:rsidR="00005AB0">
              <w:rPr>
                <w:rFonts w:ascii="Century Gothic" w:eastAsia="微軟正黑體" w:hAnsi="Century Gothic"/>
                <w:sz w:val="22"/>
              </w:rPr>
              <w:t>tn</w:t>
            </w:r>
            <w:proofErr w:type="spellEnd"/>
            <w:r w:rsidR="00005AB0">
              <w:rPr>
                <w:rFonts w:ascii="Century Gothic" w:eastAsia="微軟正黑體" w:hAnsi="Century Gothic" w:hint="eastAsia"/>
                <w:sz w:val="22"/>
              </w:rPr>
              <w:t>。</w:t>
            </w:r>
          </w:p>
          <w:p w14:paraId="39CA9A8A" w14:textId="2608E8D0" w:rsidR="00096009" w:rsidRPr="00153C74" w:rsidRDefault="00153C74" w:rsidP="0039272F">
            <w:pPr>
              <w:pStyle w:val="af5"/>
              <w:numPr>
                <w:ilvl w:val="0"/>
                <w:numId w:val="44"/>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00005AB0">
              <w:rPr>
                <w:rFonts w:ascii="Century Gothic" w:eastAsia="微軟正黑體" w:hAnsi="Century Gothic" w:hint="eastAsia"/>
                <w:sz w:val="22"/>
              </w:rPr>
              <w:t>前往「</w:t>
            </w:r>
            <w:proofErr w:type="gramStart"/>
            <w:r w:rsidR="00005AB0">
              <w:rPr>
                <w:rFonts w:ascii="Century Gothic" w:eastAsia="微軟正黑體" w:hAnsi="Century Gothic" w:hint="eastAsia"/>
                <w:sz w:val="22"/>
              </w:rPr>
              <w:t>線上補件</w:t>
            </w:r>
            <w:proofErr w:type="gramEnd"/>
            <w:r w:rsidR="00005AB0">
              <w:rPr>
                <w:rFonts w:ascii="Century Gothic" w:eastAsia="微軟正黑體" w:hAnsi="Century Gothic" w:hint="eastAsia"/>
                <w:sz w:val="22"/>
              </w:rPr>
              <w:t>」流程</w:t>
            </w:r>
          </w:p>
        </w:tc>
      </w:tr>
      <w:tr w:rsidR="00096009" w14:paraId="3676AF68" w14:textId="77777777" w:rsidTr="00005AB0">
        <w:tblPrEx>
          <w:tblCellMar>
            <w:left w:w="28" w:type="dxa"/>
            <w:right w:w="28" w:type="dxa"/>
          </w:tblCellMar>
        </w:tblPrEx>
        <w:trPr>
          <w:trHeight w:val="227"/>
        </w:trPr>
        <w:tc>
          <w:tcPr>
            <w:tcW w:w="2710" w:type="dxa"/>
            <w:vMerge/>
          </w:tcPr>
          <w:p w14:paraId="4E38EA54" w14:textId="77777777" w:rsidR="00096009" w:rsidRDefault="00096009" w:rsidP="00555EC8">
            <w:pPr>
              <w:spacing w:line="0" w:lineRule="atLeast"/>
              <w:jc w:val="center"/>
              <w:rPr>
                <w:rFonts w:ascii="Century Gothic" w:eastAsia="微軟正黑體" w:hAnsi="Century Gothic"/>
                <w:noProof/>
                <w:sz w:val="22"/>
              </w:rPr>
            </w:pPr>
          </w:p>
        </w:tc>
        <w:tc>
          <w:tcPr>
            <w:tcW w:w="1141" w:type="dxa"/>
          </w:tcPr>
          <w:p w14:paraId="78826610" w14:textId="3B881A22" w:rsidR="00096009" w:rsidRDefault="00403FB7" w:rsidP="00555EC8">
            <w:pPr>
              <w:spacing w:line="0" w:lineRule="atLeast"/>
              <w:rPr>
                <w:rFonts w:ascii="Century Gothic" w:eastAsia="微軟正黑體" w:hAnsi="Century Gothic"/>
                <w:sz w:val="22"/>
              </w:rPr>
            </w:pPr>
            <w:r>
              <w:rPr>
                <w:rFonts w:ascii="Century Gothic" w:eastAsia="微軟正黑體" w:hAnsi="Century Gothic" w:hint="eastAsia"/>
                <w:sz w:val="22"/>
              </w:rPr>
              <w:t>查看申請進度</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Pr>
          <w:p w14:paraId="3437DD71" w14:textId="77777777" w:rsidR="00096009" w:rsidRDefault="00005AB0" w:rsidP="0039272F">
            <w:pPr>
              <w:pStyle w:val="af5"/>
              <w:numPr>
                <w:ilvl w:val="0"/>
                <w:numId w:val="45"/>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：前往「申請進度查詢」流程</w:t>
            </w:r>
          </w:p>
          <w:p w14:paraId="5C8D43CA" w14:textId="77777777" w:rsidR="00FB7B83" w:rsidRDefault="00FB7B83" w:rsidP="00FB7B83">
            <w:pPr>
              <w:spacing w:line="0" w:lineRule="atLeast"/>
              <w:rPr>
                <w:rFonts w:ascii="Century Gothic" w:eastAsia="微軟正黑體" w:hAnsi="Century Gothic"/>
                <w:sz w:val="22"/>
              </w:rPr>
            </w:pPr>
          </w:p>
          <w:p w14:paraId="548EC54C" w14:textId="77777777" w:rsidR="00FB7B83" w:rsidRDefault="00FB7B83" w:rsidP="00FB7B83">
            <w:pPr>
              <w:spacing w:line="0" w:lineRule="atLeast"/>
              <w:rPr>
                <w:rFonts w:ascii="Century Gothic" w:eastAsia="微軟正黑體" w:hAnsi="Century Gothic"/>
                <w:sz w:val="22"/>
              </w:rPr>
            </w:pPr>
          </w:p>
          <w:p w14:paraId="554423C3" w14:textId="39156970" w:rsidR="00FB7B83" w:rsidRDefault="00FB7B83" w:rsidP="00FB7B83">
            <w:pPr>
              <w:spacing w:line="0" w:lineRule="atLeast"/>
              <w:rPr>
                <w:rFonts w:ascii="Century Gothic" w:eastAsia="微軟正黑體" w:hAnsi="Century Gothic"/>
                <w:sz w:val="22"/>
              </w:rPr>
            </w:pPr>
          </w:p>
          <w:p w14:paraId="057ABC71" w14:textId="509BEADB" w:rsidR="002C2DC7" w:rsidRDefault="002C2DC7" w:rsidP="00FB7B83">
            <w:pPr>
              <w:spacing w:line="0" w:lineRule="atLeast"/>
              <w:rPr>
                <w:rFonts w:ascii="Century Gothic" w:eastAsia="微軟正黑體" w:hAnsi="Century Gothic"/>
                <w:sz w:val="22"/>
              </w:rPr>
            </w:pPr>
          </w:p>
          <w:p w14:paraId="088DA90E" w14:textId="3D9B3B3A" w:rsidR="002C2DC7" w:rsidRDefault="002C2DC7" w:rsidP="00FB7B83">
            <w:pPr>
              <w:spacing w:line="0" w:lineRule="atLeast"/>
              <w:rPr>
                <w:rFonts w:ascii="Century Gothic" w:eastAsia="微軟正黑體" w:hAnsi="Century Gothic"/>
                <w:sz w:val="22"/>
              </w:rPr>
            </w:pPr>
          </w:p>
          <w:p w14:paraId="073C024E" w14:textId="77777777" w:rsidR="002C2DC7" w:rsidRDefault="002C2DC7" w:rsidP="00FB7B83">
            <w:pPr>
              <w:spacing w:line="0" w:lineRule="atLeast"/>
              <w:rPr>
                <w:rFonts w:ascii="Century Gothic" w:eastAsia="微軟正黑體" w:hAnsi="Century Gothic"/>
                <w:sz w:val="22"/>
              </w:rPr>
            </w:pPr>
          </w:p>
          <w:p w14:paraId="3D9273F1" w14:textId="321CE361" w:rsidR="00FB7B83" w:rsidRPr="00FB7B83" w:rsidRDefault="00FB7B83" w:rsidP="00FB7B83">
            <w:pPr>
              <w:spacing w:line="0" w:lineRule="atLeast"/>
              <w:rPr>
                <w:rFonts w:ascii="Century Gothic" w:eastAsia="微軟正黑體" w:hAnsi="Century Gothic"/>
                <w:sz w:val="22"/>
              </w:rPr>
            </w:pPr>
          </w:p>
        </w:tc>
      </w:tr>
      <w:tr w:rsidR="00005AB0" w14:paraId="309F68E0" w14:textId="77777777" w:rsidTr="00005AB0">
        <w:tblPrEx>
          <w:tblCellMar>
            <w:left w:w="28" w:type="dxa"/>
            <w:right w:w="28" w:type="dxa"/>
          </w:tblCellMar>
        </w:tblPrEx>
        <w:trPr>
          <w:trHeight w:val="227"/>
        </w:trPr>
        <w:tc>
          <w:tcPr>
            <w:tcW w:w="2710" w:type="dxa"/>
            <w:shd w:val="clear" w:color="auto" w:fill="D9D9D9" w:themeFill="background1" w:themeFillShade="D9"/>
          </w:tcPr>
          <w:p w14:paraId="0E570E5F" w14:textId="153EA97A" w:rsidR="00005AB0" w:rsidRDefault="00005AB0" w:rsidP="00005AB0">
            <w:pPr>
              <w:spacing w:line="0" w:lineRule="atLeast"/>
              <w:jc w:val="center"/>
              <w:rPr>
                <w:rFonts w:ascii="Century Gothic" w:eastAsia="微軟正黑體" w:hAnsi="Century Gothic"/>
                <w:noProof/>
                <w:sz w:val="22"/>
              </w:rPr>
            </w:pPr>
            <w:r>
              <w:rPr>
                <w:rFonts w:ascii="Century Gothic" w:eastAsia="微軟正黑體" w:hAnsi="Century Gothic" w:hint="eastAsia"/>
                <w:sz w:val="22"/>
              </w:rPr>
              <w:lastRenderedPageBreak/>
              <w:t>卡片資訊區</w:t>
            </w:r>
            <w:r>
              <w:rPr>
                <w:rFonts w:ascii="Century Gothic" w:eastAsia="微軟正黑體" w:hAnsi="Century Gothic" w:hint="eastAsia"/>
                <w:sz w:val="22"/>
              </w:rPr>
              <w:t>_</w:t>
            </w:r>
            <w:r>
              <w:rPr>
                <w:rFonts w:ascii="Century Gothic" w:eastAsia="微軟正黑體" w:hAnsi="Century Gothic" w:hint="eastAsia"/>
                <w:sz w:val="22"/>
              </w:rPr>
              <w:t>乙</w:t>
            </w:r>
            <w:proofErr w:type="gramStart"/>
            <w:r>
              <w:rPr>
                <w:rFonts w:ascii="Century Gothic" w:eastAsia="微軟正黑體" w:hAnsi="Century Gothic" w:hint="eastAsia"/>
                <w:sz w:val="22"/>
              </w:rPr>
              <w:t>丙丁戊己</w:t>
            </w:r>
            <w:proofErr w:type="gramEnd"/>
          </w:p>
        </w:tc>
        <w:tc>
          <w:tcPr>
            <w:tcW w:w="1141" w:type="dxa"/>
            <w:shd w:val="clear" w:color="auto" w:fill="D9D9D9" w:themeFill="background1" w:themeFillShade="D9"/>
          </w:tcPr>
          <w:p w14:paraId="3CCF199F" w14:textId="46AF0CFC" w:rsidR="00005AB0" w:rsidRDefault="00005AB0" w:rsidP="00005AB0">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shd w:val="clear" w:color="auto" w:fill="D9D9D9" w:themeFill="background1" w:themeFillShade="D9"/>
          </w:tcPr>
          <w:p w14:paraId="7016AAB2" w14:textId="4491F57D" w:rsidR="00005AB0" w:rsidRPr="00005AB0" w:rsidRDefault="00005AB0" w:rsidP="00005AB0">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FB7B83" w14:paraId="1AAB2CAA" w14:textId="77777777" w:rsidTr="00005AB0">
        <w:tblPrEx>
          <w:tblCellMar>
            <w:left w:w="28" w:type="dxa"/>
            <w:right w:w="28" w:type="dxa"/>
          </w:tblCellMar>
        </w:tblPrEx>
        <w:trPr>
          <w:trHeight w:val="227"/>
        </w:trPr>
        <w:tc>
          <w:tcPr>
            <w:tcW w:w="2710" w:type="dxa"/>
            <w:vMerge w:val="restart"/>
          </w:tcPr>
          <w:p w14:paraId="03E7E65E" w14:textId="7B816A91" w:rsidR="00FB7B83" w:rsidRDefault="00FB7B83" w:rsidP="00FB7B83">
            <w:pPr>
              <w:spacing w:line="0" w:lineRule="atLeast"/>
              <w:jc w:val="center"/>
              <w:rPr>
                <w:rFonts w:ascii="Century Gothic" w:eastAsia="微軟正黑體" w:hAnsi="Century Gothic"/>
                <w:noProof/>
                <w:sz w:val="22"/>
              </w:rPr>
            </w:pPr>
            <w:r>
              <w:rPr>
                <w:noProof/>
              </w:rPr>
              <w:drawing>
                <wp:inline distT="0" distB="0" distL="0" distR="0" wp14:anchorId="290770F5" wp14:editId="7CE1B131">
                  <wp:extent cx="1583620" cy="2996223"/>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0474" b="36352"/>
                          <a:stretch/>
                        </pic:blipFill>
                        <pic:spPr bwMode="auto">
                          <a:xfrm>
                            <a:off x="0" y="0"/>
                            <a:ext cx="1584000" cy="29969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Pr>
          <w:p w14:paraId="727D6329" w14:textId="354FA18C" w:rsidR="00FB7B83" w:rsidRDefault="00FB7B83" w:rsidP="00FB7B83">
            <w:pPr>
              <w:spacing w:line="0" w:lineRule="atLeast"/>
              <w:rPr>
                <w:rFonts w:ascii="Century Gothic" w:eastAsia="微軟正黑體" w:hAnsi="Century Gothic"/>
                <w:sz w:val="22"/>
              </w:rPr>
            </w:pPr>
            <w:r>
              <w:rPr>
                <w:rFonts w:ascii="Century Gothic" w:eastAsia="微軟正黑體" w:hAnsi="Century Gothic" w:hint="eastAsia"/>
                <w:sz w:val="22"/>
              </w:rPr>
              <w:t>卡片說明</w:t>
            </w:r>
          </w:p>
        </w:tc>
        <w:tc>
          <w:tcPr>
            <w:tcW w:w="6345" w:type="dxa"/>
          </w:tcPr>
          <w:p w14:paraId="4AF53A8C" w14:textId="77777777" w:rsidR="00FB7B83" w:rsidRDefault="00FB7B83" w:rsidP="0039272F">
            <w:pPr>
              <w:pStyle w:val="af5"/>
              <w:numPr>
                <w:ilvl w:val="0"/>
                <w:numId w:val="50"/>
              </w:numPr>
              <w:spacing w:line="0" w:lineRule="atLeast"/>
              <w:ind w:leftChars="0"/>
              <w:rPr>
                <w:rFonts w:ascii="Century Gothic" w:eastAsia="微軟正黑體" w:hAnsi="Century Gothic"/>
                <w:sz w:val="22"/>
              </w:rPr>
            </w:pPr>
            <w:r w:rsidRPr="00FB7B83">
              <w:rPr>
                <w:rFonts w:ascii="Century Gothic" w:eastAsia="微軟正黑體" w:hAnsi="Century Gothic" w:hint="eastAsia"/>
                <w:sz w:val="22"/>
              </w:rPr>
              <w:t>顯示：</w:t>
            </w:r>
          </w:p>
          <w:p w14:paraId="0F578E53" w14:textId="77777777" w:rsidR="00FB7B83" w:rsidRDefault="00FB7B83" w:rsidP="0039272F">
            <w:pPr>
              <w:pStyle w:val="af5"/>
              <w:numPr>
                <w:ilvl w:val="0"/>
                <w:numId w:val="51"/>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w:t>
            </w:r>
          </w:p>
          <w:p w14:paraId="6761D07D" w14:textId="77777777" w:rsidR="00FB7B83" w:rsidRDefault="00FB7B83" w:rsidP="0039272F">
            <w:pPr>
              <w:pStyle w:val="af5"/>
              <w:numPr>
                <w:ilvl w:val="0"/>
                <w:numId w:val="51"/>
              </w:numPr>
              <w:spacing w:line="0" w:lineRule="atLeast"/>
              <w:ind w:leftChars="0"/>
              <w:rPr>
                <w:rFonts w:ascii="Century Gothic" w:eastAsia="微軟正黑體" w:hAnsi="Century Gothic"/>
                <w:sz w:val="22"/>
              </w:rPr>
            </w:pPr>
            <w:r>
              <w:rPr>
                <w:rFonts w:ascii="Century Gothic" w:eastAsia="微軟正黑體" w:hAnsi="Century Gothic" w:hint="eastAsia"/>
                <w:sz w:val="22"/>
              </w:rPr>
              <w:t>國際組織</w:t>
            </w:r>
          </w:p>
          <w:p w14:paraId="4F5212E1" w14:textId="45A319DA" w:rsidR="00FB7B83" w:rsidRDefault="00FB7B83" w:rsidP="0039272F">
            <w:pPr>
              <w:pStyle w:val="af5"/>
              <w:numPr>
                <w:ilvl w:val="0"/>
                <w:numId w:val="51"/>
              </w:numPr>
              <w:spacing w:line="0" w:lineRule="atLeast"/>
              <w:ind w:leftChars="0"/>
              <w:rPr>
                <w:rFonts w:ascii="Century Gothic" w:eastAsia="微軟正黑體" w:hAnsi="Century Gothic"/>
                <w:sz w:val="22"/>
              </w:rPr>
            </w:pPr>
            <w:r>
              <w:rPr>
                <w:rFonts w:ascii="Century Gothic" w:eastAsia="微軟正黑體" w:hAnsi="Century Gothic" w:hint="eastAsia"/>
                <w:sz w:val="22"/>
              </w:rPr>
              <w:t>卡號：</w:t>
            </w:r>
            <w:proofErr w:type="gramStart"/>
            <w:r>
              <w:rPr>
                <w:rFonts w:ascii="Century Gothic" w:eastAsia="微軟正黑體" w:hAnsi="Century Gothic" w:hint="eastAsia"/>
                <w:sz w:val="22"/>
              </w:rPr>
              <w:t>隱碼前</w:t>
            </w:r>
            <w:proofErr w:type="gramEnd"/>
            <w:r>
              <w:rPr>
                <w:rFonts w:ascii="Century Gothic" w:eastAsia="微軟正黑體" w:hAnsi="Century Gothic" w:hint="eastAsia"/>
                <w:sz w:val="22"/>
              </w:rPr>
              <w:t>6</w:t>
            </w:r>
            <w:r>
              <w:rPr>
                <w:rFonts w:ascii="Century Gothic" w:eastAsia="微軟正黑體" w:hAnsi="Century Gothic" w:hint="eastAsia"/>
                <w:sz w:val="22"/>
              </w:rPr>
              <w:t>後</w:t>
            </w:r>
            <w:r>
              <w:rPr>
                <w:rFonts w:ascii="Century Gothic" w:eastAsia="微軟正黑體" w:hAnsi="Century Gothic" w:hint="eastAsia"/>
                <w:sz w:val="22"/>
              </w:rPr>
              <w:t>4</w:t>
            </w:r>
          </w:p>
        </w:tc>
      </w:tr>
      <w:tr w:rsidR="00005AB0" w14:paraId="2F721F04" w14:textId="77777777" w:rsidTr="00005AB0">
        <w:tblPrEx>
          <w:tblCellMar>
            <w:left w:w="28" w:type="dxa"/>
            <w:right w:w="28" w:type="dxa"/>
          </w:tblCellMar>
        </w:tblPrEx>
        <w:trPr>
          <w:trHeight w:val="227"/>
        </w:trPr>
        <w:tc>
          <w:tcPr>
            <w:tcW w:w="2710" w:type="dxa"/>
            <w:vMerge/>
          </w:tcPr>
          <w:p w14:paraId="41DE2EA8" w14:textId="77777777" w:rsidR="00005AB0" w:rsidRDefault="00005AB0" w:rsidP="00005AB0">
            <w:pPr>
              <w:spacing w:line="0" w:lineRule="atLeast"/>
              <w:jc w:val="center"/>
              <w:rPr>
                <w:rFonts w:ascii="Century Gothic" w:eastAsia="微軟正黑體" w:hAnsi="Century Gothic"/>
                <w:noProof/>
                <w:sz w:val="22"/>
              </w:rPr>
            </w:pPr>
          </w:p>
        </w:tc>
        <w:tc>
          <w:tcPr>
            <w:tcW w:w="1141" w:type="dxa"/>
          </w:tcPr>
          <w:p w14:paraId="03B0C3B1" w14:textId="60AB6977" w:rsidR="00005AB0" w:rsidRDefault="00FB7B83" w:rsidP="00005AB0">
            <w:pPr>
              <w:spacing w:line="0" w:lineRule="atLeast"/>
              <w:rPr>
                <w:rFonts w:ascii="Century Gothic" w:eastAsia="微軟正黑體" w:hAnsi="Century Gothic"/>
                <w:sz w:val="22"/>
              </w:rPr>
            </w:pPr>
            <w:r>
              <w:rPr>
                <w:rFonts w:ascii="Century Gothic" w:eastAsia="微軟正黑體" w:hAnsi="Century Gothic" w:hint="eastAsia"/>
                <w:sz w:val="22"/>
              </w:rPr>
              <w:t>最新消費紀錄</w:t>
            </w:r>
          </w:p>
        </w:tc>
        <w:tc>
          <w:tcPr>
            <w:tcW w:w="6345" w:type="dxa"/>
          </w:tcPr>
          <w:p w14:paraId="2E87EB25" w14:textId="319D0555" w:rsidR="00FB7B83" w:rsidRPr="00F32FE2" w:rsidRDefault="00FB7B83" w:rsidP="0039272F">
            <w:pPr>
              <w:pStyle w:val="af5"/>
              <w:numPr>
                <w:ilvl w:val="0"/>
                <w:numId w:val="53"/>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來源：此卡片之最新消費紀錄，僅顯示成功紀錄</w:t>
            </w:r>
          </w:p>
          <w:p w14:paraId="2F54A6EA" w14:textId="77777777" w:rsidR="00FB7B83" w:rsidRDefault="00FB7B83" w:rsidP="0039272F">
            <w:pPr>
              <w:pStyle w:val="af5"/>
              <w:numPr>
                <w:ilvl w:val="0"/>
                <w:numId w:val="53"/>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顯示筆數：</w:t>
            </w:r>
            <w:r>
              <w:rPr>
                <w:rFonts w:ascii="Century Gothic" w:eastAsia="微軟正黑體" w:hAnsi="Century Gothic" w:hint="eastAsia"/>
                <w:sz w:val="22"/>
              </w:rPr>
              <w:t>2</w:t>
            </w:r>
            <w:r>
              <w:rPr>
                <w:rFonts w:ascii="Century Gothic" w:eastAsia="微軟正黑體" w:hAnsi="Century Gothic" w:hint="eastAsia"/>
                <w:sz w:val="22"/>
              </w:rPr>
              <w:t>筆</w:t>
            </w:r>
          </w:p>
          <w:p w14:paraId="572E4381" w14:textId="76BD7F05" w:rsidR="00FB7B83" w:rsidRDefault="00FB7B83" w:rsidP="0039272F">
            <w:pPr>
              <w:pStyle w:val="af5"/>
              <w:numPr>
                <w:ilvl w:val="0"/>
                <w:numId w:val="53"/>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tbl>
            <w:tblPr>
              <w:tblStyle w:val="aa"/>
              <w:tblW w:w="0" w:type="auto"/>
              <w:tblLook w:val="04A0" w:firstRow="1" w:lastRow="0" w:firstColumn="1" w:lastColumn="0" w:noHBand="0" w:noVBand="1"/>
            </w:tblPr>
            <w:tblGrid>
              <w:gridCol w:w="668"/>
              <w:gridCol w:w="1960"/>
              <w:gridCol w:w="3651"/>
            </w:tblGrid>
            <w:tr w:rsidR="00FB7B83" w14:paraId="76B55DB2" w14:textId="77777777" w:rsidTr="004F66DB">
              <w:trPr>
                <w:trHeight w:val="397"/>
              </w:trPr>
              <w:tc>
                <w:tcPr>
                  <w:tcW w:w="668" w:type="dxa"/>
                  <w:shd w:val="clear" w:color="auto" w:fill="D9D9D9" w:themeFill="background1" w:themeFillShade="D9"/>
                  <w:vAlign w:val="center"/>
                </w:tcPr>
                <w:p w14:paraId="5C7124A1" w14:textId="77777777" w:rsidR="00FB7B83" w:rsidRDefault="00FB7B83" w:rsidP="00FB7B83">
                  <w:pPr>
                    <w:spacing w:line="0" w:lineRule="atLeast"/>
                    <w:jc w:val="both"/>
                    <w:rPr>
                      <w:rFonts w:ascii="Century Gothic" w:eastAsia="微軟正黑體" w:hAnsi="Century Gothic"/>
                      <w:sz w:val="22"/>
                    </w:rPr>
                  </w:pPr>
                  <w:r>
                    <w:rPr>
                      <w:rFonts w:ascii="Century Gothic" w:eastAsia="微軟正黑體" w:hAnsi="Century Gothic" w:hint="eastAsia"/>
                      <w:sz w:val="22"/>
                    </w:rPr>
                    <w:t>筆數</w:t>
                  </w:r>
                </w:p>
              </w:tc>
              <w:tc>
                <w:tcPr>
                  <w:tcW w:w="1960" w:type="dxa"/>
                  <w:shd w:val="clear" w:color="auto" w:fill="D9D9D9" w:themeFill="background1" w:themeFillShade="D9"/>
                  <w:vAlign w:val="center"/>
                </w:tcPr>
                <w:p w14:paraId="7B970F26" w14:textId="77777777" w:rsidR="00FB7B83" w:rsidRDefault="00FB7B83" w:rsidP="00FB7B83">
                  <w:pPr>
                    <w:spacing w:line="0" w:lineRule="atLeast"/>
                    <w:jc w:val="both"/>
                    <w:rPr>
                      <w:rFonts w:ascii="Century Gothic" w:eastAsia="微軟正黑體" w:hAnsi="Century Gothic"/>
                      <w:sz w:val="22"/>
                    </w:rPr>
                  </w:pPr>
                  <w:r>
                    <w:rPr>
                      <w:rFonts w:ascii="Century Gothic" w:eastAsia="微軟正黑體" w:hAnsi="Century Gothic" w:hint="eastAsia"/>
                      <w:sz w:val="22"/>
                    </w:rPr>
                    <w:t>顯示</w:t>
                  </w:r>
                </w:p>
              </w:tc>
              <w:tc>
                <w:tcPr>
                  <w:tcW w:w="3651" w:type="dxa"/>
                  <w:shd w:val="clear" w:color="auto" w:fill="D9D9D9" w:themeFill="background1" w:themeFillShade="D9"/>
                </w:tcPr>
                <w:p w14:paraId="6D2D1CC3" w14:textId="77777777" w:rsidR="00FB7B83" w:rsidRDefault="00FB7B83" w:rsidP="00FB7B83">
                  <w:pPr>
                    <w:spacing w:line="0" w:lineRule="atLeast"/>
                    <w:jc w:val="both"/>
                    <w:rPr>
                      <w:rFonts w:ascii="Century Gothic" w:eastAsia="微軟正黑體" w:hAnsi="Century Gothic"/>
                      <w:sz w:val="22"/>
                    </w:rPr>
                  </w:pPr>
                  <w:r>
                    <w:rPr>
                      <w:rFonts w:ascii="Century Gothic" w:eastAsia="微軟正黑體" w:hAnsi="Century Gothic" w:hint="eastAsia"/>
                      <w:sz w:val="22"/>
                    </w:rPr>
                    <w:t>點擊</w:t>
                  </w:r>
                </w:p>
              </w:tc>
            </w:tr>
            <w:tr w:rsidR="00FB7B83" w:rsidRPr="00FB7B83" w14:paraId="60FAACE7" w14:textId="77777777" w:rsidTr="004F66DB">
              <w:trPr>
                <w:trHeight w:val="397"/>
              </w:trPr>
              <w:tc>
                <w:tcPr>
                  <w:tcW w:w="668" w:type="dxa"/>
                  <w:vAlign w:val="center"/>
                </w:tcPr>
                <w:p w14:paraId="26D8756B" w14:textId="77777777" w:rsidR="00FB7B83" w:rsidRDefault="00FB7B83" w:rsidP="00FB7B83">
                  <w:pPr>
                    <w:spacing w:line="0" w:lineRule="atLeast"/>
                    <w:jc w:val="both"/>
                    <w:rPr>
                      <w:rFonts w:ascii="Century Gothic" w:eastAsia="微軟正黑體" w:hAnsi="Century Gothic"/>
                      <w:sz w:val="22"/>
                    </w:rPr>
                  </w:pPr>
                  <w:r>
                    <w:rPr>
                      <w:rFonts w:ascii="Century Gothic" w:eastAsia="微軟正黑體" w:hAnsi="Century Gothic" w:hint="eastAsia"/>
                      <w:sz w:val="22"/>
                    </w:rPr>
                    <w:t>1</w:t>
                  </w:r>
                  <w:r>
                    <w:rPr>
                      <w:rFonts w:ascii="Century Gothic" w:eastAsia="微軟正黑體" w:hAnsi="Century Gothic"/>
                      <w:sz w:val="22"/>
                    </w:rPr>
                    <w:t>~2</w:t>
                  </w:r>
                </w:p>
              </w:tc>
              <w:tc>
                <w:tcPr>
                  <w:tcW w:w="1960" w:type="dxa"/>
                  <w:vAlign w:val="center"/>
                </w:tcPr>
                <w:p w14:paraId="591D582C" w14:textId="77777777" w:rsidR="00FB7B83" w:rsidRPr="00FB7B83" w:rsidRDefault="00FB7B83" w:rsidP="00FB7B83">
                  <w:pPr>
                    <w:spacing w:line="0" w:lineRule="atLeast"/>
                    <w:rPr>
                      <w:rFonts w:ascii="Century Gothic" w:eastAsia="微軟正黑體" w:hAnsi="Century Gothic"/>
                      <w:sz w:val="22"/>
                    </w:rPr>
                  </w:pPr>
                  <w:r w:rsidRPr="00FB7B83">
                    <w:rPr>
                      <w:rFonts w:ascii="Century Gothic" w:eastAsia="微軟正黑體" w:hAnsi="Century Gothic" w:hint="eastAsia"/>
                      <w:sz w:val="22"/>
                    </w:rPr>
                    <w:t>授權時間</w:t>
                  </w:r>
                  <w:r w:rsidRPr="00FB7B83">
                    <w:rPr>
                      <w:rFonts w:ascii="Century Gothic" w:eastAsia="微軟正黑體" w:hAnsi="Century Gothic" w:hint="eastAsia"/>
                      <w:sz w:val="22"/>
                    </w:rPr>
                    <w:t>YYYY/MM/DD</w:t>
                  </w:r>
                  <w:r w:rsidRPr="00FB7B83">
                    <w:rPr>
                      <w:rFonts w:ascii="Century Gothic" w:eastAsia="微軟正黑體" w:hAnsi="Century Gothic" w:hint="eastAsia"/>
                      <w:sz w:val="22"/>
                    </w:rPr>
                    <w:t>、類別、金額</w:t>
                  </w:r>
                </w:p>
              </w:tc>
              <w:tc>
                <w:tcPr>
                  <w:tcW w:w="3651" w:type="dxa"/>
                </w:tcPr>
                <w:p w14:paraId="55CC62B4" w14:textId="77777777" w:rsidR="00FB7B83" w:rsidRDefault="00FB7B83" w:rsidP="00FB7B83">
                  <w:pPr>
                    <w:spacing w:line="0" w:lineRule="atLeast"/>
                    <w:jc w:val="both"/>
                    <w:rPr>
                      <w:rFonts w:ascii="Century Gothic" w:eastAsia="微軟正黑體" w:hAnsi="Century Gothic"/>
                      <w:sz w:val="22"/>
                    </w:rPr>
                  </w:pPr>
                  <w:r>
                    <w:rPr>
                      <w:rFonts w:ascii="Century Gothic" w:eastAsia="微軟正黑體" w:hAnsi="Century Gothic" w:hint="eastAsia"/>
                      <w:sz w:val="22"/>
                    </w:rPr>
                    <w:t>開啟最新消費紀錄</w:t>
                  </w:r>
                  <w:r w:rsidRPr="004F5A91">
                    <w:rPr>
                      <w:rFonts w:ascii="Century Gothic" w:eastAsia="微軟正黑體" w:hAnsi="Century Gothic" w:hint="eastAsia"/>
                      <w:sz w:val="22"/>
                      <w:highlight w:val="green"/>
                    </w:rPr>
                    <w:t>燈箱</w:t>
                  </w:r>
                  <w:r>
                    <w:rPr>
                      <w:rFonts w:ascii="Century Gothic" w:eastAsia="微軟正黑體" w:hAnsi="Century Gothic" w:hint="eastAsia"/>
                      <w:sz w:val="22"/>
                    </w:rPr>
                    <w:t>。</w:t>
                  </w:r>
                </w:p>
                <w:p w14:paraId="1CF3819D" w14:textId="77777777" w:rsidR="00FB7B83" w:rsidRDefault="00FB7B83" w:rsidP="0039272F">
                  <w:pPr>
                    <w:pStyle w:val="af5"/>
                    <w:numPr>
                      <w:ilvl w:val="0"/>
                      <w:numId w:val="54"/>
                    </w:numPr>
                    <w:spacing w:line="0" w:lineRule="atLeast"/>
                    <w:ind w:leftChars="0"/>
                    <w:jc w:val="both"/>
                    <w:rPr>
                      <w:rFonts w:ascii="Century Gothic" w:eastAsia="微軟正黑體" w:hAnsi="Century Gothic"/>
                      <w:sz w:val="22"/>
                    </w:rPr>
                  </w:pPr>
                  <w:r w:rsidRPr="00FB7B83">
                    <w:rPr>
                      <w:rFonts w:ascii="Century Gothic" w:eastAsia="微軟正黑體" w:hAnsi="Century Gothic" w:hint="eastAsia"/>
                      <w:sz w:val="22"/>
                    </w:rPr>
                    <w:t>標題：最新消費紀錄內容</w:t>
                  </w:r>
                </w:p>
                <w:p w14:paraId="44C01EEE" w14:textId="77777777" w:rsidR="00FB7B83" w:rsidRDefault="00FB7B83" w:rsidP="0039272F">
                  <w:pPr>
                    <w:pStyle w:val="af5"/>
                    <w:numPr>
                      <w:ilvl w:val="0"/>
                      <w:numId w:val="54"/>
                    </w:numPr>
                    <w:spacing w:line="0" w:lineRule="atLeast"/>
                    <w:ind w:leftChars="0"/>
                    <w:jc w:val="both"/>
                    <w:rPr>
                      <w:rFonts w:ascii="Century Gothic" w:eastAsia="微軟正黑體" w:hAnsi="Century Gothic"/>
                      <w:sz w:val="22"/>
                    </w:rPr>
                  </w:pPr>
                  <w:r w:rsidRPr="00FB7B83">
                    <w:rPr>
                      <w:rFonts w:ascii="Century Gothic" w:eastAsia="微軟正黑體" w:hAnsi="Century Gothic" w:hint="eastAsia"/>
                      <w:sz w:val="22"/>
                    </w:rPr>
                    <w:t>內容：金額、類別、授權時間、</w:t>
                  </w:r>
                  <w:proofErr w:type="gramStart"/>
                  <w:r w:rsidRPr="00FB7B83">
                    <w:rPr>
                      <w:rFonts w:ascii="Century Gothic" w:eastAsia="微軟正黑體" w:hAnsi="Century Gothic" w:hint="eastAsia"/>
                      <w:sz w:val="22"/>
                    </w:rPr>
                    <w:t>卡別</w:t>
                  </w:r>
                  <w:proofErr w:type="gramEnd"/>
                  <w:r w:rsidRPr="00FB7B83">
                    <w:rPr>
                      <w:rFonts w:ascii="Century Gothic" w:eastAsia="微軟正黑體" w:hAnsi="Century Gothic" w:hint="eastAsia"/>
                      <w:sz w:val="22"/>
                    </w:rPr>
                    <w:t>、消費國家、授權結果</w:t>
                  </w:r>
                </w:p>
                <w:p w14:paraId="196F6176" w14:textId="77777777" w:rsidR="00FB7B83" w:rsidRPr="00FB7B83" w:rsidRDefault="00FB7B83" w:rsidP="0039272F">
                  <w:pPr>
                    <w:pStyle w:val="af5"/>
                    <w:numPr>
                      <w:ilvl w:val="0"/>
                      <w:numId w:val="54"/>
                    </w:numPr>
                    <w:spacing w:line="0" w:lineRule="atLeast"/>
                    <w:ind w:leftChars="0"/>
                    <w:jc w:val="both"/>
                    <w:rPr>
                      <w:rFonts w:ascii="Century Gothic" w:eastAsia="微軟正黑體" w:hAnsi="Century Gothic"/>
                      <w:sz w:val="22"/>
                    </w:rPr>
                  </w:pPr>
                  <w:r w:rsidRPr="00FB7B83">
                    <w:rPr>
                      <w:rFonts w:ascii="Century Gothic" w:eastAsia="微軟正黑體" w:hAnsi="Century Gothic" w:hint="eastAsia"/>
                      <w:sz w:val="22"/>
                    </w:rPr>
                    <w:t>關閉</w:t>
                  </w:r>
                  <w:r w:rsidRPr="00FB7B83">
                    <w:rPr>
                      <w:rFonts w:ascii="Century Gothic" w:eastAsia="微軟正黑體" w:hAnsi="Century Gothic" w:hint="eastAsia"/>
                      <w:sz w:val="22"/>
                    </w:rPr>
                    <w:t>(</w:t>
                  </w:r>
                  <w:proofErr w:type="spellStart"/>
                  <w:r w:rsidRPr="00FB7B83">
                    <w:rPr>
                      <w:rFonts w:ascii="Century Gothic" w:eastAsia="微軟正黑體" w:hAnsi="Century Gothic" w:hint="eastAsia"/>
                      <w:sz w:val="22"/>
                    </w:rPr>
                    <w:t>btn</w:t>
                  </w:r>
                  <w:proofErr w:type="spellEnd"/>
                  <w:r w:rsidRPr="00FB7B83">
                    <w:rPr>
                      <w:rFonts w:ascii="Century Gothic" w:eastAsia="微軟正黑體" w:hAnsi="Century Gothic" w:hint="eastAsia"/>
                      <w:sz w:val="22"/>
                    </w:rPr>
                    <w:t>)</w:t>
                  </w:r>
                  <w:r w:rsidRPr="00FB7B83">
                    <w:rPr>
                      <w:rFonts w:ascii="Century Gothic" w:eastAsia="微軟正黑體" w:hAnsi="Century Gothic" w:hint="eastAsia"/>
                      <w:sz w:val="22"/>
                    </w:rPr>
                    <w:t>：點擊關閉燈箱</w:t>
                  </w:r>
                </w:p>
              </w:tc>
            </w:tr>
            <w:tr w:rsidR="00FB7B83" w14:paraId="29C51355" w14:textId="77777777" w:rsidTr="004F66DB">
              <w:trPr>
                <w:trHeight w:val="397"/>
              </w:trPr>
              <w:tc>
                <w:tcPr>
                  <w:tcW w:w="668" w:type="dxa"/>
                  <w:vAlign w:val="center"/>
                </w:tcPr>
                <w:p w14:paraId="0BC80D3C" w14:textId="77777777" w:rsidR="00FB7B83" w:rsidRDefault="00FB7B83" w:rsidP="00FB7B83">
                  <w:pPr>
                    <w:spacing w:line="0" w:lineRule="atLeast"/>
                    <w:jc w:val="both"/>
                    <w:rPr>
                      <w:rFonts w:ascii="Century Gothic" w:eastAsia="微軟正黑體" w:hAnsi="Century Gothic"/>
                      <w:sz w:val="22"/>
                    </w:rPr>
                  </w:pPr>
                  <w:r>
                    <w:rPr>
                      <w:rFonts w:ascii="Century Gothic" w:eastAsia="微軟正黑體" w:hAnsi="Century Gothic" w:hint="eastAsia"/>
                      <w:sz w:val="22"/>
                    </w:rPr>
                    <w:t>0</w:t>
                  </w:r>
                </w:p>
              </w:tc>
              <w:tc>
                <w:tcPr>
                  <w:tcW w:w="1960" w:type="dxa"/>
                  <w:vAlign w:val="center"/>
                </w:tcPr>
                <w:p w14:paraId="14B07F2E" w14:textId="77777777" w:rsidR="00FB7B83" w:rsidRDefault="00FB7B83" w:rsidP="00FB7B83">
                  <w:pPr>
                    <w:spacing w:line="0" w:lineRule="atLeast"/>
                    <w:jc w:val="both"/>
                    <w:rPr>
                      <w:rFonts w:ascii="Century Gothic" w:eastAsia="微軟正黑體" w:hAnsi="Century Gothic"/>
                      <w:sz w:val="22"/>
                    </w:rPr>
                  </w:pPr>
                  <w:r>
                    <w:rPr>
                      <w:rFonts w:ascii="Century Gothic" w:eastAsia="微軟正黑體" w:hAnsi="Century Gothic" w:hint="eastAsia"/>
                      <w:sz w:val="22"/>
                    </w:rPr>
                    <w:t>當日無消費紀錄</w:t>
                  </w:r>
                </w:p>
              </w:tc>
              <w:tc>
                <w:tcPr>
                  <w:tcW w:w="3651" w:type="dxa"/>
                </w:tcPr>
                <w:p w14:paraId="520BCD05" w14:textId="77777777" w:rsidR="00FB7B83" w:rsidRDefault="00FB7B83" w:rsidP="00FB7B83">
                  <w:pPr>
                    <w:spacing w:line="0" w:lineRule="atLeast"/>
                    <w:jc w:val="both"/>
                    <w:rPr>
                      <w:rFonts w:ascii="Century Gothic" w:eastAsia="微軟正黑體" w:hAnsi="Century Gothic"/>
                      <w:sz w:val="22"/>
                    </w:rPr>
                  </w:pPr>
                </w:p>
              </w:tc>
            </w:tr>
          </w:tbl>
          <w:p w14:paraId="2F501CEB" w14:textId="04C8997E" w:rsidR="00005AB0" w:rsidRPr="00FB7B83" w:rsidRDefault="00FB7B83" w:rsidP="0039272F">
            <w:pPr>
              <w:pStyle w:val="af5"/>
              <w:numPr>
                <w:ilvl w:val="0"/>
                <w:numId w:val="53"/>
              </w:numPr>
              <w:spacing w:line="0" w:lineRule="atLeast"/>
              <w:ind w:leftChars="0"/>
              <w:rPr>
                <w:rFonts w:ascii="Century Gothic" w:eastAsia="微軟正黑體" w:hAnsi="Century Gothic"/>
                <w:sz w:val="22"/>
              </w:rPr>
            </w:pPr>
            <w:r>
              <w:rPr>
                <w:rFonts w:ascii="Century Gothic" w:eastAsia="微軟正黑體" w:hAnsi="Century Gothic" w:hint="eastAsia"/>
                <w:sz w:val="22"/>
              </w:rPr>
              <w:t>查看更多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：點擊前往</w:t>
            </w:r>
            <w:r w:rsidRPr="00FB7B83">
              <w:rPr>
                <w:rFonts w:ascii="Century Gothic" w:eastAsia="微軟正黑體" w:hAnsi="Century Gothic" w:hint="eastAsia"/>
                <w:sz w:val="22"/>
                <w:highlight w:val="green"/>
              </w:rPr>
              <w:t>「交易明細</w:t>
            </w:r>
            <w:r w:rsidRPr="00FB7B83">
              <w:rPr>
                <w:rFonts w:ascii="Century Gothic" w:eastAsia="微軟正黑體" w:hAnsi="Century Gothic" w:hint="eastAsia"/>
                <w:sz w:val="22"/>
                <w:highlight w:val="green"/>
              </w:rPr>
              <w:t>_</w:t>
            </w:r>
            <w:r w:rsidRPr="00FB7B83">
              <w:rPr>
                <w:rFonts w:ascii="Century Gothic" w:eastAsia="微軟正黑體" w:hAnsi="Century Gothic" w:hint="eastAsia"/>
                <w:sz w:val="22"/>
                <w:highlight w:val="green"/>
              </w:rPr>
              <w:t>信用卡頁」</w:t>
            </w:r>
          </w:p>
        </w:tc>
      </w:tr>
      <w:tr w:rsidR="00FB7B83" w14:paraId="6144264E" w14:textId="77777777" w:rsidTr="00005AB0">
        <w:tblPrEx>
          <w:tblCellMar>
            <w:left w:w="28" w:type="dxa"/>
            <w:right w:w="28" w:type="dxa"/>
          </w:tblCellMar>
        </w:tblPrEx>
        <w:trPr>
          <w:trHeight w:val="227"/>
        </w:trPr>
        <w:tc>
          <w:tcPr>
            <w:tcW w:w="2710" w:type="dxa"/>
            <w:vMerge/>
          </w:tcPr>
          <w:p w14:paraId="11FDA273" w14:textId="77777777" w:rsidR="00FB7B83" w:rsidRDefault="00FB7B83" w:rsidP="00005AB0">
            <w:pPr>
              <w:spacing w:line="0" w:lineRule="atLeast"/>
              <w:jc w:val="center"/>
              <w:rPr>
                <w:rFonts w:ascii="Century Gothic" w:eastAsia="微軟正黑體" w:hAnsi="Century Gothic"/>
                <w:noProof/>
                <w:sz w:val="22"/>
              </w:rPr>
            </w:pPr>
          </w:p>
        </w:tc>
        <w:tc>
          <w:tcPr>
            <w:tcW w:w="1141" w:type="dxa"/>
          </w:tcPr>
          <w:p w14:paraId="4A4DD551" w14:textId="49FC55C9" w:rsidR="00FB7B83" w:rsidRDefault="00FB7B83" w:rsidP="00005AB0">
            <w:pPr>
              <w:spacing w:line="0" w:lineRule="atLeast"/>
              <w:rPr>
                <w:rFonts w:ascii="Century Gothic" w:eastAsia="微軟正黑體" w:hAnsi="Century Gothic"/>
                <w:sz w:val="22"/>
              </w:rPr>
            </w:pPr>
            <w:r>
              <w:rPr>
                <w:rFonts w:ascii="Century Gothic" w:eastAsia="微軟正黑體" w:hAnsi="Century Gothic" w:hint="eastAsia"/>
                <w:sz w:val="22"/>
              </w:rPr>
              <w:t>消費回饋報告</w:t>
            </w:r>
          </w:p>
        </w:tc>
        <w:tc>
          <w:tcPr>
            <w:tcW w:w="6345" w:type="dxa"/>
          </w:tcPr>
          <w:p w14:paraId="5BE2F15B" w14:textId="405C1363" w:rsidR="00255456" w:rsidRDefault="00255456" w:rsidP="0039272F">
            <w:pPr>
              <w:pStyle w:val="af5"/>
              <w:numPr>
                <w:ilvl w:val="0"/>
                <w:numId w:val="55"/>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來源：此卡片之消費回饋，限幣</w:t>
            </w:r>
            <w:proofErr w:type="gramStart"/>
            <w:r>
              <w:rPr>
                <w:rFonts w:ascii="Century Gothic" w:eastAsia="微軟正黑體" w:hAnsi="Century Gothic" w:hint="eastAsia"/>
                <w:sz w:val="22"/>
              </w:rPr>
              <w:t>倍</w:t>
            </w:r>
            <w:proofErr w:type="gramEnd"/>
            <w:r>
              <w:rPr>
                <w:rFonts w:ascii="Century Gothic" w:eastAsia="微軟正黑體" w:hAnsi="Century Gothic" w:hint="eastAsia"/>
                <w:sz w:val="22"/>
              </w:rPr>
              <w:t>卡</w:t>
            </w:r>
            <w:r>
              <w:rPr>
                <w:rFonts w:ascii="Century Gothic" w:eastAsia="微軟正黑體" w:hAnsi="Century Gothic" w:hint="eastAsia"/>
                <w:sz w:val="22"/>
              </w:rPr>
              <w:t>(</w:t>
            </w:r>
            <w:r>
              <w:rPr>
                <w:rFonts w:ascii="Century Gothic" w:eastAsia="微軟正黑體" w:hAnsi="Century Gothic" w:hint="eastAsia"/>
                <w:sz w:val="22"/>
              </w:rPr>
              <w:t>台外幣</w:t>
            </w:r>
            <w:r>
              <w:rPr>
                <w:rFonts w:ascii="Century Gothic" w:eastAsia="微軟正黑體" w:hAnsi="Century Gothic" w:hint="eastAsia"/>
                <w:sz w:val="22"/>
              </w:rPr>
              <w:t>)</w:t>
            </w:r>
            <w:r>
              <w:rPr>
                <w:rFonts w:ascii="Century Gothic" w:eastAsia="微軟正黑體" w:hAnsi="Century Gothic" w:hint="eastAsia"/>
                <w:sz w:val="22"/>
              </w:rPr>
              <w:t>、大戶卡</w:t>
            </w:r>
            <w:r>
              <w:rPr>
                <w:rFonts w:ascii="Century Gothic" w:eastAsia="微軟正黑體" w:hAnsi="Century Gothic" w:hint="eastAsia"/>
                <w:sz w:val="22"/>
              </w:rPr>
              <w:t>(</w:t>
            </w:r>
            <w:r>
              <w:rPr>
                <w:rFonts w:ascii="Century Gothic" w:eastAsia="微軟正黑體" w:hAnsi="Century Gothic" w:hint="eastAsia"/>
                <w:sz w:val="22"/>
              </w:rPr>
              <w:t>台幣</w:t>
            </w:r>
            <w:r>
              <w:rPr>
                <w:rFonts w:ascii="Century Gothic" w:eastAsia="微軟正黑體" w:hAnsi="Century Gothic" w:hint="eastAsia"/>
                <w:sz w:val="22"/>
              </w:rPr>
              <w:t>)</w:t>
            </w:r>
            <w:r>
              <w:rPr>
                <w:rFonts w:ascii="Century Gothic" w:eastAsia="微軟正黑體" w:hAnsi="Century Gothic" w:hint="eastAsia"/>
                <w:sz w:val="22"/>
              </w:rPr>
              <w:t>、運動卡</w:t>
            </w:r>
            <w:r>
              <w:rPr>
                <w:rFonts w:ascii="Century Gothic" w:eastAsia="微軟正黑體" w:hAnsi="Century Gothic" w:hint="eastAsia"/>
                <w:sz w:val="22"/>
              </w:rPr>
              <w:t>(</w:t>
            </w:r>
            <w:r>
              <w:rPr>
                <w:rFonts w:ascii="Century Gothic" w:eastAsia="微軟正黑體" w:hAnsi="Century Gothic" w:hint="eastAsia"/>
                <w:sz w:val="22"/>
              </w:rPr>
              <w:t>豐點</w:t>
            </w:r>
            <w:r>
              <w:rPr>
                <w:rFonts w:ascii="Century Gothic" w:eastAsia="微軟正黑體" w:hAnsi="Century Gothic" w:hint="eastAsia"/>
                <w:sz w:val="22"/>
              </w:rPr>
              <w:t>)</w:t>
            </w:r>
          </w:p>
          <w:p w14:paraId="27608AD1" w14:textId="1503F650" w:rsidR="004F5A91" w:rsidRPr="00F32FE2" w:rsidRDefault="004F5A91" w:rsidP="0039272F">
            <w:pPr>
              <w:pStyle w:val="af5"/>
              <w:numPr>
                <w:ilvl w:val="0"/>
                <w:numId w:val="55"/>
              </w:numPr>
              <w:spacing w:line="0" w:lineRule="atLeast"/>
              <w:ind w:leftChars="0"/>
              <w:rPr>
                <w:rFonts w:ascii="Century Gothic" w:eastAsia="微軟正黑體" w:hAnsi="Century Gothic"/>
                <w:sz w:val="22"/>
              </w:rPr>
            </w:pPr>
            <w:r>
              <w:rPr>
                <w:rFonts w:ascii="Century Gothic" w:eastAsia="微軟正黑體" w:hAnsi="Century Gothic" w:hint="eastAsia"/>
                <w:sz w:val="22"/>
              </w:rPr>
              <w:t>選擇月份</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：點擊選擇半年期月份</w:t>
            </w:r>
          </w:p>
          <w:p w14:paraId="621910D0" w14:textId="77777777" w:rsidR="00255456" w:rsidRDefault="00255456" w:rsidP="0039272F">
            <w:pPr>
              <w:pStyle w:val="af5"/>
              <w:numPr>
                <w:ilvl w:val="0"/>
                <w:numId w:val="55"/>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tbl>
            <w:tblPr>
              <w:tblStyle w:val="aa"/>
              <w:tblW w:w="0" w:type="auto"/>
              <w:tblLook w:val="04A0" w:firstRow="1" w:lastRow="0" w:firstColumn="1" w:lastColumn="0" w:noHBand="0" w:noVBand="1"/>
            </w:tblPr>
            <w:tblGrid>
              <w:gridCol w:w="668"/>
              <w:gridCol w:w="2669"/>
              <w:gridCol w:w="2942"/>
            </w:tblGrid>
            <w:tr w:rsidR="00255456" w14:paraId="1CEACCE2" w14:textId="77777777" w:rsidTr="004F5A91">
              <w:trPr>
                <w:trHeight w:val="397"/>
              </w:trPr>
              <w:tc>
                <w:tcPr>
                  <w:tcW w:w="668" w:type="dxa"/>
                  <w:shd w:val="clear" w:color="auto" w:fill="D9D9D9" w:themeFill="background1" w:themeFillShade="D9"/>
                  <w:vAlign w:val="center"/>
                </w:tcPr>
                <w:p w14:paraId="76A6DAA5" w14:textId="77777777" w:rsidR="00255456" w:rsidRDefault="00255456" w:rsidP="00255456">
                  <w:pPr>
                    <w:spacing w:line="0" w:lineRule="atLeast"/>
                    <w:jc w:val="both"/>
                    <w:rPr>
                      <w:rFonts w:ascii="Century Gothic" w:eastAsia="微軟正黑體" w:hAnsi="Century Gothic"/>
                      <w:sz w:val="22"/>
                    </w:rPr>
                  </w:pPr>
                  <w:r>
                    <w:rPr>
                      <w:rFonts w:ascii="Century Gothic" w:eastAsia="微軟正黑體" w:hAnsi="Century Gothic" w:hint="eastAsia"/>
                      <w:sz w:val="22"/>
                    </w:rPr>
                    <w:t>筆數</w:t>
                  </w:r>
                </w:p>
              </w:tc>
              <w:tc>
                <w:tcPr>
                  <w:tcW w:w="2669" w:type="dxa"/>
                  <w:shd w:val="clear" w:color="auto" w:fill="D9D9D9" w:themeFill="background1" w:themeFillShade="D9"/>
                  <w:vAlign w:val="center"/>
                </w:tcPr>
                <w:p w14:paraId="7A1ED909" w14:textId="77777777" w:rsidR="00255456" w:rsidRDefault="00255456" w:rsidP="00255456">
                  <w:pPr>
                    <w:spacing w:line="0" w:lineRule="atLeast"/>
                    <w:jc w:val="both"/>
                    <w:rPr>
                      <w:rFonts w:ascii="Century Gothic" w:eastAsia="微軟正黑體" w:hAnsi="Century Gothic"/>
                      <w:sz w:val="22"/>
                    </w:rPr>
                  </w:pPr>
                  <w:r>
                    <w:rPr>
                      <w:rFonts w:ascii="Century Gothic" w:eastAsia="微軟正黑體" w:hAnsi="Century Gothic" w:hint="eastAsia"/>
                      <w:sz w:val="22"/>
                    </w:rPr>
                    <w:t>顯示</w:t>
                  </w:r>
                </w:p>
              </w:tc>
              <w:tc>
                <w:tcPr>
                  <w:tcW w:w="2942" w:type="dxa"/>
                  <w:shd w:val="clear" w:color="auto" w:fill="D9D9D9" w:themeFill="background1" w:themeFillShade="D9"/>
                </w:tcPr>
                <w:p w14:paraId="0C791A18" w14:textId="77777777" w:rsidR="00255456" w:rsidRDefault="00255456" w:rsidP="00255456">
                  <w:pPr>
                    <w:spacing w:line="0" w:lineRule="atLeast"/>
                    <w:jc w:val="both"/>
                    <w:rPr>
                      <w:rFonts w:ascii="Century Gothic" w:eastAsia="微軟正黑體" w:hAnsi="Century Gothic"/>
                      <w:sz w:val="22"/>
                    </w:rPr>
                  </w:pPr>
                  <w:r>
                    <w:rPr>
                      <w:rFonts w:ascii="Century Gothic" w:eastAsia="微軟正黑體" w:hAnsi="Century Gothic" w:hint="eastAsia"/>
                      <w:sz w:val="22"/>
                    </w:rPr>
                    <w:t>點擊</w:t>
                  </w:r>
                </w:p>
              </w:tc>
            </w:tr>
            <w:tr w:rsidR="00255456" w:rsidRPr="00FB7B83" w14:paraId="438471CE" w14:textId="77777777" w:rsidTr="004F5A91">
              <w:trPr>
                <w:trHeight w:val="397"/>
              </w:trPr>
              <w:tc>
                <w:tcPr>
                  <w:tcW w:w="668" w:type="dxa"/>
                  <w:vAlign w:val="center"/>
                </w:tcPr>
                <w:p w14:paraId="76C2BC7C" w14:textId="36EE249F" w:rsidR="00255456" w:rsidRDefault="004F5A91" w:rsidP="00255456">
                  <w:pPr>
                    <w:spacing w:line="0" w:lineRule="atLeast"/>
                    <w:jc w:val="both"/>
                    <w:rPr>
                      <w:rFonts w:ascii="Century Gothic" w:eastAsia="微軟正黑體" w:hAnsi="Century Gothic"/>
                      <w:sz w:val="22"/>
                    </w:rPr>
                  </w:pPr>
                  <w:r>
                    <w:rPr>
                      <w:rFonts w:ascii="Century Gothic" w:eastAsia="微軟正黑體" w:hAnsi="Century Gothic" w:hint="eastAsia"/>
                      <w:sz w:val="22"/>
                    </w:rPr>
                    <w:t>1</w:t>
                  </w:r>
                  <w:r>
                    <w:rPr>
                      <w:rFonts w:ascii="Century Gothic" w:eastAsia="微軟正黑體" w:hAnsi="Century Gothic"/>
                      <w:sz w:val="22"/>
                    </w:rPr>
                    <w:t>~</w:t>
                  </w:r>
                </w:p>
              </w:tc>
              <w:tc>
                <w:tcPr>
                  <w:tcW w:w="2669" w:type="dxa"/>
                  <w:vAlign w:val="center"/>
                </w:tcPr>
                <w:p w14:paraId="27C5DEB4" w14:textId="56D3EE6B" w:rsidR="00255456" w:rsidRPr="00FB7B83" w:rsidRDefault="004F5A91" w:rsidP="00255456">
                  <w:pPr>
                    <w:spacing w:line="0" w:lineRule="atLeast"/>
                    <w:rPr>
                      <w:rFonts w:ascii="Century Gothic" w:eastAsia="微軟正黑體" w:hAnsi="Century Gothic"/>
                      <w:sz w:val="22"/>
                    </w:rPr>
                  </w:pPr>
                  <w:r>
                    <w:rPr>
                      <w:rFonts w:ascii="Century Gothic" w:eastAsia="微軟正黑體" w:hAnsi="Century Gothic" w:hint="eastAsia"/>
                      <w:sz w:val="22"/>
                    </w:rPr>
                    <w:t>總回饋金額</w:t>
                  </w:r>
                  <w:r>
                    <w:rPr>
                      <w:rFonts w:ascii="Century Gothic" w:eastAsia="微軟正黑體" w:hAnsi="Century Gothic" w:hint="eastAsia"/>
                      <w:sz w:val="22"/>
                    </w:rPr>
                    <w:t>(</w:t>
                  </w:r>
                  <w:r>
                    <w:rPr>
                      <w:rFonts w:ascii="Century Gothic" w:eastAsia="微軟正黑體" w:hAnsi="Century Gothic" w:hint="eastAsia"/>
                      <w:sz w:val="22"/>
                    </w:rPr>
                    <w:t>於月份旁</w:t>
                  </w:r>
                  <w:r>
                    <w:rPr>
                      <w:rFonts w:ascii="Century Gothic" w:eastAsia="微軟正黑體" w:hAnsi="Century Gothic" w:hint="eastAsia"/>
                      <w:sz w:val="22"/>
                    </w:rPr>
                    <w:t>)</w:t>
                  </w:r>
                  <w:r>
                    <w:rPr>
                      <w:rFonts w:ascii="Century Gothic" w:eastAsia="微軟正黑體" w:hAnsi="Century Gothic" w:hint="eastAsia"/>
                      <w:sz w:val="22"/>
                    </w:rPr>
                    <w:t>、回饋項目、消費金額</w:t>
                  </w:r>
                  <w:r>
                    <w:rPr>
                      <w:rFonts w:ascii="Century Gothic" w:eastAsia="微軟正黑體" w:hAnsi="Century Gothic" w:hint="eastAsia"/>
                      <w:sz w:val="22"/>
                    </w:rPr>
                    <w:t>(</w:t>
                  </w:r>
                  <w:r>
                    <w:rPr>
                      <w:rFonts w:ascii="Century Gothic" w:eastAsia="微軟正黑體" w:hAnsi="Century Gothic" w:hint="eastAsia"/>
                      <w:sz w:val="22"/>
                    </w:rPr>
                    <w:t>灰</w:t>
                  </w:r>
                  <w:r>
                    <w:rPr>
                      <w:rFonts w:ascii="Century Gothic" w:eastAsia="微軟正黑體" w:hAnsi="Century Gothic" w:hint="eastAsia"/>
                      <w:sz w:val="22"/>
                    </w:rPr>
                    <w:t xml:space="preserve">) </w:t>
                  </w:r>
                  <w:r>
                    <w:rPr>
                      <w:rFonts w:ascii="Century Gothic" w:eastAsia="微軟正黑體" w:hAnsi="Century Gothic" w:hint="eastAsia"/>
                      <w:sz w:val="22"/>
                    </w:rPr>
                    <w:t>回饋金額</w:t>
                  </w:r>
                  <w:r>
                    <w:rPr>
                      <w:rFonts w:ascii="Century Gothic" w:eastAsia="微軟正黑體" w:hAnsi="Century Gothic" w:hint="eastAsia"/>
                      <w:sz w:val="22"/>
                    </w:rPr>
                    <w:t>(</w:t>
                  </w:r>
                  <w:r>
                    <w:rPr>
                      <w:rFonts w:ascii="Century Gothic" w:eastAsia="微軟正黑體" w:hAnsi="Century Gothic" w:hint="eastAsia"/>
                      <w:sz w:val="22"/>
                    </w:rPr>
                    <w:t>黃</w:t>
                  </w:r>
                  <w:r>
                    <w:rPr>
                      <w:rFonts w:ascii="Century Gothic" w:eastAsia="微軟正黑體" w:hAnsi="Century Gothic" w:hint="eastAsia"/>
                      <w:sz w:val="22"/>
                    </w:rPr>
                    <w:t>)</w:t>
                  </w:r>
                  <w:r w:rsidRPr="00FB7B83">
                    <w:rPr>
                      <w:rFonts w:ascii="Century Gothic" w:eastAsia="微軟正黑體" w:hAnsi="Century Gothic"/>
                      <w:sz w:val="22"/>
                    </w:rPr>
                    <w:t xml:space="preserve"> </w:t>
                  </w:r>
                </w:p>
              </w:tc>
              <w:tc>
                <w:tcPr>
                  <w:tcW w:w="2942" w:type="dxa"/>
                </w:tcPr>
                <w:p w14:paraId="2071A99B" w14:textId="00D85F49" w:rsidR="00255456" w:rsidRPr="004F5A91" w:rsidRDefault="004F5A91" w:rsidP="004F5A91">
                  <w:pPr>
                    <w:spacing w:line="0" w:lineRule="atLeast"/>
                    <w:jc w:val="both"/>
                    <w:rPr>
                      <w:rFonts w:ascii="Century Gothic" w:eastAsia="微軟正黑體" w:hAnsi="Century Gothic"/>
                      <w:sz w:val="22"/>
                    </w:rPr>
                  </w:pPr>
                  <w:r>
                    <w:rPr>
                      <w:rFonts w:ascii="Century Gothic" w:eastAsia="微軟正黑體" w:hAnsi="Century Gothic" w:hint="eastAsia"/>
                      <w:sz w:val="22"/>
                    </w:rPr>
                    <w:t>前往</w:t>
                  </w:r>
                  <w:r w:rsidR="007F7E1A">
                    <w:rPr>
                      <w:rFonts w:ascii="Century Gothic" w:eastAsia="微軟正黑體" w:hAnsi="Century Gothic" w:hint="eastAsia"/>
                      <w:sz w:val="22"/>
                    </w:rPr>
                    <w:t>此回饋對應之</w:t>
                  </w:r>
                  <w:r>
                    <w:rPr>
                      <w:rFonts w:ascii="Century Gothic" w:eastAsia="微軟正黑體" w:hAnsi="Century Gothic" w:hint="eastAsia"/>
                      <w:sz w:val="22"/>
                    </w:rPr>
                    <w:t>「回饋消費明細」</w:t>
                  </w:r>
                </w:p>
              </w:tc>
            </w:tr>
            <w:tr w:rsidR="00255456" w14:paraId="4A670E8F" w14:textId="77777777" w:rsidTr="004F5A91">
              <w:trPr>
                <w:trHeight w:val="397"/>
              </w:trPr>
              <w:tc>
                <w:tcPr>
                  <w:tcW w:w="668" w:type="dxa"/>
                  <w:vAlign w:val="center"/>
                </w:tcPr>
                <w:p w14:paraId="4B0EC526" w14:textId="77777777" w:rsidR="00255456" w:rsidRDefault="00255456" w:rsidP="00255456">
                  <w:pPr>
                    <w:spacing w:line="0" w:lineRule="atLeast"/>
                    <w:jc w:val="both"/>
                    <w:rPr>
                      <w:rFonts w:ascii="Century Gothic" w:eastAsia="微軟正黑體" w:hAnsi="Century Gothic"/>
                      <w:sz w:val="22"/>
                    </w:rPr>
                  </w:pPr>
                  <w:r>
                    <w:rPr>
                      <w:rFonts w:ascii="Century Gothic" w:eastAsia="微軟正黑體" w:hAnsi="Century Gothic" w:hint="eastAsia"/>
                      <w:sz w:val="22"/>
                    </w:rPr>
                    <w:t>0</w:t>
                  </w:r>
                </w:p>
              </w:tc>
              <w:tc>
                <w:tcPr>
                  <w:tcW w:w="2669" w:type="dxa"/>
                  <w:vAlign w:val="center"/>
                </w:tcPr>
                <w:p w14:paraId="10AE306E" w14:textId="6D06FE70" w:rsidR="00255456" w:rsidRDefault="004F5A91" w:rsidP="00255456">
                  <w:pPr>
                    <w:spacing w:line="0" w:lineRule="atLeast"/>
                    <w:jc w:val="both"/>
                    <w:rPr>
                      <w:rFonts w:ascii="Century Gothic" w:eastAsia="微軟正黑體" w:hAnsi="Century Gothic"/>
                      <w:sz w:val="22"/>
                    </w:rPr>
                  </w:pPr>
                  <w:r>
                    <w:rPr>
                      <w:rFonts w:ascii="Century Gothic" w:eastAsia="微軟正黑體" w:hAnsi="Century Gothic" w:hint="eastAsia"/>
                      <w:sz w:val="22"/>
                    </w:rPr>
                    <w:t>無回饋紀錄</w:t>
                  </w:r>
                </w:p>
              </w:tc>
              <w:tc>
                <w:tcPr>
                  <w:tcW w:w="2942" w:type="dxa"/>
                </w:tcPr>
                <w:p w14:paraId="0584957A" w14:textId="77777777" w:rsidR="00255456" w:rsidRDefault="00255456" w:rsidP="00255456">
                  <w:pPr>
                    <w:spacing w:line="0" w:lineRule="atLeast"/>
                    <w:jc w:val="both"/>
                    <w:rPr>
                      <w:rFonts w:ascii="Century Gothic" w:eastAsia="微軟正黑體" w:hAnsi="Century Gothic"/>
                      <w:sz w:val="22"/>
                    </w:rPr>
                  </w:pPr>
                </w:p>
              </w:tc>
            </w:tr>
          </w:tbl>
          <w:p w14:paraId="26FD5F77" w14:textId="7802568A" w:rsidR="00FB7B83" w:rsidRDefault="00FB7B83" w:rsidP="004F5A91">
            <w:pPr>
              <w:pStyle w:val="af5"/>
              <w:spacing w:line="0" w:lineRule="atLeast"/>
              <w:ind w:leftChars="0" w:left="0"/>
              <w:rPr>
                <w:rFonts w:ascii="Century Gothic" w:eastAsia="微軟正黑體" w:hAnsi="Century Gothic"/>
                <w:sz w:val="22"/>
              </w:rPr>
            </w:pPr>
          </w:p>
        </w:tc>
      </w:tr>
      <w:tr w:rsidR="00FB7B83" w14:paraId="425EC9F5" w14:textId="77777777" w:rsidTr="00005AB0">
        <w:tblPrEx>
          <w:tblCellMar>
            <w:left w:w="28" w:type="dxa"/>
            <w:right w:w="28" w:type="dxa"/>
          </w:tblCellMar>
        </w:tblPrEx>
        <w:trPr>
          <w:trHeight w:val="227"/>
        </w:trPr>
        <w:tc>
          <w:tcPr>
            <w:tcW w:w="2710" w:type="dxa"/>
            <w:vMerge/>
          </w:tcPr>
          <w:p w14:paraId="63C25875" w14:textId="77777777" w:rsidR="00FB7B83" w:rsidRDefault="00FB7B83" w:rsidP="00005AB0">
            <w:pPr>
              <w:spacing w:line="0" w:lineRule="atLeast"/>
              <w:jc w:val="center"/>
              <w:rPr>
                <w:rFonts w:ascii="Century Gothic" w:eastAsia="微軟正黑體" w:hAnsi="Century Gothic"/>
                <w:noProof/>
                <w:sz w:val="22"/>
              </w:rPr>
            </w:pPr>
          </w:p>
        </w:tc>
        <w:tc>
          <w:tcPr>
            <w:tcW w:w="1141" w:type="dxa"/>
          </w:tcPr>
          <w:p w14:paraId="31C87F5C" w14:textId="475DF2F5" w:rsidR="00FB7B83" w:rsidRDefault="004F5A91" w:rsidP="00005AB0">
            <w:pPr>
              <w:spacing w:line="0" w:lineRule="atLeast"/>
              <w:rPr>
                <w:rFonts w:ascii="Century Gothic" w:eastAsia="微軟正黑體" w:hAnsi="Century Gothic"/>
                <w:sz w:val="22"/>
              </w:rPr>
            </w:pPr>
            <w:r>
              <w:rPr>
                <w:rFonts w:ascii="Century Gothic" w:eastAsia="微軟正黑體" w:hAnsi="Century Gothic" w:hint="eastAsia"/>
                <w:sz w:val="22"/>
              </w:rPr>
              <w:t>C</w:t>
            </w:r>
            <w:r>
              <w:rPr>
                <w:rFonts w:ascii="Century Gothic" w:eastAsia="微軟正黑體" w:hAnsi="Century Gothic"/>
                <w:sz w:val="22"/>
              </w:rPr>
              <w:t>AWHO PAY</w:t>
            </w:r>
            <w:r>
              <w:rPr>
                <w:rFonts w:ascii="Century Gothic" w:eastAsia="微軟正黑體" w:hAnsi="Century Gothic" w:hint="eastAsia"/>
                <w:sz w:val="22"/>
              </w:rPr>
              <w:t>綁定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Pr>
          <w:p w14:paraId="514C5473" w14:textId="77777777" w:rsidR="00FB7B83" w:rsidRDefault="004F5A91" w:rsidP="0039272F">
            <w:pPr>
              <w:pStyle w:val="af5"/>
              <w:numPr>
                <w:ilvl w:val="0"/>
                <w:numId w:val="52"/>
              </w:numPr>
              <w:spacing w:line="0" w:lineRule="atLeast"/>
              <w:ind w:leftChars="0"/>
              <w:rPr>
                <w:rFonts w:ascii="Century Gothic" w:eastAsia="微軟正黑體" w:hAnsi="Century Gothic"/>
                <w:sz w:val="22"/>
              </w:rPr>
            </w:pPr>
            <w:r>
              <w:rPr>
                <w:rFonts w:ascii="Century Gothic" w:eastAsia="微軟正黑體" w:hAnsi="Century Gothic" w:hint="eastAsia"/>
                <w:sz w:val="22"/>
              </w:rPr>
              <w:t>資訊</w:t>
            </w:r>
            <w:r>
              <w:rPr>
                <w:rFonts w:ascii="Century Gothic" w:eastAsia="微軟正黑體" w:hAnsi="Century Gothic" w:hint="eastAsia"/>
                <w:sz w:val="22"/>
              </w:rPr>
              <w:t>i</w:t>
            </w:r>
            <w:r>
              <w:rPr>
                <w:rFonts w:ascii="Century Gothic" w:eastAsia="微軟正黑體" w:hAnsi="Century Gothic"/>
                <w:sz w:val="22"/>
              </w:rPr>
              <w:t>con(</w:t>
            </w:r>
            <w:proofErr w:type="spellStart"/>
            <w:r>
              <w:rPr>
                <w:rFonts w:ascii="Century Gothic" w:eastAsia="微軟正黑體" w:hAnsi="Century Gothic"/>
                <w:sz w:val="22"/>
              </w:rPr>
              <w:t>btn</w:t>
            </w:r>
            <w:proofErr w:type="spellEnd"/>
            <w:r>
              <w:rPr>
                <w:rFonts w:ascii="Century Gothic" w:eastAsia="微軟正黑體" w:hAnsi="Century Gothic"/>
                <w:sz w:val="22"/>
              </w:rPr>
              <w:t>)</w:t>
            </w:r>
            <w:r>
              <w:rPr>
                <w:rFonts w:ascii="Century Gothic" w:eastAsia="微軟正黑體" w:hAnsi="Century Gothic" w:hint="eastAsia"/>
                <w:sz w:val="22"/>
              </w:rPr>
              <w:t>：點擊開啟卡片綁定說明</w:t>
            </w:r>
            <w:r w:rsidRPr="004F5A91">
              <w:rPr>
                <w:rFonts w:ascii="Century Gothic" w:eastAsia="微軟正黑體" w:hAnsi="Century Gothic" w:hint="eastAsia"/>
                <w:sz w:val="22"/>
                <w:highlight w:val="green"/>
              </w:rPr>
              <w:t>燈箱</w:t>
            </w:r>
          </w:p>
          <w:p w14:paraId="2FB8BA0D" w14:textId="77777777" w:rsidR="004F5A91" w:rsidRDefault="004F5A91" w:rsidP="0039272F">
            <w:pPr>
              <w:pStyle w:val="af5"/>
              <w:numPr>
                <w:ilvl w:val="0"/>
                <w:numId w:val="56"/>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w:t>
            </w:r>
            <w:r>
              <w:rPr>
                <w:rFonts w:ascii="Century Gothic" w:eastAsia="微軟正黑體" w:hAnsi="Century Gothic" w:hint="eastAsia"/>
                <w:sz w:val="22"/>
              </w:rPr>
              <w:t>C</w:t>
            </w:r>
            <w:r>
              <w:rPr>
                <w:rFonts w:ascii="Century Gothic" w:eastAsia="微軟正黑體" w:hAnsi="Century Gothic"/>
                <w:sz w:val="22"/>
              </w:rPr>
              <w:t>AWHO PAY</w:t>
            </w:r>
            <w:r>
              <w:rPr>
                <w:rFonts w:ascii="Century Gothic" w:eastAsia="微軟正黑體" w:hAnsi="Century Gothic" w:hint="eastAsia"/>
                <w:sz w:val="22"/>
              </w:rPr>
              <w:t>卡片綁定</w:t>
            </w:r>
          </w:p>
          <w:p w14:paraId="222D81B4" w14:textId="77777777" w:rsidR="004F5A91" w:rsidRDefault="004F5A91" w:rsidP="0039272F">
            <w:pPr>
              <w:pStyle w:val="af5"/>
              <w:numPr>
                <w:ilvl w:val="0"/>
                <w:numId w:val="56"/>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內容：立即綁定卡片，繳費</w:t>
            </w:r>
            <w:proofErr w:type="gramStart"/>
            <w:r>
              <w:rPr>
                <w:rFonts w:ascii="Century Gothic" w:eastAsia="微軟正黑體" w:hAnsi="Century Gothic" w:hint="eastAsia"/>
                <w:sz w:val="22"/>
              </w:rPr>
              <w:t>支付免輸效期</w:t>
            </w:r>
            <w:proofErr w:type="gramEnd"/>
            <w:r>
              <w:rPr>
                <w:rFonts w:ascii="Century Gothic" w:eastAsia="微軟正黑體" w:hAnsi="Century Gothic" w:hint="eastAsia"/>
                <w:sz w:val="22"/>
              </w:rPr>
              <w:t>，快速又便利</w:t>
            </w:r>
          </w:p>
          <w:p w14:paraId="004D57A0" w14:textId="77777777" w:rsidR="004F5A91" w:rsidRDefault="004F5A91" w:rsidP="0039272F">
            <w:pPr>
              <w:pStyle w:val="af5"/>
              <w:numPr>
                <w:ilvl w:val="0"/>
                <w:numId w:val="56"/>
              </w:numPr>
              <w:spacing w:line="0" w:lineRule="atLeast"/>
              <w:ind w:leftChars="0"/>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：點擊關閉燈箱</w:t>
            </w:r>
          </w:p>
          <w:p w14:paraId="12E4E8D6" w14:textId="77777777" w:rsidR="004F5A91" w:rsidRDefault="004F5A91" w:rsidP="0039272F">
            <w:pPr>
              <w:pStyle w:val="af5"/>
              <w:numPr>
                <w:ilvl w:val="0"/>
                <w:numId w:val="52"/>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r w:rsidRPr="004F5A91">
              <w:rPr>
                <w:rFonts w:ascii="Century Gothic" w:eastAsia="微軟正黑體" w:hAnsi="Century Gothic" w:hint="eastAsia"/>
                <w:sz w:val="22"/>
                <w:highlight w:val="green"/>
              </w:rPr>
              <w:t>查詢</w:t>
            </w:r>
            <w:r>
              <w:rPr>
                <w:rFonts w:ascii="Century Gothic" w:eastAsia="微軟正黑體" w:hAnsi="Century Gothic" w:hint="eastAsia"/>
                <w:sz w:val="22"/>
              </w:rPr>
              <w:t>此卡片綁定狀態</w:t>
            </w:r>
          </w:p>
          <w:p w14:paraId="702B2FA3" w14:textId="5A8E8B5D" w:rsidR="004F5A91" w:rsidRDefault="004F66DB" w:rsidP="0039272F">
            <w:pPr>
              <w:pStyle w:val="af5"/>
              <w:numPr>
                <w:ilvl w:val="0"/>
                <w:numId w:val="52"/>
              </w:numPr>
              <w:spacing w:line="0" w:lineRule="atLeast"/>
              <w:ind w:leftChars="0"/>
              <w:rPr>
                <w:rFonts w:ascii="Century Gothic" w:eastAsia="微軟正黑體" w:hAnsi="Century Gothic"/>
                <w:sz w:val="22"/>
              </w:rPr>
            </w:pPr>
            <w:r>
              <w:rPr>
                <w:rFonts w:ascii="Century Gothic" w:eastAsia="微軟正黑體" w:hAnsi="Century Gothic" w:hint="eastAsia"/>
                <w:sz w:val="22"/>
              </w:rPr>
              <w:t>綁定</w:t>
            </w:r>
            <w:r w:rsidR="00E21570">
              <w:rPr>
                <w:rFonts w:ascii="Century Gothic" w:eastAsia="微軟正黑體" w:hAnsi="Century Gothic" w:hint="eastAsia"/>
                <w:sz w:val="22"/>
              </w:rPr>
              <w:t>(</w:t>
            </w:r>
            <w:proofErr w:type="spellStart"/>
            <w:r w:rsidR="00E21570">
              <w:rPr>
                <w:rFonts w:ascii="Century Gothic" w:eastAsia="微軟正黑體" w:hAnsi="Century Gothic"/>
                <w:sz w:val="22"/>
              </w:rPr>
              <w:t>btn</w:t>
            </w:r>
            <w:proofErr w:type="spellEnd"/>
            <w:r w:rsidR="00E21570">
              <w:rPr>
                <w:rFonts w:ascii="Century Gothic" w:eastAsia="微軟正黑體" w:hAnsi="Century Gothic" w:hint="eastAsia"/>
                <w:sz w:val="22"/>
              </w:rPr>
              <w:t>)</w:t>
            </w:r>
            <w:r w:rsidR="00E21570">
              <w:rPr>
                <w:rFonts w:ascii="Century Gothic" w:eastAsia="微軟正黑體" w:hAnsi="Century Gothic" w:hint="eastAsia"/>
                <w:sz w:val="22"/>
              </w:rPr>
              <w:t>：前往</w:t>
            </w:r>
            <w:r w:rsidR="00E21570" w:rsidRPr="00E21570">
              <w:rPr>
                <w:rFonts w:ascii="Century Gothic" w:eastAsia="微軟正黑體" w:hAnsi="Century Gothic" w:hint="eastAsia"/>
                <w:sz w:val="22"/>
                <w:highlight w:val="green"/>
              </w:rPr>
              <w:t>「卡片綁定」</w:t>
            </w:r>
            <w:r w:rsidR="00E21570">
              <w:rPr>
                <w:rFonts w:ascii="Century Gothic" w:eastAsia="微軟正黑體" w:hAnsi="Century Gothic" w:hint="eastAsia"/>
                <w:sz w:val="22"/>
              </w:rPr>
              <w:t>流程</w:t>
            </w:r>
          </w:p>
          <w:p w14:paraId="6C577825" w14:textId="77777777" w:rsidR="00E21570" w:rsidRDefault="004F66DB" w:rsidP="0039272F">
            <w:pPr>
              <w:pStyle w:val="af5"/>
              <w:numPr>
                <w:ilvl w:val="0"/>
                <w:numId w:val="52"/>
              </w:numPr>
              <w:spacing w:line="0" w:lineRule="atLeast"/>
              <w:ind w:leftChars="0"/>
              <w:rPr>
                <w:rFonts w:ascii="Century Gothic" w:eastAsia="微軟正黑體" w:hAnsi="Century Gothic"/>
                <w:sz w:val="22"/>
              </w:rPr>
            </w:pPr>
            <w:proofErr w:type="gramStart"/>
            <w:r>
              <w:rPr>
                <w:rFonts w:ascii="Century Gothic" w:eastAsia="微軟正黑體" w:hAnsi="Century Gothic" w:hint="eastAsia"/>
                <w:sz w:val="22"/>
              </w:rPr>
              <w:t>解綁</w:t>
            </w:r>
            <w:proofErr w:type="gramEnd"/>
            <w:r w:rsidR="00E21570">
              <w:rPr>
                <w:rFonts w:ascii="Century Gothic" w:eastAsia="微軟正黑體" w:hAnsi="Century Gothic" w:hint="eastAsia"/>
                <w:sz w:val="22"/>
              </w:rPr>
              <w:t>(</w:t>
            </w:r>
            <w:proofErr w:type="spellStart"/>
            <w:r w:rsidR="00E21570">
              <w:rPr>
                <w:rFonts w:ascii="Century Gothic" w:eastAsia="微軟正黑體" w:hAnsi="Century Gothic"/>
                <w:sz w:val="22"/>
              </w:rPr>
              <w:t>btn</w:t>
            </w:r>
            <w:proofErr w:type="spellEnd"/>
            <w:r w:rsidR="00E21570">
              <w:rPr>
                <w:rFonts w:ascii="Century Gothic" w:eastAsia="微軟正黑體" w:hAnsi="Century Gothic" w:hint="eastAsia"/>
                <w:sz w:val="22"/>
              </w:rPr>
              <w:t>)</w:t>
            </w:r>
            <w:r w:rsidR="00E21570">
              <w:rPr>
                <w:rFonts w:ascii="Century Gothic" w:eastAsia="微軟正黑體" w:hAnsi="Century Gothic" w:hint="eastAsia"/>
                <w:sz w:val="22"/>
              </w:rPr>
              <w:t>：</w:t>
            </w:r>
            <w:r>
              <w:rPr>
                <w:rFonts w:ascii="Century Gothic" w:eastAsia="微軟正黑體" w:hAnsi="Century Gothic" w:hint="eastAsia"/>
                <w:sz w:val="22"/>
              </w:rPr>
              <w:t>開啟解除綁定卡片</w:t>
            </w:r>
            <w:r w:rsidRPr="004F66DB">
              <w:rPr>
                <w:rFonts w:ascii="Century Gothic" w:eastAsia="微軟正黑體" w:hAnsi="Century Gothic" w:hint="eastAsia"/>
                <w:sz w:val="22"/>
                <w:highlight w:val="green"/>
              </w:rPr>
              <w:t>燈箱</w:t>
            </w:r>
          </w:p>
          <w:p w14:paraId="5255D5DB" w14:textId="77777777" w:rsidR="004F66DB" w:rsidRDefault="004F66DB" w:rsidP="0039272F">
            <w:pPr>
              <w:pStyle w:val="af5"/>
              <w:numPr>
                <w:ilvl w:val="0"/>
                <w:numId w:val="58"/>
              </w:numPr>
              <w:spacing w:line="0" w:lineRule="atLeast"/>
              <w:ind w:leftChars="0"/>
              <w:rPr>
                <w:rFonts w:ascii="Century Gothic" w:eastAsia="微軟正黑體" w:hAnsi="Century Gothic"/>
                <w:sz w:val="22"/>
                <w:szCs w:val="22"/>
              </w:rPr>
            </w:pPr>
            <w:r>
              <w:rPr>
                <w:rFonts w:ascii="Century Gothic" w:eastAsia="微軟正黑體" w:hAnsi="Century Gothic" w:hint="eastAsia"/>
                <w:sz w:val="22"/>
                <w:szCs w:val="22"/>
              </w:rPr>
              <w:t>標題：解除卡片綁定</w:t>
            </w:r>
          </w:p>
          <w:p w14:paraId="41FA026F" w14:textId="77777777" w:rsidR="004F66DB" w:rsidRDefault="004F66DB" w:rsidP="0039272F">
            <w:pPr>
              <w:pStyle w:val="af5"/>
              <w:numPr>
                <w:ilvl w:val="0"/>
                <w:numId w:val="58"/>
              </w:numPr>
              <w:spacing w:line="0" w:lineRule="atLeast"/>
              <w:ind w:leftChars="0"/>
              <w:rPr>
                <w:rFonts w:ascii="Century Gothic" w:eastAsia="微軟正黑體" w:hAnsi="Century Gothic"/>
                <w:sz w:val="22"/>
                <w:szCs w:val="22"/>
              </w:rPr>
            </w:pPr>
            <w:r>
              <w:rPr>
                <w:rFonts w:ascii="Century Gothic" w:eastAsia="微軟正黑體" w:hAnsi="Century Gothic" w:hint="eastAsia"/>
                <w:sz w:val="22"/>
                <w:szCs w:val="22"/>
              </w:rPr>
              <w:t>內容：</w:t>
            </w:r>
            <w:proofErr w:type="gramStart"/>
            <w:r>
              <w:rPr>
                <w:rFonts w:ascii="Century Gothic" w:eastAsia="微軟正黑體" w:hAnsi="Century Gothic" w:hint="eastAsia"/>
                <w:sz w:val="22"/>
                <w:szCs w:val="22"/>
              </w:rPr>
              <w:t>下次綁</w:t>
            </w:r>
            <w:proofErr w:type="gramEnd"/>
            <w:r>
              <w:rPr>
                <w:rFonts w:ascii="Century Gothic" w:eastAsia="微軟正黑體" w:hAnsi="Century Gothic" w:hint="eastAsia"/>
                <w:sz w:val="22"/>
                <w:szCs w:val="22"/>
              </w:rPr>
              <w:t>定需要再重新輸入簡訊驗證碼喔</w:t>
            </w:r>
          </w:p>
          <w:p w14:paraId="2F3C27EE" w14:textId="77777777" w:rsidR="004F66DB" w:rsidRDefault="004F66DB" w:rsidP="0039272F">
            <w:pPr>
              <w:pStyle w:val="af5"/>
              <w:numPr>
                <w:ilvl w:val="0"/>
                <w:numId w:val="58"/>
              </w:numPr>
              <w:spacing w:line="0" w:lineRule="atLeast"/>
              <w:ind w:leftChars="0"/>
              <w:rPr>
                <w:rFonts w:ascii="Century Gothic" w:eastAsia="微軟正黑體" w:hAnsi="Century Gothic"/>
                <w:sz w:val="22"/>
                <w:szCs w:val="22"/>
              </w:rPr>
            </w:pPr>
            <w:r>
              <w:rPr>
                <w:rFonts w:ascii="Century Gothic" w:eastAsia="微軟正黑體" w:hAnsi="Century Gothic" w:hint="eastAsia"/>
                <w:sz w:val="22"/>
                <w:szCs w:val="22"/>
              </w:rPr>
              <w:t>確定解除</w:t>
            </w:r>
            <w:r>
              <w:rPr>
                <w:rFonts w:ascii="Century Gothic" w:eastAsia="微軟正黑體" w:hAnsi="Century Gothic" w:hint="eastAsia"/>
                <w:sz w:val="22"/>
                <w:szCs w:val="22"/>
              </w:rPr>
              <w:t>(</w:t>
            </w:r>
            <w:r>
              <w:rPr>
                <w:rFonts w:ascii="Century Gothic" w:eastAsia="微軟正黑體" w:hAnsi="Century Gothic"/>
                <w:sz w:val="22"/>
                <w:szCs w:val="22"/>
              </w:rPr>
              <w:t>btn1</w:t>
            </w:r>
            <w:r>
              <w:rPr>
                <w:rFonts w:ascii="Century Gothic" w:eastAsia="微軟正黑體" w:hAnsi="Century Gothic" w:hint="eastAsia"/>
                <w:sz w:val="22"/>
                <w:szCs w:val="22"/>
              </w:rPr>
              <w:t>)</w:t>
            </w:r>
            <w:r>
              <w:rPr>
                <w:rFonts w:ascii="Century Gothic" w:eastAsia="微軟正黑體" w:hAnsi="Century Gothic" w:hint="eastAsia"/>
                <w:sz w:val="22"/>
                <w:szCs w:val="22"/>
              </w:rPr>
              <w:t>：關閉燈箱，</w:t>
            </w:r>
            <w:r w:rsidRPr="004F66DB">
              <w:rPr>
                <w:rFonts w:ascii="Century Gothic" w:eastAsia="微軟正黑體" w:hAnsi="Century Gothic" w:hint="eastAsia"/>
                <w:sz w:val="22"/>
                <w:szCs w:val="22"/>
                <w:highlight w:val="green"/>
              </w:rPr>
              <w:t>解除此卡片綁定</w:t>
            </w:r>
          </w:p>
          <w:p w14:paraId="73CAB3C0" w14:textId="31D49381" w:rsidR="004F66DB" w:rsidRPr="004F5A91" w:rsidRDefault="004F66DB" w:rsidP="0039272F">
            <w:pPr>
              <w:pStyle w:val="af5"/>
              <w:numPr>
                <w:ilvl w:val="0"/>
                <w:numId w:val="57"/>
              </w:numPr>
              <w:spacing w:line="0" w:lineRule="atLeast"/>
              <w:ind w:leftChars="0"/>
              <w:rPr>
                <w:rFonts w:ascii="Century Gothic" w:eastAsia="微軟正黑體" w:hAnsi="Century Gothic"/>
                <w:sz w:val="22"/>
              </w:rPr>
            </w:pPr>
            <w:r w:rsidRPr="000A0E01">
              <w:rPr>
                <w:rFonts w:ascii="Century Gothic" w:eastAsia="微軟正黑體" w:hAnsi="Century Gothic" w:hint="eastAsia"/>
                <w:sz w:val="22"/>
                <w:szCs w:val="22"/>
              </w:rPr>
              <w:t>取消</w:t>
            </w:r>
            <w:r w:rsidRPr="000A0E01">
              <w:rPr>
                <w:rFonts w:ascii="Century Gothic" w:eastAsia="微軟正黑體" w:hAnsi="Century Gothic" w:hint="eastAsia"/>
                <w:sz w:val="22"/>
                <w:szCs w:val="22"/>
              </w:rPr>
              <w:t>(</w:t>
            </w:r>
            <w:r w:rsidRPr="000A0E01">
              <w:rPr>
                <w:rFonts w:ascii="Century Gothic" w:eastAsia="微軟正黑體" w:hAnsi="Century Gothic"/>
                <w:sz w:val="22"/>
                <w:szCs w:val="22"/>
              </w:rPr>
              <w:t>btn2</w:t>
            </w:r>
            <w:r w:rsidRPr="000A0E01">
              <w:rPr>
                <w:rFonts w:ascii="Century Gothic" w:eastAsia="微軟正黑體" w:hAnsi="Century Gothic" w:hint="eastAsia"/>
                <w:sz w:val="22"/>
                <w:szCs w:val="22"/>
              </w:rPr>
              <w:t>)</w:t>
            </w:r>
            <w:r w:rsidRPr="000A0E01">
              <w:rPr>
                <w:rFonts w:ascii="Century Gothic" w:eastAsia="微軟正黑體" w:hAnsi="Century Gothic" w:hint="eastAsia"/>
                <w:sz w:val="22"/>
                <w:szCs w:val="22"/>
              </w:rPr>
              <w:t>：關閉燈箱</w:t>
            </w:r>
          </w:p>
        </w:tc>
      </w:tr>
    </w:tbl>
    <w:p w14:paraId="7240E144" w14:textId="71B9CF49" w:rsidR="00563F33" w:rsidRDefault="00563F33" w:rsidP="00563F33">
      <w:pPr>
        <w:spacing w:line="0" w:lineRule="atLeast"/>
        <w:outlineLvl w:val="2"/>
        <w:rPr>
          <w:rFonts w:ascii="Century Gothic" w:eastAsia="微軟正黑體" w:hAnsi="Century Gothic"/>
          <w:b/>
          <w:sz w:val="22"/>
        </w:rPr>
      </w:pPr>
    </w:p>
    <w:p w14:paraId="659C76B7" w14:textId="70ED8C56" w:rsidR="004F66DB" w:rsidRPr="009B3595" w:rsidRDefault="004F66DB" w:rsidP="0039272F">
      <w:pPr>
        <w:pStyle w:val="af5"/>
        <w:numPr>
          <w:ilvl w:val="0"/>
          <w:numId w:val="30"/>
        </w:numPr>
        <w:spacing w:line="0" w:lineRule="atLeast"/>
        <w:ind w:leftChars="0"/>
        <w:outlineLvl w:val="3"/>
        <w:rPr>
          <w:rFonts w:ascii="Century Gothic" w:eastAsia="微軟正黑體" w:hAnsi="Century Gothic"/>
          <w:sz w:val="22"/>
          <w:highlight w:val="cyan"/>
        </w:rPr>
      </w:pPr>
      <w:proofErr w:type="gramStart"/>
      <w:r w:rsidRPr="009B3595">
        <w:rPr>
          <w:rFonts w:ascii="Century Gothic" w:eastAsia="微軟正黑體" w:hAnsi="Century Gothic" w:hint="eastAsia"/>
          <w:sz w:val="22"/>
          <w:highlight w:val="cyan"/>
        </w:rPr>
        <w:t>線上補件</w:t>
      </w:r>
      <w:proofErr w:type="gramEnd"/>
    </w:p>
    <w:p w14:paraId="642DA717" w14:textId="5219D942" w:rsidR="004F66DB" w:rsidRPr="004F66DB" w:rsidRDefault="004F66DB" w:rsidP="004F66DB">
      <w:pPr>
        <w:pStyle w:val="af5"/>
        <w:spacing w:line="0" w:lineRule="atLeast"/>
        <w:ind w:leftChars="0"/>
        <w:outlineLvl w:val="3"/>
        <w:rPr>
          <w:rFonts w:ascii="Century Gothic" w:eastAsia="微軟正黑體" w:hAnsi="Century Gothic"/>
          <w:sz w:val="22"/>
        </w:rPr>
      </w:pPr>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甲狀態</w:t>
      </w:r>
      <w:r>
        <w:rPr>
          <w:rFonts w:ascii="Century Gothic" w:eastAsia="微軟正黑體" w:hAnsi="Century Gothic" w:hint="eastAsia"/>
          <w:sz w:val="22"/>
        </w:rPr>
        <w:t>)-</w:t>
      </w:r>
      <w:proofErr w:type="gramStart"/>
      <w:r>
        <w:rPr>
          <w:rFonts w:ascii="Century Gothic" w:eastAsia="微軟正黑體" w:hAnsi="Century Gothic" w:hint="eastAsia"/>
          <w:sz w:val="22"/>
        </w:rPr>
        <w:t>線上補件</w:t>
      </w:r>
      <w:proofErr w:type="gramEnd"/>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141"/>
        <w:gridCol w:w="6345"/>
      </w:tblGrid>
      <w:tr w:rsidR="004F66DB" w14:paraId="14D683D3" w14:textId="77777777" w:rsidTr="007E526A">
        <w:trPr>
          <w:trHeight w:val="80"/>
        </w:trPr>
        <w:tc>
          <w:tcPr>
            <w:tcW w:w="2710" w:type="dxa"/>
            <w:tcBorders>
              <w:bottom w:val="single" w:sz="4" w:space="0" w:color="auto"/>
            </w:tcBorders>
            <w:shd w:val="clear" w:color="auto" w:fill="D9D9D9" w:themeFill="background1" w:themeFillShade="D9"/>
          </w:tcPr>
          <w:p w14:paraId="3E834A9C" w14:textId="41309034" w:rsidR="004F66DB" w:rsidRDefault="004F66DB" w:rsidP="004F66DB">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t>線上補件</w:t>
            </w:r>
            <w:proofErr w:type="gramEnd"/>
          </w:p>
        </w:tc>
        <w:tc>
          <w:tcPr>
            <w:tcW w:w="1141" w:type="dxa"/>
            <w:tcBorders>
              <w:bottom w:val="single" w:sz="4" w:space="0" w:color="auto"/>
            </w:tcBorders>
            <w:shd w:val="clear" w:color="auto" w:fill="D9D9D9" w:themeFill="background1" w:themeFillShade="D9"/>
          </w:tcPr>
          <w:p w14:paraId="4DD21BC3" w14:textId="77777777" w:rsidR="004F66DB" w:rsidRDefault="004F66DB"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107FE08F" w14:textId="77777777" w:rsidR="004F66DB" w:rsidRDefault="004F66DB"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F66DB" w14:paraId="60DC2FEB" w14:textId="77777777" w:rsidTr="007E526A">
        <w:tblPrEx>
          <w:tblCellMar>
            <w:left w:w="28" w:type="dxa"/>
            <w:right w:w="28" w:type="dxa"/>
          </w:tblCellMar>
        </w:tblPrEx>
        <w:trPr>
          <w:trHeight w:val="227"/>
        </w:trPr>
        <w:tc>
          <w:tcPr>
            <w:tcW w:w="2710" w:type="dxa"/>
            <w:vMerge w:val="restart"/>
            <w:tcBorders>
              <w:bottom w:val="single" w:sz="4" w:space="0" w:color="auto"/>
            </w:tcBorders>
          </w:tcPr>
          <w:p w14:paraId="048C0023" w14:textId="281C89F4" w:rsidR="004F66DB" w:rsidRDefault="004F66DB" w:rsidP="004F66DB">
            <w:pPr>
              <w:spacing w:line="0" w:lineRule="atLeast"/>
              <w:jc w:val="center"/>
              <w:rPr>
                <w:noProof/>
              </w:rPr>
            </w:pPr>
            <w:r>
              <w:rPr>
                <w:rFonts w:ascii="Century Gothic" w:eastAsia="微軟正黑體" w:hAnsi="Century Gothic"/>
                <w:noProof/>
                <w:sz w:val="22"/>
              </w:rPr>
              <w:drawing>
                <wp:inline distT="0" distB="0" distL="0" distR="0" wp14:anchorId="69E529B5" wp14:editId="6F3F1E14">
                  <wp:extent cx="1584000" cy="5952436"/>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4000" cy="5952436"/>
                          </a:xfrm>
                          <a:prstGeom prst="rect">
                            <a:avLst/>
                          </a:prstGeom>
                          <a:noFill/>
                        </pic:spPr>
                      </pic:pic>
                    </a:graphicData>
                  </a:graphic>
                </wp:inline>
              </w:drawing>
            </w:r>
          </w:p>
        </w:tc>
        <w:tc>
          <w:tcPr>
            <w:tcW w:w="1141" w:type="dxa"/>
            <w:tcBorders>
              <w:bottom w:val="single" w:sz="4" w:space="0" w:color="auto"/>
            </w:tcBorders>
          </w:tcPr>
          <w:p w14:paraId="09EDE0F6" w14:textId="69F13405" w:rsidR="004F66DB" w:rsidRDefault="007E526A" w:rsidP="004F66DB">
            <w:pPr>
              <w:spacing w:line="0" w:lineRule="atLeast"/>
              <w:rPr>
                <w:rFonts w:ascii="Century Gothic" w:eastAsia="微軟正黑體" w:hAnsi="Century Gothic"/>
                <w:sz w:val="22"/>
              </w:rPr>
            </w:pPr>
            <w:r>
              <w:rPr>
                <w:rFonts w:ascii="Century Gothic" w:eastAsia="微軟正黑體" w:hAnsi="Century Gothic" w:hint="eastAsia"/>
                <w:sz w:val="22"/>
              </w:rPr>
              <w:t>上傳注意事項</w:t>
            </w:r>
          </w:p>
        </w:tc>
        <w:tc>
          <w:tcPr>
            <w:tcW w:w="6345" w:type="dxa"/>
            <w:tcBorders>
              <w:bottom w:val="single" w:sz="4" w:space="0" w:color="auto"/>
            </w:tcBorders>
          </w:tcPr>
          <w:p w14:paraId="6767EB35" w14:textId="77777777" w:rsidR="009B3595" w:rsidRDefault="007E526A" w:rsidP="0039272F">
            <w:pPr>
              <w:pStyle w:val="af5"/>
              <w:numPr>
                <w:ilvl w:val="0"/>
                <w:numId w:val="59"/>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p>
          <w:p w14:paraId="61C1BF7E" w14:textId="18B19993" w:rsidR="007E526A" w:rsidRPr="007E526A" w:rsidRDefault="007E526A" w:rsidP="007E526A">
            <w:pPr>
              <w:pStyle w:val="af5"/>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提醒您，檔案格式限</w:t>
            </w:r>
            <w:r w:rsidRPr="007E526A">
              <w:rPr>
                <w:rFonts w:ascii="Century Gothic" w:eastAsia="微軟正黑體" w:hAnsi="Century Gothic" w:hint="eastAsia"/>
                <w:sz w:val="22"/>
              </w:rPr>
              <w:t>JPG</w:t>
            </w:r>
            <w:r w:rsidRPr="007E526A">
              <w:rPr>
                <w:rFonts w:ascii="Century Gothic" w:eastAsia="微軟正黑體" w:hAnsi="Century Gothic" w:hint="eastAsia"/>
                <w:sz w:val="22"/>
              </w:rPr>
              <w:t>、</w:t>
            </w:r>
            <w:r w:rsidRPr="007E526A">
              <w:rPr>
                <w:rFonts w:ascii="Century Gothic" w:eastAsia="微軟正黑體" w:hAnsi="Century Gothic" w:hint="eastAsia"/>
                <w:sz w:val="22"/>
              </w:rPr>
              <w:t>PNG</w:t>
            </w:r>
            <w:r w:rsidRPr="007E526A">
              <w:rPr>
                <w:rFonts w:ascii="Century Gothic" w:eastAsia="微軟正黑體" w:hAnsi="Century Gothic" w:hint="eastAsia"/>
                <w:sz w:val="22"/>
              </w:rPr>
              <w:t>、</w:t>
            </w:r>
            <w:r w:rsidRPr="007E526A">
              <w:rPr>
                <w:rFonts w:ascii="Century Gothic" w:eastAsia="微軟正黑體" w:hAnsi="Century Gothic" w:hint="eastAsia"/>
                <w:sz w:val="22"/>
              </w:rPr>
              <w:t>TIF</w:t>
            </w:r>
            <w:r w:rsidRPr="007E526A">
              <w:rPr>
                <w:rFonts w:ascii="Century Gothic" w:eastAsia="微軟正黑體" w:hAnsi="Century Gothic" w:hint="eastAsia"/>
                <w:sz w:val="22"/>
              </w:rPr>
              <w:t>檔，單一檔案大小不得超過</w:t>
            </w:r>
            <w:r w:rsidRPr="007E526A">
              <w:rPr>
                <w:rFonts w:ascii="Century Gothic" w:eastAsia="微軟正黑體" w:hAnsi="Century Gothic" w:hint="eastAsia"/>
                <w:sz w:val="22"/>
              </w:rPr>
              <w:t xml:space="preserve"> 5MB</w:t>
            </w:r>
            <w:r w:rsidRPr="007E526A">
              <w:rPr>
                <w:rFonts w:ascii="Century Gothic" w:eastAsia="微軟正黑體" w:hAnsi="Century Gothic" w:hint="eastAsia"/>
                <w:sz w:val="22"/>
              </w:rPr>
              <w:t>，財力證明文件最多上傳</w:t>
            </w:r>
            <w:r w:rsidRPr="007E526A">
              <w:rPr>
                <w:rFonts w:ascii="Century Gothic" w:eastAsia="微軟正黑體" w:hAnsi="Century Gothic" w:hint="eastAsia"/>
                <w:sz w:val="22"/>
              </w:rPr>
              <w:t>10</w:t>
            </w:r>
            <w:r w:rsidRPr="007E526A">
              <w:rPr>
                <w:rFonts w:ascii="Century Gothic" w:eastAsia="微軟正黑體" w:hAnsi="Century Gothic" w:hint="eastAsia"/>
                <w:sz w:val="22"/>
              </w:rPr>
              <w:t>張。</w:t>
            </w:r>
          </w:p>
        </w:tc>
      </w:tr>
      <w:tr w:rsidR="007E526A" w14:paraId="2D4175F1" w14:textId="77777777" w:rsidTr="007E526A">
        <w:tblPrEx>
          <w:tblCellMar>
            <w:left w:w="28" w:type="dxa"/>
            <w:right w:w="28" w:type="dxa"/>
          </w:tblCellMar>
        </w:tblPrEx>
        <w:trPr>
          <w:trHeight w:val="227"/>
        </w:trPr>
        <w:tc>
          <w:tcPr>
            <w:tcW w:w="2710" w:type="dxa"/>
            <w:vMerge/>
            <w:tcBorders>
              <w:bottom w:val="single" w:sz="4" w:space="0" w:color="auto"/>
            </w:tcBorders>
          </w:tcPr>
          <w:p w14:paraId="21CD2AEA" w14:textId="77777777" w:rsidR="007E526A" w:rsidRDefault="007E526A" w:rsidP="007E526A">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56F428F3" w14:textId="77C66B02" w:rsidR="007E526A" w:rsidRDefault="007E526A" w:rsidP="007E526A">
            <w:pPr>
              <w:spacing w:line="0" w:lineRule="atLeast"/>
              <w:rPr>
                <w:rFonts w:ascii="Century Gothic" w:eastAsia="微軟正黑體" w:hAnsi="Century Gothic"/>
                <w:sz w:val="22"/>
              </w:rPr>
            </w:pPr>
            <w:r>
              <w:rPr>
                <w:rFonts w:ascii="Century Gothic" w:eastAsia="微軟正黑體" w:hAnsi="Century Gothic" w:hint="eastAsia"/>
                <w:sz w:val="22"/>
              </w:rPr>
              <w:t>上傳圖片</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bottom w:val="single" w:sz="4" w:space="0" w:color="auto"/>
            </w:tcBorders>
          </w:tcPr>
          <w:p w14:paraId="1204202B" w14:textId="77777777" w:rsidR="007E526A" w:rsidRDefault="007E526A" w:rsidP="0039272F">
            <w:pPr>
              <w:pStyle w:val="af5"/>
              <w:numPr>
                <w:ilvl w:val="0"/>
                <w:numId w:val="63"/>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sidRPr="00FB7B83">
              <w:rPr>
                <w:rFonts w:ascii="Century Gothic" w:eastAsia="微軟正黑體" w:hAnsi="Century Gothic" w:hint="eastAsia"/>
                <w:sz w:val="22"/>
              </w:rPr>
              <w:t>：</w:t>
            </w:r>
            <w:r>
              <w:rPr>
                <w:rFonts w:ascii="Century Gothic" w:eastAsia="微軟正黑體" w:hAnsi="Century Gothic" w:hint="eastAsia"/>
                <w:sz w:val="22"/>
              </w:rPr>
              <w:t>開啟</w:t>
            </w:r>
            <w:proofErr w:type="spellStart"/>
            <w:r>
              <w:rPr>
                <w:rFonts w:ascii="Century Gothic" w:eastAsia="微軟正黑體" w:hAnsi="Century Gothic" w:hint="eastAsia"/>
                <w:sz w:val="22"/>
              </w:rPr>
              <w:t>n</w:t>
            </w:r>
            <w:r>
              <w:rPr>
                <w:rFonts w:ascii="Century Gothic" w:eastAsia="微軟正黑體" w:hAnsi="Century Gothic"/>
                <w:sz w:val="22"/>
              </w:rPr>
              <w:t>tv</w:t>
            </w:r>
            <w:proofErr w:type="spellEnd"/>
            <w:r w:rsidRPr="004F66DB">
              <w:rPr>
                <w:rFonts w:ascii="Century Gothic" w:eastAsia="微軟正黑體" w:hAnsi="Century Gothic" w:hint="eastAsia"/>
                <w:sz w:val="22"/>
                <w:highlight w:val="green"/>
              </w:rPr>
              <w:t>檔案上傳</w:t>
            </w:r>
            <w:r>
              <w:rPr>
                <w:rFonts w:ascii="Century Gothic" w:eastAsia="微軟正黑體" w:hAnsi="Century Gothic" w:hint="eastAsia"/>
                <w:sz w:val="22"/>
              </w:rPr>
              <w:t>方式</w:t>
            </w:r>
          </w:p>
          <w:p w14:paraId="415A6E16" w14:textId="77777777" w:rsidR="00DF26E5" w:rsidRDefault="007E526A" w:rsidP="00DF26E5">
            <w:pPr>
              <w:pStyle w:val="af5"/>
              <w:spacing w:line="0" w:lineRule="atLeast"/>
              <w:ind w:leftChars="0"/>
              <w:rPr>
                <w:rFonts w:ascii="Century Gothic" w:eastAsia="微軟正黑體" w:hAnsi="Century Gothic"/>
                <w:sz w:val="22"/>
              </w:rPr>
            </w:pPr>
            <w:r w:rsidRPr="004C1E76">
              <w:rPr>
                <w:noProof/>
              </w:rPr>
              <w:drawing>
                <wp:inline distT="0" distB="0" distL="0" distR="0" wp14:anchorId="5AF28FA6" wp14:editId="267DAB33">
                  <wp:extent cx="1280160" cy="755504"/>
                  <wp:effectExtent l="0" t="0" r="0" b="698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93470" cy="763359"/>
                          </a:xfrm>
                          <a:prstGeom prst="rect">
                            <a:avLst/>
                          </a:prstGeom>
                        </pic:spPr>
                      </pic:pic>
                    </a:graphicData>
                  </a:graphic>
                </wp:inline>
              </w:drawing>
            </w:r>
          </w:p>
          <w:p w14:paraId="6FD3D93A" w14:textId="558E34F9" w:rsidR="00DF26E5" w:rsidRPr="00DF26E5" w:rsidRDefault="00DF26E5" w:rsidP="0039272F">
            <w:pPr>
              <w:pStyle w:val="af5"/>
              <w:numPr>
                <w:ilvl w:val="0"/>
                <w:numId w:val="63"/>
              </w:numPr>
              <w:spacing w:line="0" w:lineRule="atLeast"/>
              <w:ind w:leftChars="0"/>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sz w:val="22"/>
              </w:rPr>
              <w:t>icon(</w:t>
            </w:r>
            <w:proofErr w:type="spellStart"/>
            <w:r>
              <w:rPr>
                <w:rFonts w:ascii="Century Gothic" w:eastAsia="微軟正黑體" w:hAnsi="Century Gothic"/>
                <w:sz w:val="22"/>
              </w:rPr>
              <w:t>btn</w:t>
            </w:r>
            <w:proofErr w:type="spellEnd"/>
            <w:r>
              <w:rPr>
                <w:rFonts w:ascii="Century Gothic" w:eastAsia="微軟正黑體" w:hAnsi="Century Gothic"/>
                <w:sz w:val="22"/>
              </w:rPr>
              <w:t>)</w:t>
            </w:r>
            <w:r>
              <w:rPr>
                <w:rFonts w:ascii="Century Gothic" w:eastAsia="微軟正黑體" w:hAnsi="Century Gothic" w:hint="eastAsia"/>
                <w:sz w:val="22"/>
              </w:rPr>
              <w:t>：點擊刪除上傳檔案</w:t>
            </w:r>
          </w:p>
        </w:tc>
      </w:tr>
      <w:tr w:rsidR="007E526A" w14:paraId="32DF8917" w14:textId="77777777" w:rsidTr="007E526A">
        <w:tblPrEx>
          <w:tblCellMar>
            <w:left w:w="28" w:type="dxa"/>
            <w:right w:w="28" w:type="dxa"/>
          </w:tblCellMar>
        </w:tblPrEx>
        <w:trPr>
          <w:trHeight w:val="227"/>
        </w:trPr>
        <w:tc>
          <w:tcPr>
            <w:tcW w:w="2710" w:type="dxa"/>
            <w:vMerge/>
            <w:tcBorders>
              <w:bottom w:val="single" w:sz="4" w:space="0" w:color="auto"/>
            </w:tcBorders>
          </w:tcPr>
          <w:p w14:paraId="3F6C187D" w14:textId="77777777" w:rsidR="007E526A" w:rsidRDefault="007E526A" w:rsidP="007E526A">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30F4471B" w14:textId="4F468F67" w:rsidR="007E526A" w:rsidRDefault="007E526A" w:rsidP="007E526A">
            <w:pPr>
              <w:spacing w:line="0" w:lineRule="atLeast"/>
              <w:rPr>
                <w:rFonts w:ascii="Century Gothic" w:eastAsia="微軟正黑體" w:hAnsi="Century Gothic"/>
                <w:sz w:val="22"/>
              </w:rPr>
            </w:pPr>
            <w:r>
              <w:rPr>
                <w:rFonts w:ascii="Century Gothic" w:eastAsia="微軟正黑體" w:hAnsi="Century Gothic" w:hint="eastAsia"/>
                <w:sz w:val="22"/>
              </w:rPr>
              <w:t>財力證明</w:t>
            </w:r>
            <w:r w:rsidR="00DF26E5">
              <w:rPr>
                <w:rFonts w:ascii="Century Gothic" w:eastAsia="微軟正黑體" w:hAnsi="Century Gothic" w:hint="eastAsia"/>
                <w:sz w:val="22"/>
              </w:rPr>
              <w:t>上傳</w:t>
            </w:r>
          </w:p>
        </w:tc>
        <w:tc>
          <w:tcPr>
            <w:tcW w:w="6345" w:type="dxa"/>
            <w:tcBorders>
              <w:bottom w:val="single" w:sz="4" w:space="0" w:color="auto"/>
            </w:tcBorders>
          </w:tcPr>
          <w:p w14:paraId="079E6106" w14:textId="71B50DBE" w:rsidR="007E526A" w:rsidRDefault="00DF26E5" w:rsidP="0039272F">
            <w:pPr>
              <w:pStyle w:val="af5"/>
              <w:numPr>
                <w:ilvl w:val="0"/>
                <w:numId w:val="64"/>
              </w:numPr>
              <w:spacing w:line="0" w:lineRule="atLeast"/>
              <w:ind w:leftChars="0"/>
              <w:rPr>
                <w:rFonts w:ascii="Century Gothic" w:eastAsia="微軟正黑體" w:hAnsi="Century Gothic"/>
                <w:sz w:val="22"/>
              </w:rPr>
            </w:pPr>
            <w:r>
              <w:rPr>
                <w:rFonts w:ascii="Century Gothic" w:eastAsia="微軟正黑體" w:hAnsi="Century Gothic" w:hint="eastAsia"/>
                <w:sz w:val="22"/>
              </w:rPr>
              <w:t>財力證明注意事項</w:t>
            </w:r>
            <w:r w:rsidR="007E526A">
              <w:rPr>
                <w:rFonts w:ascii="Century Gothic" w:eastAsia="微軟正黑體" w:hAnsi="Century Gothic" w:hint="eastAsia"/>
                <w:sz w:val="22"/>
              </w:rPr>
              <w:t>：</w:t>
            </w:r>
          </w:p>
          <w:p w14:paraId="351C48EE" w14:textId="77777777" w:rsidR="007E526A" w:rsidRPr="007E526A" w:rsidRDefault="007E526A" w:rsidP="007E526A">
            <w:pPr>
              <w:pStyle w:val="af5"/>
              <w:spacing w:line="0" w:lineRule="atLeast"/>
              <w:rPr>
                <w:rFonts w:ascii="Century Gothic" w:eastAsia="微軟正黑體" w:hAnsi="Century Gothic"/>
                <w:sz w:val="22"/>
              </w:rPr>
            </w:pPr>
            <w:r w:rsidRPr="007E526A">
              <w:rPr>
                <w:rFonts w:ascii="Century Gothic" w:eastAsia="微軟正黑體" w:hAnsi="Century Gothic" w:hint="eastAsia"/>
                <w:sz w:val="22"/>
              </w:rPr>
              <w:t>您可擇</w:t>
            </w:r>
            <w:proofErr w:type="gramStart"/>
            <w:r w:rsidRPr="007E526A">
              <w:rPr>
                <w:rFonts w:ascii="Century Gothic" w:eastAsia="微軟正黑體" w:hAnsi="Century Gothic" w:hint="eastAsia"/>
                <w:sz w:val="22"/>
              </w:rPr>
              <w:t>一</w:t>
            </w:r>
            <w:proofErr w:type="gramEnd"/>
            <w:r w:rsidRPr="007E526A">
              <w:rPr>
                <w:rFonts w:ascii="Century Gothic" w:eastAsia="微軟正黑體" w:hAnsi="Century Gothic" w:hint="eastAsia"/>
                <w:sz w:val="22"/>
              </w:rPr>
              <w:t>上傳：最新年度扣繳憑單、綜所稅各類所得、財產資料清單、近二</w:t>
            </w:r>
            <w:proofErr w:type="gramStart"/>
            <w:r w:rsidRPr="007E526A">
              <w:rPr>
                <w:rFonts w:ascii="Century Gothic" w:eastAsia="微軟正黑體" w:hAnsi="Century Gothic" w:hint="eastAsia"/>
                <w:sz w:val="22"/>
              </w:rPr>
              <w:t>個</w:t>
            </w:r>
            <w:proofErr w:type="gramEnd"/>
            <w:r w:rsidRPr="007E526A">
              <w:rPr>
                <w:rFonts w:ascii="Century Gothic" w:eastAsia="微軟正黑體" w:hAnsi="Century Gothic" w:hint="eastAsia"/>
                <w:sz w:val="22"/>
              </w:rPr>
              <w:t>月薪資單、近二</w:t>
            </w:r>
            <w:proofErr w:type="gramStart"/>
            <w:r w:rsidRPr="007E526A">
              <w:rPr>
                <w:rFonts w:ascii="Century Gothic" w:eastAsia="微軟正黑體" w:hAnsi="Century Gothic" w:hint="eastAsia"/>
                <w:sz w:val="22"/>
              </w:rPr>
              <w:t>個</w:t>
            </w:r>
            <w:proofErr w:type="gramEnd"/>
            <w:r w:rsidRPr="007E526A">
              <w:rPr>
                <w:rFonts w:ascii="Century Gothic" w:eastAsia="微軟正黑體" w:hAnsi="Century Gothic" w:hint="eastAsia"/>
                <w:sz w:val="22"/>
              </w:rPr>
              <w:t>月薪資轉帳、近二</w:t>
            </w:r>
            <w:proofErr w:type="gramStart"/>
            <w:r w:rsidRPr="007E526A">
              <w:rPr>
                <w:rFonts w:ascii="Century Gothic" w:eastAsia="微軟正黑體" w:hAnsi="Century Gothic" w:hint="eastAsia"/>
                <w:sz w:val="22"/>
              </w:rPr>
              <w:t>個月活存往來</w:t>
            </w:r>
            <w:proofErr w:type="gramEnd"/>
            <w:r w:rsidRPr="007E526A">
              <w:rPr>
                <w:rFonts w:ascii="Century Gothic" w:eastAsia="微軟正黑體" w:hAnsi="Century Gothic" w:hint="eastAsia"/>
                <w:sz w:val="22"/>
              </w:rPr>
              <w:t>明細（含內頁及封面）、定存證明（未到期存單）、不動產等。</w:t>
            </w:r>
          </w:p>
          <w:p w14:paraId="6DF7E85B" w14:textId="77777777" w:rsidR="007E526A" w:rsidRDefault="007E526A" w:rsidP="007E526A">
            <w:pPr>
              <w:pStyle w:val="af5"/>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若您為本行存款戶</w:t>
            </w:r>
            <w:r w:rsidRPr="007E526A">
              <w:rPr>
                <w:rFonts w:ascii="Century Gothic" w:eastAsia="微軟正黑體" w:hAnsi="Century Gothic" w:hint="eastAsia"/>
                <w:sz w:val="22"/>
              </w:rPr>
              <w:t>/</w:t>
            </w:r>
            <w:proofErr w:type="gramStart"/>
            <w:r w:rsidRPr="007E526A">
              <w:rPr>
                <w:rFonts w:ascii="Century Gothic" w:eastAsia="微軟正黑體" w:hAnsi="Century Gothic" w:hint="eastAsia"/>
                <w:sz w:val="22"/>
              </w:rPr>
              <w:t>薪轉戶</w:t>
            </w:r>
            <w:proofErr w:type="gramEnd"/>
            <w:r w:rsidRPr="007E526A">
              <w:rPr>
                <w:rFonts w:ascii="Century Gothic" w:eastAsia="微軟正黑體" w:hAnsi="Century Gothic" w:hint="eastAsia"/>
                <w:sz w:val="22"/>
              </w:rPr>
              <w:t>可先不用提供您的財力證明，若有需要將有專人與您聯繫。</w:t>
            </w:r>
          </w:p>
          <w:p w14:paraId="0729EF8C" w14:textId="2AC8B44E" w:rsidR="00DF26E5" w:rsidRDefault="00DF26E5" w:rsidP="0039272F">
            <w:pPr>
              <w:pStyle w:val="af5"/>
              <w:numPr>
                <w:ilvl w:val="0"/>
                <w:numId w:val="64"/>
              </w:numPr>
              <w:spacing w:line="0" w:lineRule="atLeast"/>
              <w:ind w:leftChars="0"/>
              <w:rPr>
                <w:rFonts w:ascii="Century Gothic" w:eastAsia="微軟正黑體" w:hAnsi="Century Gothic"/>
                <w:sz w:val="22"/>
              </w:rPr>
            </w:pPr>
            <w:r>
              <w:rPr>
                <w:rFonts w:ascii="Century Gothic" w:eastAsia="微軟正黑體" w:hAnsi="Century Gothic" w:hint="eastAsia"/>
                <w:sz w:val="22"/>
              </w:rPr>
              <w:t>財力證明攻略</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點擊外開</w:t>
            </w:r>
            <w:proofErr w:type="gramEnd"/>
          </w:p>
          <w:p w14:paraId="70B9CE2E" w14:textId="23279D3E" w:rsidR="00DF26E5" w:rsidRDefault="00807D4E" w:rsidP="00DF26E5">
            <w:pPr>
              <w:pStyle w:val="af5"/>
              <w:spacing w:line="0" w:lineRule="atLeast"/>
              <w:ind w:leftChars="0"/>
              <w:rPr>
                <w:rFonts w:ascii="Century Gothic" w:eastAsia="微軟正黑體" w:hAnsi="Century Gothic"/>
                <w:sz w:val="22"/>
              </w:rPr>
            </w:pPr>
            <w:hyperlink r:id="rId26" w:history="1">
              <w:r w:rsidR="00DF26E5" w:rsidRPr="00A1284B">
                <w:rPr>
                  <w:rStyle w:val="ac"/>
                  <w:rFonts w:ascii="Century Gothic" w:eastAsia="微軟正黑體" w:hAnsi="Century Gothic"/>
                  <w:sz w:val="22"/>
                </w:rPr>
                <w:t>https://bank.sinopac.com/sinopacBT/webevents/2010_FS/also.html?focus=tab</w:t>
              </w:r>
            </w:hyperlink>
          </w:p>
          <w:p w14:paraId="428F92D7" w14:textId="6B130BC3" w:rsidR="00DF26E5" w:rsidRDefault="00DF26E5" w:rsidP="0039272F">
            <w:pPr>
              <w:pStyle w:val="af5"/>
              <w:numPr>
                <w:ilvl w:val="0"/>
                <w:numId w:val="64"/>
              </w:numPr>
              <w:spacing w:line="0" w:lineRule="atLeast"/>
              <w:ind w:leftChars="0"/>
              <w:rPr>
                <w:rFonts w:ascii="Century Gothic" w:eastAsia="微軟正黑體" w:hAnsi="Century Gothic"/>
                <w:sz w:val="22"/>
              </w:rPr>
            </w:pPr>
            <w:r>
              <w:rPr>
                <w:rFonts w:ascii="Century Gothic" w:eastAsia="微軟正黑體" w:hAnsi="Century Gothic" w:hint="eastAsia"/>
                <w:sz w:val="22"/>
              </w:rPr>
              <w:t>選擇注意事項：</w:t>
            </w:r>
          </w:p>
          <w:p w14:paraId="54B737D1" w14:textId="13E5300F" w:rsidR="00DF26E5" w:rsidRDefault="00DF26E5" w:rsidP="00DF26E5">
            <w:pPr>
              <w:pStyle w:val="af5"/>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選擇下列選項才能上傳圖片</w:t>
            </w:r>
            <w:proofErr w:type="gramStart"/>
            <w:r w:rsidRPr="007E526A">
              <w:rPr>
                <w:rFonts w:ascii="Century Gothic" w:eastAsia="微軟正黑體" w:hAnsi="Century Gothic" w:hint="eastAsia"/>
                <w:sz w:val="22"/>
              </w:rPr>
              <w:t>唷</w:t>
            </w:r>
            <w:proofErr w:type="gramEnd"/>
            <w:r w:rsidRPr="007E526A">
              <w:rPr>
                <w:rFonts w:ascii="Century Gothic" w:eastAsia="微軟正黑體" w:hAnsi="Century Gothic" w:hint="eastAsia"/>
                <w:sz w:val="22"/>
              </w:rPr>
              <w:t>，兩種類別以上請選擇其他證明文件類別</w:t>
            </w:r>
          </w:p>
          <w:p w14:paraId="1D59A85B" w14:textId="5A716ED6" w:rsidR="00DF26E5" w:rsidRDefault="00DF26E5" w:rsidP="0039272F">
            <w:pPr>
              <w:pStyle w:val="af5"/>
              <w:numPr>
                <w:ilvl w:val="0"/>
                <w:numId w:val="64"/>
              </w:numPr>
              <w:spacing w:line="0" w:lineRule="atLeast"/>
              <w:ind w:leftChars="0"/>
              <w:rPr>
                <w:rFonts w:ascii="Century Gothic" w:eastAsia="微軟正黑體" w:hAnsi="Century Gothic"/>
                <w:sz w:val="22"/>
              </w:rPr>
            </w:pPr>
            <w:r>
              <w:rPr>
                <w:rFonts w:ascii="Century Gothic" w:eastAsia="微軟正黑體" w:hAnsi="Century Gothic" w:hint="eastAsia"/>
                <w:sz w:val="22"/>
              </w:rPr>
              <w:t>選擇財力證明</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
          <w:p w14:paraId="66E36CE9" w14:textId="77777777" w:rsidR="00DF26E5" w:rsidRDefault="00DF26E5" w:rsidP="0039272F">
            <w:pPr>
              <w:pStyle w:val="af5"/>
              <w:numPr>
                <w:ilvl w:val="0"/>
                <w:numId w:val="65"/>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健保</w:t>
            </w:r>
            <w:r w:rsidRPr="007E526A">
              <w:rPr>
                <w:rFonts w:ascii="Century Gothic" w:eastAsia="微軟正黑體" w:hAnsi="Century Gothic" w:hint="eastAsia"/>
                <w:sz w:val="22"/>
              </w:rPr>
              <w:t>APP</w:t>
            </w:r>
            <w:r w:rsidRPr="007E526A">
              <w:rPr>
                <w:rFonts w:ascii="Century Gothic" w:eastAsia="微軟正黑體" w:hAnsi="Century Gothic" w:hint="eastAsia"/>
                <w:sz w:val="22"/>
              </w:rPr>
              <w:t>個人投保紀錄</w:t>
            </w:r>
          </w:p>
          <w:p w14:paraId="3DD608CD" w14:textId="77777777" w:rsidR="00DF26E5" w:rsidRDefault="00DF26E5" w:rsidP="0039272F">
            <w:pPr>
              <w:pStyle w:val="af5"/>
              <w:numPr>
                <w:ilvl w:val="0"/>
                <w:numId w:val="65"/>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最新年度扣繳憑單所得清單</w:t>
            </w:r>
          </w:p>
          <w:p w14:paraId="571C785D" w14:textId="77777777" w:rsidR="00DF26E5" w:rsidRDefault="00DF26E5" w:rsidP="0039272F">
            <w:pPr>
              <w:pStyle w:val="af5"/>
              <w:numPr>
                <w:ilvl w:val="0"/>
                <w:numId w:val="65"/>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近一個月薪資單</w:t>
            </w:r>
          </w:p>
          <w:p w14:paraId="7A426418" w14:textId="77777777" w:rsidR="00DF26E5" w:rsidRDefault="00DF26E5" w:rsidP="0039272F">
            <w:pPr>
              <w:pStyle w:val="af5"/>
              <w:numPr>
                <w:ilvl w:val="0"/>
                <w:numId w:val="65"/>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近兩</w:t>
            </w:r>
            <w:proofErr w:type="gramStart"/>
            <w:r w:rsidRPr="007E526A">
              <w:rPr>
                <w:rFonts w:ascii="Century Gothic" w:eastAsia="微軟正黑體" w:hAnsi="Century Gothic" w:hint="eastAsia"/>
                <w:sz w:val="22"/>
              </w:rPr>
              <w:t>個</w:t>
            </w:r>
            <w:proofErr w:type="gramEnd"/>
            <w:r w:rsidRPr="007E526A">
              <w:rPr>
                <w:rFonts w:ascii="Century Gothic" w:eastAsia="微軟正黑體" w:hAnsi="Century Gothic" w:hint="eastAsia"/>
                <w:sz w:val="22"/>
              </w:rPr>
              <w:t>月薪資轉帳單</w:t>
            </w:r>
          </w:p>
          <w:p w14:paraId="03109EC3" w14:textId="77777777" w:rsidR="00DF26E5" w:rsidRDefault="00DF26E5" w:rsidP="0039272F">
            <w:pPr>
              <w:pStyle w:val="af5"/>
              <w:numPr>
                <w:ilvl w:val="0"/>
                <w:numId w:val="65"/>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近兩</w:t>
            </w:r>
            <w:proofErr w:type="gramStart"/>
            <w:r w:rsidRPr="007E526A">
              <w:rPr>
                <w:rFonts w:ascii="Century Gothic" w:eastAsia="微軟正黑體" w:hAnsi="Century Gothic" w:hint="eastAsia"/>
                <w:sz w:val="22"/>
              </w:rPr>
              <w:t>個月活儲往來</w:t>
            </w:r>
            <w:proofErr w:type="gramEnd"/>
            <w:r w:rsidRPr="007E526A">
              <w:rPr>
                <w:rFonts w:ascii="Century Gothic" w:eastAsia="微軟正黑體" w:hAnsi="Century Gothic" w:hint="eastAsia"/>
                <w:sz w:val="22"/>
              </w:rPr>
              <w:t>明細</w:t>
            </w:r>
          </w:p>
          <w:p w14:paraId="4CB5FB35" w14:textId="22968247" w:rsidR="00DF26E5" w:rsidRPr="00DF26E5" w:rsidRDefault="00DF26E5" w:rsidP="0039272F">
            <w:pPr>
              <w:pStyle w:val="af5"/>
              <w:numPr>
                <w:ilvl w:val="0"/>
                <w:numId w:val="65"/>
              </w:numPr>
              <w:spacing w:line="0" w:lineRule="atLeast"/>
              <w:ind w:leftChars="0"/>
              <w:rPr>
                <w:rFonts w:ascii="Century Gothic" w:eastAsia="微軟正黑體" w:hAnsi="Century Gothic"/>
                <w:sz w:val="22"/>
              </w:rPr>
            </w:pPr>
            <w:r w:rsidRPr="00DF26E5">
              <w:rPr>
                <w:rFonts w:ascii="Century Gothic" w:eastAsia="微軟正黑體" w:hAnsi="Century Gothic" w:hint="eastAsia"/>
                <w:sz w:val="22"/>
              </w:rPr>
              <w:t>其他證明文件</w:t>
            </w:r>
            <w:r w:rsidRPr="00DF26E5">
              <w:rPr>
                <w:rFonts w:ascii="Century Gothic" w:eastAsia="微軟正黑體" w:hAnsi="Century Gothic" w:hint="eastAsia"/>
                <w:sz w:val="22"/>
              </w:rPr>
              <w:t xml:space="preserve"> (</w:t>
            </w:r>
            <w:r w:rsidRPr="00DF26E5">
              <w:rPr>
                <w:rFonts w:ascii="Century Gothic" w:eastAsia="微軟正黑體" w:hAnsi="Century Gothic" w:hint="eastAsia"/>
                <w:sz w:val="22"/>
              </w:rPr>
              <w:t>如財產資料清單、未到定存證明、不動產證明…等</w:t>
            </w:r>
            <w:r w:rsidRPr="00DF26E5">
              <w:rPr>
                <w:rFonts w:ascii="Century Gothic" w:eastAsia="微軟正黑體" w:hAnsi="Century Gothic" w:hint="eastAsia"/>
                <w:sz w:val="22"/>
              </w:rPr>
              <w:t>)</w:t>
            </w:r>
          </w:p>
          <w:p w14:paraId="2658AC87" w14:textId="61D94531" w:rsidR="00DF26E5" w:rsidRPr="00DF26E5" w:rsidRDefault="00DF26E5" w:rsidP="0039272F">
            <w:pPr>
              <w:pStyle w:val="af5"/>
              <w:numPr>
                <w:ilvl w:val="0"/>
                <w:numId w:val="64"/>
              </w:numPr>
              <w:spacing w:line="0" w:lineRule="atLeast"/>
              <w:ind w:leftChars="0"/>
              <w:rPr>
                <w:rFonts w:ascii="Century Gothic" w:eastAsia="微軟正黑體" w:hAnsi="Century Gothic"/>
                <w:sz w:val="22"/>
              </w:rPr>
            </w:pPr>
            <w:r>
              <w:rPr>
                <w:rFonts w:ascii="Century Gothic" w:eastAsia="微軟正黑體" w:hAnsi="Century Gothic" w:hint="eastAsia"/>
                <w:sz w:val="22"/>
              </w:rPr>
              <w:t>上傳圖片</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：選擇財力證明後顯示</w:t>
            </w:r>
          </w:p>
        </w:tc>
      </w:tr>
      <w:tr w:rsidR="004F66DB" w14:paraId="0D7BF943" w14:textId="77777777" w:rsidTr="007E526A">
        <w:tblPrEx>
          <w:tblCellMar>
            <w:left w:w="28" w:type="dxa"/>
            <w:right w:w="28" w:type="dxa"/>
          </w:tblCellMar>
        </w:tblPrEx>
        <w:trPr>
          <w:trHeight w:val="227"/>
        </w:trPr>
        <w:tc>
          <w:tcPr>
            <w:tcW w:w="2710" w:type="dxa"/>
            <w:vMerge/>
            <w:tcBorders>
              <w:bottom w:val="single" w:sz="4" w:space="0" w:color="auto"/>
            </w:tcBorders>
          </w:tcPr>
          <w:p w14:paraId="7A2740D4" w14:textId="77777777" w:rsidR="004F66DB" w:rsidRDefault="004F66DB" w:rsidP="004F66DB">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4EEF0BE3" w14:textId="6740566B" w:rsidR="004F66DB" w:rsidRDefault="009B3595" w:rsidP="004F66DB">
            <w:pPr>
              <w:spacing w:line="0" w:lineRule="atLeast"/>
              <w:rPr>
                <w:rFonts w:ascii="Century Gothic" w:eastAsia="微軟正黑體" w:hAnsi="Century Gothic"/>
                <w:sz w:val="22"/>
              </w:rPr>
            </w:pPr>
            <w:proofErr w:type="spellStart"/>
            <w:r>
              <w:rPr>
                <w:rFonts w:ascii="Century Gothic" w:eastAsia="微軟正黑體" w:hAnsi="Century Gothic" w:hint="eastAsia"/>
                <w:sz w:val="22"/>
              </w:rPr>
              <w:t>M</w:t>
            </w:r>
            <w:r>
              <w:rPr>
                <w:rFonts w:ascii="Century Gothic" w:eastAsia="微軟正黑體" w:hAnsi="Century Gothic"/>
                <w:sz w:val="22"/>
              </w:rPr>
              <w:t>yData</w:t>
            </w:r>
            <w:proofErr w:type="spellEnd"/>
          </w:p>
        </w:tc>
        <w:tc>
          <w:tcPr>
            <w:tcW w:w="6345" w:type="dxa"/>
            <w:tcBorders>
              <w:bottom w:val="single" w:sz="4" w:space="0" w:color="auto"/>
            </w:tcBorders>
          </w:tcPr>
          <w:p w14:paraId="33D8F30A" w14:textId="07181FD1" w:rsidR="00DF26E5" w:rsidRDefault="00DF26E5" w:rsidP="0039272F">
            <w:pPr>
              <w:pStyle w:val="af5"/>
              <w:numPr>
                <w:ilvl w:val="0"/>
                <w:numId w:val="60"/>
              </w:numPr>
              <w:spacing w:line="0" w:lineRule="atLeast"/>
              <w:ind w:leftChars="0"/>
              <w:rPr>
                <w:rFonts w:ascii="Century Gothic" w:eastAsia="微軟正黑體" w:hAnsi="Century Gothic"/>
                <w:sz w:val="22"/>
              </w:rPr>
            </w:pPr>
            <w:proofErr w:type="spellStart"/>
            <w:r>
              <w:rPr>
                <w:rFonts w:ascii="Century Gothic" w:eastAsia="微軟正黑體" w:hAnsi="Century Gothic"/>
                <w:sz w:val="22"/>
              </w:rPr>
              <w:t>MyData</w:t>
            </w:r>
            <w:proofErr w:type="spellEnd"/>
            <w:r>
              <w:rPr>
                <w:rFonts w:ascii="Century Gothic" w:eastAsia="微軟正黑體" w:hAnsi="Century Gothic" w:hint="eastAsia"/>
                <w:sz w:val="22"/>
              </w:rPr>
              <w:t>注意事項：</w:t>
            </w:r>
          </w:p>
          <w:p w14:paraId="61B72ADB" w14:textId="0B255AD1" w:rsidR="00DF26E5" w:rsidRDefault="00DF26E5" w:rsidP="00DF26E5">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t>使用個人化資料自主運用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補件</w:t>
            </w:r>
          </w:p>
          <w:p w14:paraId="3319C69D" w14:textId="77777777" w:rsidR="00DF26E5" w:rsidRPr="00DF26E5" w:rsidRDefault="00DF26E5" w:rsidP="00DF26E5">
            <w:pPr>
              <w:pStyle w:val="af5"/>
              <w:spacing w:line="0" w:lineRule="atLeast"/>
              <w:rPr>
                <w:rFonts w:ascii="Century Gothic" w:eastAsia="微軟正黑體" w:hAnsi="Century Gothic"/>
                <w:sz w:val="22"/>
              </w:rPr>
            </w:pPr>
          </w:p>
          <w:p w14:paraId="4AF40214" w14:textId="7EE541D5" w:rsidR="00DF26E5" w:rsidRDefault="00DF26E5" w:rsidP="00DF26E5">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lastRenderedPageBreak/>
              <w:t>為</w:t>
            </w:r>
            <w:proofErr w:type="gramStart"/>
            <w:r w:rsidRPr="00DF26E5">
              <w:rPr>
                <w:rFonts w:ascii="Century Gothic" w:eastAsia="微軟正黑體" w:hAnsi="Century Gothic" w:hint="eastAsia"/>
                <w:sz w:val="22"/>
              </w:rPr>
              <w:t>簡化線上申辦</w:t>
            </w:r>
            <w:proofErr w:type="gramEnd"/>
            <w:r w:rsidRPr="00DF26E5">
              <w:rPr>
                <w:rFonts w:ascii="Century Gothic" w:eastAsia="微軟正黑體" w:hAnsi="Century Gothic" w:hint="eastAsia"/>
                <w:sz w:val="22"/>
              </w:rPr>
              <w:t>信用卡補件服務流程，於</w:t>
            </w:r>
            <w:proofErr w:type="gramStart"/>
            <w:r w:rsidRPr="00DF26E5">
              <w:rPr>
                <w:rFonts w:ascii="Century Gothic" w:eastAsia="微軟正黑體" w:hAnsi="Century Gothic" w:hint="eastAsia"/>
                <w:sz w:val="22"/>
              </w:rPr>
              <w:t>本行線上申辦</w:t>
            </w:r>
            <w:proofErr w:type="gramEnd"/>
            <w:r w:rsidRPr="00DF26E5">
              <w:rPr>
                <w:rFonts w:ascii="Century Gothic" w:eastAsia="微軟正黑體" w:hAnsi="Century Gothic" w:hint="eastAsia"/>
                <w:sz w:val="22"/>
              </w:rPr>
              <w:t>信用卡網站透過個人化資料自主運用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，經消費者完成身分驗證及同意後，將戶政國民身分證影像、勞保被保險人投保、財稅個人財產及所得資料等提供予本行做為申辦信用卡之相關證明文件。</w:t>
            </w:r>
            <w:r w:rsidRPr="00DF26E5">
              <w:rPr>
                <w:rFonts w:ascii="Century Gothic" w:eastAsia="微軟正黑體" w:hAnsi="Century Gothic" w:hint="eastAsia"/>
                <w:sz w:val="22"/>
              </w:rPr>
              <w:t xml:space="preserve"> </w:t>
            </w:r>
            <w:r w:rsidRPr="00DF26E5">
              <w:rPr>
                <w:rFonts w:ascii="Century Gothic" w:eastAsia="微軟正黑體" w:hAnsi="Century Gothic" w:hint="eastAsia"/>
                <w:sz w:val="22"/>
              </w:rPr>
              <w:t>若您在申辦過程中有任何疑問，請洽客服專線</w:t>
            </w:r>
            <w:r w:rsidRPr="00DF26E5">
              <w:rPr>
                <w:rFonts w:ascii="Century Gothic" w:eastAsia="微軟正黑體" w:hAnsi="Century Gothic" w:hint="eastAsia"/>
                <w:sz w:val="22"/>
              </w:rPr>
              <w:t>(02)2528-7776/0800-058-888(</w:t>
            </w:r>
            <w:proofErr w:type="gramStart"/>
            <w:r w:rsidRPr="00DF26E5">
              <w:rPr>
                <w:rFonts w:ascii="Century Gothic" w:eastAsia="微軟正黑體" w:hAnsi="Century Gothic" w:hint="eastAsia"/>
                <w:sz w:val="22"/>
              </w:rPr>
              <w:t>限市話</w:t>
            </w:r>
            <w:proofErr w:type="gramEnd"/>
            <w:r w:rsidRPr="00DF26E5">
              <w:rPr>
                <w:rFonts w:ascii="Century Gothic" w:eastAsia="微軟正黑體" w:hAnsi="Century Gothic" w:hint="eastAsia"/>
                <w:sz w:val="22"/>
              </w:rPr>
              <w:t>)</w:t>
            </w:r>
          </w:p>
          <w:p w14:paraId="3C1B8F8D" w14:textId="77777777" w:rsidR="00DF26E5" w:rsidRPr="00DF26E5" w:rsidRDefault="00DF26E5" w:rsidP="00DF26E5">
            <w:pPr>
              <w:pStyle w:val="af5"/>
              <w:spacing w:line="0" w:lineRule="atLeast"/>
              <w:rPr>
                <w:rFonts w:ascii="Century Gothic" w:eastAsia="微軟正黑體" w:hAnsi="Century Gothic"/>
                <w:sz w:val="22"/>
              </w:rPr>
            </w:pPr>
          </w:p>
          <w:p w14:paraId="0E009009" w14:textId="77777777" w:rsidR="00DF26E5" w:rsidRPr="00DF26E5" w:rsidRDefault="00DF26E5" w:rsidP="00DF26E5">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t>※提醒您，使用前請備妥自然人憑證與讀卡機，並安裝驅動程式，更多資訊請至</w:t>
            </w:r>
            <w:r w:rsidRPr="00DF26E5">
              <w:rPr>
                <w:rFonts w:ascii="Century Gothic" w:eastAsia="微軟正黑體" w:hAnsi="Century Gothic" w:hint="eastAsia"/>
                <w:sz w:val="22"/>
                <w:u w:val="single"/>
              </w:rPr>
              <w:t>個人化資料自主運用</w:t>
            </w:r>
            <w:r w:rsidRPr="00DF26E5">
              <w:rPr>
                <w:rFonts w:ascii="Century Gothic" w:eastAsia="微軟正黑體" w:hAnsi="Century Gothic" w:hint="eastAsia"/>
                <w:sz w:val="22"/>
                <w:u w:val="single"/>
              </w:rPr>
              <w:t>(</w:t>
            </w:r>
            <w:proofErr w:type="spellStart"/>
            <w:r w:rsidRPr="00DF26E5">
              <w:rPr>
                <w:rFonts w:ascii="Century Gothic" w:eastAsia="微軟正黑體" w:hAnsi="Century Gothic" w:hint="eastAsia"/>
                <w:sz w:val="22"/>
                <w:u w:val="single"/>
              </w:rPr>
              <w:t>MyData</w:t>
            </w:r>
            <w:proofErr w:type="spellEnd"/>
            <w:r w:rsidRPr="00DF26E5">
              <w:rPr>
                <w:rFonts w:ascii="Century Gothic" w:eastAsia="微軟正黑體" w:hAnsi="Century Gothic" w:hint="eastAsia"/>
                <w:sz w:val="22"/>
                <w:u w:val="single"/>
              </w:rPr>
              <w:t>)</w:t>
            </w:r>
            <w:r w:rsidRPr="00DF26E5">
              <w:rPr>
                <w:rFonts w:ascii="Century Gothic" w:eastAsia="微軟正黑體" w:hAnsi="Century Gothic" w:hint="eastAsia"/>
                <w:sz w:val="22"/>
                <w:u w:val="single"/>
              </w:rPr>
              <w:t>平</w:t>
            </w:r>
            <w:proofErr w:type="gramStart"/>
            <w:r w:rsidRPr="00DF26E5">
              <w:rPr>
                <w:rFonts w:ascii="Century Gothic" w:eastAsia="微軟正黑體" w:hAnsi="Century Gothic" w:hint="eastAsia"/>
                <w:sz w:val="22"/>
                <w:u w:val="single"/>
              </w:rPr>
              <w:t>臺</w:t>
            </w:r>
            <w:proofErr w:type="gramEnd"/>
          </w:p>
          <w:p w14:paraId="46A269C8" w14:textId="77777777" w:rsidR="00DF26E5" w:rsidRPr="00DF26E5" w:rsidRDefault="00DF26E5" w:rsidP="00DF26E5">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適用</w:t>
            </w:r>
            <w:r w:rsidRPr="00DF26E5">
              <w:rPr>
                <w:rFonts w:ascii="Century Gothic" w:eastAsia="微軟正黑體" w:hAnsi="Century Gothic" w:hint="eastAsia"/>
                <w:sz w:val="22"/>
              </w:rPr>
              <w:t xml:space="preserve"> Chrome 80</w:t>
            </w:r>
            <w:r w:rsidRPr="00DF26E5">
              <w:rPr>
                <w:rFonts w:ascii="Century Gothic" w:eastAsia="微軟正黑體" w:hAnsi="Century Gothic" w:hint="eastAsia"/>
                <w:sz w:val="22"/>
              </w:rPr>
              <w:t>、</w:t>
            </w:r>
            <w:r w:rsidRPr="00DF26E5">
              <w:rPr>
                <w:rFonts w:ascii="Century Gothic" w:eastAsia="微軟正黑體" w:hAnsi="Century Gothic" w:hint="eastAsia"/>
                <w:sz w:val="22"/>
              </w:rPr>
              <w:t>Safari 13</w:t>
            </w:r>
            <w:r w:rsidRPr="00DF26E5">
              <w:rPr>
                <w:rFonts w:ascii="Century Gothic" w:eastAsia="微軟正黑體" w:hAnsi="Century Gothic" w:hint="eastAsia"/>
                <w:sz w:val="22"/>
              </w:rPr>
              <w:t>、</w:t>
            </w:r>
            <w:r w:rsidRPr="00DF26E5">
              <w:rPr>
                <w:rFonts w:ascii="Century Gothic" w:eastAsia="微軟正黑體" w:hAnsi="Century Gothic" w:hint="eastAsia"/>
                <w:sz w:val="22"/>
              </w:rPr>
              <w:t>Firefox 75</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Edge18 </w:t>
            </w:r>
            <w:r w:rsidRPr="00DF26E5">
              <w:rPr>
                <w:rFonts w:ascii="Century Gothic" w:eastAsia="微軟正黑體" w:hAnsi="Century Gothic" w:hint="eastAsia"/>
                <w:sz w:val="22"/>
              </w:rPr>
              <w:t>以上之版本，</w:t>
            </w:r>
            <w:r w:rsidRPr="00DF26E5">
              <w:rPr>
                <w:rFonts w:ascii="Century Gothic" w:eastAsia="微軟正黑體" w:hAnsi="Century Gothic" w:hint="eastAsia"/>
                <w:sz w:val="22"/>
              </w:rPr>
              <w:t xml:space="preserve">1280 x 1024 </w:t>
            </w:r>
            <w:r w:rsidRPr="00DF26E5">
              <w:rPr>
                <w:rFonts w:ascii="Century Gothic" w:eastAsia="微軟正黑體" w:hAnsi="Century Gothic" w:hint="eastAsia"/>
                <w:sz w:val="22"/>
              </w:rPr>
              <w:t>解析度瀏覽，不適用</w:t>
            </w:r>
            <w:r w:rsidRPr="00DF26E5">
              <w:rPr>
                <w:rFonts w:ascii="Century Gothic" w:eastAsia="微軟正黑體" w:hAnsi="Century Gothic" w:hint="eastAsia"/>
                <w:sz w:val="22"/>
              </w:rPr>
              <w:t>IE</w:t>
            </w:r>
            <w:r w:rsidRPr="00DF26E5">
              <w:rPr>
                <w:rFonts w:ascii="Century Gothic" w:eastAsia="微軟正黑體" w:hAnsi="Century Gothic" w:hint="eastAsia"/>
                <w:sz w:val="22"/>
              </w:rPr>
              <w:t>瀏覽器。手機適用</w:t>
            </w:r>
            <w:r w:rsidRPr="00DF26E5">
              <w:rPr>
                <w:rFonts w:ascii="Century Gothic" w:eastAsia="微軟正黑體" w:hAnsi="Century Gothic" w:hint="eastAsia"/>
                <w:sz w:val="22"/>
              </w:rPr>
              <w:t xml:space="preserve"> iOS 12.4</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Android 8.0 </w:t>
            </w:r>
            <w:r w:rsidRPr="00DF26E5">
              <w:rPr>
                <w:rFonts w:ascii="Century Gothic" w:eastAsia="微軟正黑體" w:hAnsi="Century Gothic" w:hint="eastAsia"/>
                <w:sz w:val="22"/>
              </w:rPr>
              <w:t>以上之系統。</w:t>
            </w:r>
            <w:r w:rsidRPr="00DF26E5">
              <w:rPr>
                <w:rFonts w:ascii="Century Gothic" w:eastAsia="微軟正黑體" w:hAnsi="Century Gothic" w:hint="eastAsia"/>
                <w:sz w:val="22"/>
              </w:rPr>
              <w:t xml:space="preserve"> </w:t>
            </w:r>
          </w:p>
          <w:p w14:paraId="093D736F" w14:textId="5FC1068E" w:rsidR="00DF26E5" w:rsidRDefault="00DF26E5" w:rsidP="00DF26E5">
            <w:pPr>
              <w:pStyle w:val="af5"/>
              <w:spacing w:line="0" w:lineRule="atLeast"/>
              <w:ind w:leftChars="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服務固定於每週三</w:t>
            </w:r>
            <w:proofErr w:type="gramStart"/>
            <w:r w:rsidRPr="00DF26E5">
              <w:rPr>
                <w:rFonts w:ascii="Century Gothic" w:eastAsia="微軟正黑體" w:hAnsi="Century Gothic" w:hint="eastAsia"/>
                <w:sz w:val="22"/>
              </w:rPr>
              <w:t>17</w:t>
            </w:r>
            <w:proofErr w:type="gramEnd"/>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w:t>
            </w:r>
            <w:r w:rsidRPr="00DF26E5">
              <w:rPr>
                <w:rFonts w:ascii="Century Gothic" w:eastAsia="微軟正黑體" w:hAnsi="Century Gothic" w:hint="eastAsia"/>
                <w:sz w:val="22"/>
              </w:rPr>
              <w:t>19</w:t>
            </w:r>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進行系統維護作業，屆時暫無法進行資料授權取用，造成不便，敬請見諒。</w:t>
            </w:r>
          </w:p>
          <w:p w14:paraId="51020623" w14:textId="62A8C5A4" w:rsidR="007E526A" w:rsidRDefault="00DF26E5" w:rsidP="0039272F">
            <w:pPr>
              <w:pStyle w:val="af5"/>
              <w:numPr>
                <w:ilvl w:val="0"/>
                <w:numId w:val="60"/>
              </w:numPr>
              <w:spacing w:line="0" w:lineRule="atLeast"/>
              <w:ind w:leftChars="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009B3595">
              <w:rPr>
                <w:rFonts w:ascii="Century Gothic" w:eastAsia="微軟正黑體" w:hAnsi="Century Gothic" w:hint="eastAsia"/>
                <w:sz w:val="22"/>
              </w:rPr>
              <w:t>(</w:t>
            </w:r>
            <w:r w:rsidR="009B3595">
              <w:rPr>
                <w:rFonts w:ascii="Century Gothic" w:eastAsia="微軟正黑體" w:hAnsi="Century Gothic"/>
                <w:sz w:val="22"/>
              </w:rPr>
              <w:t>link</w:t>
            </w:r>
            <w:r w:rsidR="009B3595">
              <w:rPr>
                <w:rFonts w:ascii="Century Gothic" w:eastAsia="微軟正黑體" w:hAnsi="Century Gothic" w:hint="eastAsia"/>
                <w:sz w:val="22"/>
              </w:rPr>
              <w:t>)</w:t>
            </w:r>
            <w:r w:rsidR="004F66DB">
              <w:rPr>
                <w:rFonts w:ascii="Century Gothic" w:eastAsia="微軟正黑體" w:hAnsi="Century Gothic" w:hint="eastAsia"/>
                <w:sz w:val="22"/>
              </w:rPr>
              <w:t>：</w:t>
            </w:r>
            <w:r w:rsidR="009B3595">
              <w:rPr>
                <w:rFonts w:ascii="Century Gothic" w:eastAsia="微軟正黑體" w:hAnsi="Century Gothic" w:hint="eastAsia"/>
                <w:sz w:val="22"/>
              </w:rPr>
              <w:t>外開</w:t>
            </w:r>
          </w:p>
          <w:p w14:paraId="2F9BF7BE" w14:textId="4E3D065A" w:rsidR="004F66DB" w:rsidRPr="009B3595" w:rsidRDefault="00807D4E" w:rsidP="007E526A">
            <w:pPr>
              <w:pStyle w:val="af5"/>
              <w:spacing w:line="0" w:lineRule="atLeast"/>
              <w:ind w:leftChars="0"/>
              <w:rPr>
                <w:rFonts w:ascii="Century Gothic" w:eastAsia="微軟正黑體" w:hAnsi="Century Gothic"/>
                <w:sz w:val="22"/>
              </w:rPr>
            </w:pPr>
            <w:hyperlink r:id="rId27" w:history="1">
              <w:r w:rsidR="007E526A" w:rsidRPr="00A1284B">
                <w:rPr>
                  <w:rStyle w:val="ac"/>
                  <w:rFonts w:ascii="Century Gothic" w:eastAsia="微軟正黑體" w:hAnsi="Century Gothic" w:hint="eastAsia"/>
                  <w:sz w:val="22"/>
                </w:rPr>
                <w:t>h</w:t>
              </w:r>
              <w:r w:rsidR="007E526A" w:rsidRPr="00A1284B">
                <w:rPr>
                  <w:rStyle w:val="ac"/>
                  <w:rFonts w:ascii="Century Gothic" w:eastAsia="微軟正黑體" w:hAnsi="Century Gothic"/>
                  <w:sz w:val="22"/>
                </w:rPr>
                <w:t>ttp</w:t>
              </w:r>
              <w:r w:rsidR="007E526A" w:rsidRPr="00A1284B">
                <w:rPr>
                  <w:rStyle w:val="ac"/>
                  <w:rFonts w:ascii="Century Gothic" w:eastAsia="微軟正黑體" w:hAnsi="Century Gothic" w:hint="eastAsia"/>
                  <w:sz w:val="22"/>
                </w:rPr>
                <w:t>:</w:t>
              </w:r>
              <w:r w:rsidR="007E526A" w:rsidRPr="00A1284B">
                <w:rPr>
                  <w:rStyle w:val="ac"/>
                  <w:rFonts w:ascii="Century Gothic" w:eastAsia="微軟正黑體" w:hAnsi="Century Gothic"/>
                  <w:sz w:val="22"/>
                </w:rPr>
                <w:t>//mydata.nat.gov.tw/sp/about</w:t>
              </w:r>
            </w:hyperlink>
            <w:r w:rsidR="009B3595">
              <w:rPr>
                <w:rFonts w:ascii="Century Gothic" w:eastAsia="微軟正黑體" w:hAnsi="Century Gothic"/>
                <w:sz w:val="22"/>
              </w:rPr>
              <w:t xml:space="preserve"> </w:t>
            </w:r>
          </w:p>
        </w:tc>
      </w:tr>
      <w:tr w:rsidR="004F66DB" w14:paraId="36BF3755" w14:textId="77777777" w:rsidTr="007E526A">
        <w:tblPrEx>
          <w:tblCellMar>
            <w:left w:w="28" w:type="dxa"/>
            <w:right w:w="28" w:type="dxa"/>
          </w:tblCellMar>
        </w:tblPrEx>
        <w:trPr>
          <w:trHeight w:val="227"/>
        </w:trPr>
        <w:tc>
          <w:tcPr>
            <w:tcW w:w="2710" w:type="dxa"/>
            <w:vMerge/>
            <w:tcBorders>
              <w:bottom w:val="single" w:sz="4" w:space="0" w:color="auto"/>
            </w:tcBorders>
          </w:tcPr>
          <w:p w14:paraId="68162C85" w14:textId="77777777" w:rsidR="004F66DB" w:rsidRDefault="004F66DB" w:rsidP="004F66DB">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35B6D876" w14:textId="023962AB" w:rsidR="004F66DB" w:rsidRDefault="009B3595" w:rsidP="004F66DB">
            <w:pPr>
              <w:spacing w:line="0" w:lineRule="atLeast"/>
              <w:rPr>
                <w:rFonts w:ascii="Century Gothic" w:eastAsia="微軟正黑體" w:hAnsi="Century Gothic"/>
                <w:sz w:val="22"/>
              </w:rPr>
            </w:pPr>
            <w:r>
              <w:rPr>
                <w:rFonts w:ascii="Century Gothic" w:eastAsia="微軟正黑體" w:hAnsi="Century Gothic" w:hint="eastAsia"/>
                <w:sz w:val="22"/>
              </w:rPr>
              <w:t>確定上傳</w:t>
            </w:r>
            <w:r w:rsidR="004F66DB">
              <w:rPr>
                <w:rFonts w:ascii="Century Gothic" w:eastAsia="微軟正黑體" w:hAnsi="Century Gothic" w:hint="eastAsia"/>
                <w:sz w:val="22"/>
              </w:rPr>
              <w:t>(</w:t>
            </w:r>
            <w:proofErr w:type="spellStart"/>
            <w:r w:rsidR="004F66DB">
              <w:rPr>
                <w:rFonts w:ascii="Century Gothic" w:eastAsia="微軟正黑體" w:hAnsi="Century Gothic"/>
                <w:sz w:val="22"/>
              </w:rPr>
              <w:t>btn</w:t>
            </w:r>
            <w:proofErr w:type="spellEnd"/>
            <w:r w:rsidR="004F66DB">
              <w:rPr>
                <w:rFonts w:ascii="Century Gothic" w:eastAsia="微軟正黑體" w:hAnsi="Century Gothic" w:hint="eastAsia"/>
                <w:sz w:val="22"/>
              </w:rPr>
              <w:t>)</w:t>
            </w:r>
          </w:p>
        </w:tc>
        <w:tc>
          <w:tcPr>
            <w:tcW w:w="6345" w:type="dxa"/>
            <w:tcBorders>
              <w:bottom w:val="single" w:sz="4" w:space="0" w:color="auto"/>
            </w:tcBorders>
          </w:tcPr>
          <w:p w14:paraId="429B0128" w14:textId="024DA071" w:rsidR="009B3595" w:rsidRPr="00153C74" w:rsidRDefault="009B3595" w:rsidP="0039272F">
            <w:pPr>
              <w:pStyle w:val="af5"/>
              <w:numPr>
                <w:ilvl w:val="0"/>
                <w:numId w:val="6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sidR="004F66DB">
              <w:rPr>
                <w:rFonts w:ascii="Century Gothic" w:eastAsia="微軟正黑體" w:hAnsi="Century Gothic" w:hint="eastAsia"/>
                <w:sz w:val="22"/>
              </w:rPr>
              <w:t>：</w:t>
            </w:r>
            <w:r>
              <w:rPr>
                <w:rFonts w:ascii="Century Gothic" w:eastAsia="微軟正黑體" w:hAnsi="Century Gothic" w:hint="eastAsia"/>
                <w:sz w:val="22"/>
              </w:rPr>
              <w:t>檢核</w:t>
            </w:r>
            <w:r w:rsidRPr="00153C74">
              <w:rPr>
                <w:rFonts w:ascii="Century Gothic" w:eastAsia="微軟正黑體" w:hAnsi="Century Gothic"/>
                <w:sz w:val="22"/>
              </w:rPr>
              <w:t xml:space="preserve"> </w:t>
            </w:r>
          </w:p>
          <w:tbl>
            <w:tblPr>
              <w:tblStyle w:val="aa"/>
              <w:tblW w:w="0" w:type="auto"/>
              <w:tblLayout w:type="fixed"/>
              <w:tblLook w:val="04A0" w:firstRow="1" w:lastRow="0" w:firstColumn="1" w:lastColumn="0" w:noHBand="0" w:noVBand="1"/>
            </w:tblPr>
            <w:tblGrid>
              <w:gridCol w:w="1636"/>
              <w:gridCol w:w="3975"/>
            </w:tblGrid>
            <w:tr w:rsidR="009B3595" w14:paraId="76DECE5E" w14:textId="77777777" w:rsidTr="007E526A">
              <w:trPr>
                <w:trHeight w:val="397"/>
              </w:trPr>
              <w:tc>
                <w:tcPr>
                  <w:tcW w:w="1636" w:type="dxa"/>
                  <w:shd w:val="clear" w:color="auto" w:fill="D9D9D9" w:themeFill="background1" w:themeFillShade="D9"/>
                  <w:vAlign w:val="center"/>
                </w:tcPr>
                <w:p w14:paraId="6E3BA76C" w14:textId="16467127" w:rsidR="009B3595" w:rsidRDefault="009B3595" w:rsidP="009B3595">
                  <w:pPr>
                    <w:spacing w:line="0" w:lineRule="atLeast"/>
                    <w:jc w:val="both"/>
                    <w:rPr>
                      <w:rFonts w:ascii="Century Gothic" w:eastAsia="微軟正黑體" w:hAnsi="Century Gothic"/>
                      <w:sz w:val="22"/>
                    </w:rPr>
                  </w:pPr>
                  <w:r>
                    <w:rPr>
                      <w:rFonts w:ascii="Century Gothic" w:eastAsia="微軟正黑體" w:hAnsi="Century Gothic" w:hint="eastAsia"/>
                      <w:sz w:val="22"/>
                    </w:rPr>
                    <w:t>前端檢核</w:t>
                  </w:r>
                </w:p>
              </w:tc>
              <w:tc>
                <w:tcPr>
                  <w:tcW w:w="3975" w:type="dxa"/>
                  <w:shd w:val="clear" w:color="auto" w:fill="D9D9D9" w:themeFill="background1" w:themeFillShade="D9"/>
                </w:tcPr>
                <w:p w14:paraId="0192C6BC" w14:textId="3BAF4910" w:rsidR="009B3595" w:rsidRDefault="009B3595" w:rsidP="009B3595">
                  <w:pPr>
                    <w:spacing w:line="0" w:lineRule="atLeast"/>
                    <w:jc w:val="both"/>
                    <w:rPr>
                      <w:rFonts w:ascii="Century Gothic" w:eastAsia="微軟正黑體" w:hAnsi="Century Gothic"/>
                      <w:sz w:val="22"/>
                    </w:rPr>
                  </w:pPr>
                  <w:r>
                    <w:rPr>
                      <w:rFonts w:ascii="Century Gothic" w:eastAsia="微軟正黑體" w:hAnsi="Century Gothic" w:hint="eastAsia"/>
                      <w:sz w:val="22"/>
                    </w:rPr>
                    <w:t>文字提示</w:t>
                  </w:r>
                </w:p>
              </w:tc>
            </w:tr>
            <w:tr w:rsidR="009B3595" w:rsidRPr="00FB7B83" w14:paraId="0827659D" w14:textId="77777777" w:rsidTr="007E526A">
              <w:trPr>
                <w:trHeight w:val="397"/>
              </w:trPr>
              <w:tc>
                <w:tcPr>
                  <w:tcW w:w="1636" w:type="dxa"/>
                  <w:vAlign w:val="center"/>
                </w:tcPr>
                <w:p w14:paraId="7F9CA5FF" w14:textId="559DEF14" w:rsidR="009B3595" w:rsidRPr="00FB7B83" w:rsidRDefault="009B3595" w:rsidP="009B3595">
                  <w:pPr>
                    <w:spacing w:line="0" w:lineRule="atLeast"/>
                    <w:rPr>
                      <w:rFonts w:ascii="Century Gothic" w:eastAsia="微軟正黑體" w:hAnsi="Century Gothic"/>
                      <w:sz w:val="22"/>
                    </w:rPr>
                  </w:pPr>
                  <w:r>
                    <w:rPr>
                      <w:rFonts w:ascii="Century Gothic" w:eastAsia="微軟正黑體" w:hAnsi="Century Gothic" w:hint="eastAsia"/>
                      <w:sz w:val="22"/>
                    </w:rPr>
                    <w:t>無資料</w:t>
                  </w:r>
                </w:p>
              </w:tc>
              <w:tc>
                <w:tcPr>
                  <w:tcW w:w="3975" w:type="dxa"/>
                </w:tcPr>
                <w:p w14:paraId="37991E2D" w14:textId="3CA6EF7F" w:rsidR="009B3595" w:rsidRPr="004F5A91" w:rsidRDefault="009B3595" w:rsidP="009B3595">
                  <w:pPr>
                    <w:spacing w:line="0" w:lineRule="atLeast"/>
                    <w:jc w:val="both"/>
                    <w:rPr>
                      <w:rFonts w:ascii="Century Gothic" w:eastAsia="微軟正黑體" w:hAnsi="Century Gothic"/>
                      <w:sz w:val="22"/>
                    </w:rPr>
                  </w:pPr>
                  <w:r>
                    <w:rPr>
                      <w:rFonts w:ascii="Century Gothic" w:eastAsia="微軟正黑體" w:hAnsi="Century Gothic" w:hint="eastAsia"/>
                      <w:sz w:val="22"/>
                    </w:rPr>
                    <w:t>請上傳文件</w:t>
                  </w:r>
                </w:p>
              </w:tc>
            </w:tr>
            <w:tr w:rsidR="009B3595" w:rsidRPr="00FB7B83" w14:paraId="35B0F3DB" w14:textId="77777777" w:rsidTr="007E526A">
              <w:trPr>
                <w:trHeight w:val="397"/>
              </w:trPr>
              <w:tc>
                <w:tcPr>
                  <w:tcW w:w="1636" w:type="dxa"/>
                  <w:shd w:val="clear" w:color="auto" w:fill="D9D9D9" w:themeFill="background1" w:themeFillShade="D9"/>
                  <w:vAlign w:val="center"/>
                </w:tcPr>
                <w:p w14:paraId="55E0576B" w14:textId="753F6119" w:rsidR="009B3595" w:rsidRDefault="009B3595" w:rsidP="009B3595">
                  <w:pPr>
                    <w:spacing w:line="0" w:lineRule="atLeast"/>
                    <w:rPr>
                      <w:rFonts w:ascii="Century Gothic" w:eastAsia="微軟正黑體" w:hAnsi="Century Gothic"/>
                      <w:sz w:val="22"/>
                    </w:rPr>
                  </w:pPr>
                  <w:r>
                    <w:rPr>
                      <w:rFonts w:ascii="Century Gothic" w:eastAsia="微軟正黑體" w:hAnsi="Century Gothic" w:hint="eastAsia"/>
                      <w:sz w:val="22"/>
                    </w:rPr>
                    <w:t>前端檢核</w:t>
                  </w:r>
                </w:p>
              </w:tc>
              <w:tc>
                <w:tcPr>
                  <w:tcW w:w="3975" w:type="dxa"/>
                  <w:shd w:val="clear" w:color="auto" w:fill="D9D9D9" w:themeFill="background1" w:themeFillShade="D9"/>
                </w:tcPr>
                <w:p w14:paraId="1A868535" w14:textId="5DA1D1C1" w:rsidR="009B3595" w:rsidRDefault="003B7888" w:rsidP="009B3595">
                  <w:pPr>
                    <w:spacing w:line="0" w:lineRule="atLeast"/>
                    <w:jc w:val="both"/>
                    <w:rPr>
                      <w:rFonts w:ascii="Century Gothic" w:eastAsia="微軟正黑體" w:hAnsi="Century Gothic"/>
                      <w:sz w:val="22"/>
                    </w:rPr>
                  </w:pPr>
                  <w:r>
                    <w:rPr>
                      <w:rFonts w:ascii="Century Gothic" w:eastAsia="微軟正黑體" w:hAnsi="Century Gothic" w:hint="eastAsia"/>
                      <w:sz w:val="22"/>
                    </w:rPr>
                    <w:t>燈箱</w:t>
                  </w:r>
                </w:p>
              </w:tc>
            </w:tr>
            <w:tr w:rsidR="009B3595" w14:paraId="0C43B2DC" w14:textId="77777777" w:rsidTr="007E526A">
              <w:trPr>
                <w:trHeight w:val="397"/>
              </w:trPr>
              <w:tc>
                <w:tcPr>
                  <w:tcW w:w="1636" w:type="dxa"/>
                  <w:vAlign w:val="center"/>
                </w:tcPr>
                <w:p w14:paraId="3098646D" w14:textId="7A0FA72B" w:rsidR="009B3595" w:rsidRDefault="009B3595" w:rsidP="009B3595">
                  <w:pPr>
                    <w:spacing w:line="0" w:lineRule="atLeast"/>
                    <w:jc w:val="both"/>
                    <w:rPr>
                      <w:rFonts w:ascii="Century Gothic" w:eastAsia="微軟正黑體" w:hAnsi="Century Gothic"/>
                      <w:sz w:val="22"/>
                    </w:rPr>
                  </w:pPr>
                  <w:r>
                    <w:rPr>
                      <w:rFonts w:ascii="Century Gothic" w:eastAsia="微軟正黑體" w:hAnsi="Century Gothic" w:hint="eastAsia"/>
                      <w:sz w:val="22"/>
                    </w:rPr>
                    <w:t>有資料</w:t>
                  </w:r>
                </w:p>
              </w:tc>
              <w:tc>
                <w:tcPr>
                  <w:tcW w:w="3975" w:type="dxa"/>
                </w:tcPr>
                <w:p w14:paraId="4C41CB74" w14:textId="4B4FE080" w:rsidR="003B7888" w:rsidRPr="003B7888" w:rsidRDefault="009B3595" w:rsidP="003B7888">
                  <w:pPr>
                    <w:spacing w:line="0" w:lineRule="atLeast"/>
                    <w:jc w:val="both"/>
                    <w:rPr>
                      <w:rFonts w:ascii="Century Gothic" w:eastAsia="微軟正黑體" w:hAnsi="Century Gothic"/>
                      <w:sz w:val="22"/>
                    </w:rPr>
                  </w:pPr>
                  <w:r>
                    <w:rPr>
                      <w:rFonts w:ascii="Century Gothic" w:eastAsia="微軟正黑體" w:hAnsi="Century Gothic" w:hint="eastAsia"/>
                      <w:sz w:val="22"/>
                    </w:rPr>
                    <w:t>送出檔案，</w:t>
                  </w:r>
                  <w:proofErr w:type="gramStart"/>
                  <w:r w:rsidR="003B7888">
                    <w:rPr>
                      <w:rFonts w:ascii="Century Gothic" w:eastAsia="微軟正黑體" w:hAnsi="Century Gothic" w:hint="eastAsia"/>
                      <w:sz w:val="22"/>
                    </w:rPr>
                    <w:t>開啟</w:t>
                  </w:r>
                  <w:r w:rsidR="002A4849">
                    <w:rPr>
                      <w:rFonts w:ascii="Century Gothic" w:eastAsia="微軟正黑體" w:hAnsi="Century Gothic" w:hint="eastAsia"/>
                      <w:sz w:val="22"/>
                    </w:rPr>
                    <w:t>線上補件</w:t>
                  </w:r>
                  <w:proofErr w:type="gramEnd"/>
                  <w:r w:rsidR="003B7888">
                    <w:rPr>
                      <w:rFonts w:ascii="Century Gothic" w:eastAsia="微軟正黑體" w:hAnsi="Century Gothic" w:hint="eastAsia"/>
                      <w:sz w:val="22"/>
                    </w:rPr>
                    <w:t>成功</w:t>
                  </w:r>
                  <w:r w:rsidR="003B7888" w:rsidRPr="003B7888">
                    <w:rPr>
                      <w:rFonts w:ascii="Century Gothic" w:eastAsia="微軟正黑體" w:hAnsi="Century Gothic" w:hint="eastAsia"/>
                      <w:sz w:val="22"/>
                      <w:highlight w:val="green"/>
                    </w:rPr>
                    <w:t>燈箱</w:t>
                  </w:r>
                </w:p>
                <w:p w14:paraId="116AA77F" w14:textId="52647C32" w:rsidR="003B7888" w:rsidRDefault="003B7888" w:rsidP="0039272F">
                  <w:pPr>
                    <w:pStyle w:val="af5"/>
                    <w:numPr>
                      <w:ilvl w:val="0"/>
                      <w:numId w:val="67"/>
                    </w:numPr>
                    <w:spacing w:line="0" w:lineRule="atLeast"/>
                    <w:ind w:leftChars="0"/>
                    <w:jc w:val="both"/>
                    <w:rPr>
                      <w:rFonts w:ascii="Century Gothic" w:eastAsia="微軟正黑體" w:hAnsi="Century Gothic"/>
                      <w:sz w:val="22"/>
                    </w:rPr>
                  </w:pPr>
                  <w:r w:rsidRPr="00FB7B83">
                    <w:rPr>
                      <w:rFonts w:ascii="Century Gothic" w:eastAsia="微軟正黑體" w:hAnsi="Century Gothic" w:hint="eastAsia"/>
                      <w:sz w:val="22"/>
                    </w:rPr>
                    <w:t>內容：</w:t>
                  </w:r>
                  <w:r>
                    <w:rPr>
                      <w:rFonts w:ascii="Century Gothic" w:eastAsia="微軟正黑體" w:hAnsi="Century Gothic" w:hint="eastAsia"/>
                      <w:sz w:val="22"/>
                    </w:rPr>
                    <w:t>檔案上傳成功</w:t>
                  </w:r>
                </w:p>
                <w:p w14:paraId="61517007" w14:textId="0633A998" w:rsidR="003B7888" w:rsidRPr="003B7888" w:rsidRDefault="003B7888" w:rsidP="0039272F">
                  <w:pPr>
                    <w:pStyle w:val="af5"/>
                    <w:numPr>
                      <w:ilvl w:val="0"/>
                      <w:numId w:val="67"/>
                    </w:numPr>
                    <w:spacing w:line="0" w:lineRule="atLeast"/>
                    <w:ind w:leftChars="0"/>
                    <w:jc w:val="both"/>
                    <w:rPr>
                      <w:rFonts w:ascii="Century Gothic" w:eastAsia="微軟正黑體" w:hAnsi="Century Gothic"/>
                      <w:sz w:val="22"/>
                    </w:rPr>
                  </w:pPr>
                  <w:r>
                    <w:rPr>
                      <w:rFonts w:ascii="Century Gothic" w:eastAsia="微軟正黑體" w:hAnsi="Century Gothic" w:hint="eastAsia"/>
                      <w:sz w:val="22"/>
                    </w:rPr>
                    <w:t>確定</w:t>
                  </w:r>
                  <w:r w:rsidRPr="003B7888">
                    <w:rPr>
                      <w:rFonts w:ascii="Century Gothic" w:eastAsia="微軟正黑體" w:hAnsi="Century Gothic" w:hint="eastAsia"/>
                      <w:sz w:val="22"/>
                    </w:rPr>
                    <w:t>(</w:t>
                  </w:r>
                  <w:proofErr w:type="spellStart"/>
                  <w:r w:rsidRPr="003B7888">
                    <w:rPr>
                      <w:rFonts w:ascii="Century Gothic" w:eastAsia="微軟正黑體" w:hAnsi="Century Gothic" w:hint="eastAsia"/>
                      <w:sz w:val="22"/>
                    </w:rPr>
                    <w:t>btn</w:t>
                  </w:r>
                  <w:proofErr w:type="spellEnd"/>
                  <w:r w:rsidRPr="003B7888">
                    <w:rPr>
                      <w:rFonts w:ascii="Century Gothic" w:eastAsia="微軟正黑體" w:hAnsi="Century Gothic" w:hint="eastAsia"/>
                      <w:sz w:val="22"/>
                    </w:rPr>
                    <w:t>)</w:t>
                  </w:r>
                  <w:r w:rsidRPr="003B7888">
                    <w:rPr>
                      <w:rFonts w:ascii="Century Gothic" w:eastAsia="微軟正黑體" w:hAnsi="Century Gothic" w:hint="eastAsia"/>
                      <w:sz w:val="22"/>
                    </w:rPr>
                    <w:t>：點擊關閉燈箱</w:t>
                  </w:r>
                  <w:r>
                    <w:rPr>
                      <w:rFonts w:ascii="Century Gothic" w:eastAsia="微軟正黑體" w:hAnsi="Century Gothic" w:hint="eastAsia"/>
                      <w:sz w:val="22"/>
                    </w:rPr>
                    <w:t>，返回信用卡頁</w:t>
                  </w:r>
                </w:p>
              </w:tc>
            </w:tr>
          </w:tbl>
          <w:p w14:paraId="4F8830A6" w14:textId="79FC39ED" w:rsidR="004F66DB" w:rsidRPr="009B3595" w:rsidRDefault="004F66DB" w:rsidP="009B3595">
            <w:pPr>
              <w:spacing w:line="0" w:lineRule="atLeast"/>
              <w:rPr>
                <w:rFonts w:ascii="Century Gothic" w:eastAsia="微軟正黑體" w:hAnsi="Century Gothic"/>
                <w:sz w:val="22"/>
              </w:rPr>
            </w:pPr>
          </w:p>
        </w:tc>
      </w:tr>
      <w:tr w:rsidR="004F66DB" w14:paraId="0CDACA51" w14:textId="77777777" w:rsidTr="007E526A">
        <w:tblPrEx>
          <w:tblCellMar>
            <w:left w:w="28" w:type="dxa"/>
            <w:right w:w="28" w:type="dxa"/>
          </w:tblCellMar>
        </w:tblPrEx>
        <w:trPr>
          <w:trHeight w:val="227"/>
        </w:trPr>
        <w:tc>
          <w:tcPr>
            <w:tcW w:w="2710" w:type="dxa"/>
            <w:vMerge/>
          </w:tcPr>
          <w:p w14:paraId="60BA885A" w14:textId="77777777" w:rsidR="004F66DB" w:rsidRDefault="004F66DB" w:rsidP="004F66DB">
            <w:pPr>
              <w:spacing w:line="0" w:lineRule="atLeast"/>
              <w:jc w:val="center"/>
              <w:rPr>
                <w:rFonts w:ascii="Century Gothic" w:eastAsia="微軟正黑體" w:hAnsi="Century Gothic"/>
                <w:noProof/>
                <w:sz w:val="22"/>
              </w:rPr>
            </w:pPr>
          </w:p>
        </w:tc>
        <w:tc>
          <w:tcPr>
            <w:tcW w:w="1141" w:type="dxa"/>
          </w:tcPr>
          <w:p w14:paraId="62F45C5E" w14:textId="77777777" w:rsidR="009B3595" w:rsidRDefault="009B3595" w:rsidP="004F66DB">
            <w:pPr>
              <w:spacing w:line="0" w:lineRule="atLeast"/>
              <w:rPr>
                <w:rFonts w:ascii="Century Gothic" w:eastAsia="微軟正黑體" w:hAnsi="Century Gothic"/>
                <w:sz w:val="22"/>
              </w:rPr>
            </w:pPr>
            <w:r>
              <w:rPr>
                <w:rFonts w:ascii="Century Gothic" w:eastAsia="微軟正黑體" w:hAnsi="Century Gothic" w:hint="eastAsia"/>
                <w:sz w:val="22"/>
              </w:rPr>
              <w:t>前往</w:t>
            </w:r>
            <w:proofErr w:type="spellStart"/>
            <w:r>
              <w:rPr>
                <w:rFonts w:ascii="Century Gothic" w:eastAsia="微軟正黑體" w:hAnsi="Century Gothic" w:hint="eastAsia"/>
                <w:sz w:val="22"/>
              </w:rPr>
              <w:t>M</w:t>
            </w:r>
            <w:r>
              <w:rPr>
                <w:rFonts w:ascii="Century Gothic" w:eastAsia="微軟正黑體" w:hAnsi="Century Gothic"/>
                <w:sz w:val="22"/>
              </w:rPr>
              <w:t>yData</w:t>
            </w:r>
            <w:proofErr w:type="spellEnd"/>
          </w:p>
          <w:p w14:paraId="6F0DC1AE" w14:textId="4B10EA2B" w:rsidR="004F66DB" w:rsidRDefault="004F66DB" w:rsidP="004F66DB">
            <w:pPr>
              <w:spacing w:line="0" w:lineRule="atLeast"/>
              <w:rPr>
                <w:rFonts w:ascii="Century Gothic" w:eastAsia="微軟正黑體" w:hAnsi="Century Gothic"/>
                <w:sz w:val="22"/>
              </w:rPr>
            </w:pP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Pr>
          <w:p w14:paraId="7DCC1A02" w14:textId="186EF64D" w:rsidR="004F66DB" w:rsidRDefault="004F66DB" w:rsidP="0039272F">
            <w:pPr>
              <w:pStyle w:val="af5"/>
              <w:numPr>
                <w:ilvl w:val="0"/>
                <w:numId w:val="62"/>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009B3595">
              <w:rPr>
                <w:rFonts w:ascii="Century Gothic" w:eastAsia="微軟正黑體" w:hAnsi="Century Gothic" w:hint="eastAsia"/>
                <w:sz w:val="22"/>
              </w:rPr>
              <w:t>開啟</w:t>
            </w:r>
            <w:proofErr w:type="spellStart"/>
            <w:r w:rsidR="009B3595">
              <w:rPr>
                <w:rFonts w:ascii="Century Gothic" w:eastAsia="微軟正黑體" w:hAnsi="Century Gothic" w:hint="eastAsia"/>
                <w:sz w:val="22"/>
              </w:rPr>
              <w:t>M</w:t>
            </w:r>
            <w:r w:rsidR="009B3595">
              <w:rPr>
                <w:rFonts w:ascii="Century Gothic" w:eastAsia="微軟正黑體" w:hAnsi="Century Gothic"/>
                <w:sz w:val="22"/>
              </w:rPr>
              <w:t>yData</w:t>
            </w:r>
            <w:proofErr w:type="spellEnd"/>
            <w:r w:rsidR="009B3595">
              <w:rPr>
                <w:rFonts w:ascii="Century Gothic" w:eastAsia="微軟正黑體" w:hAnsi="Century Gothic" w:hint="eastAsia"/>
                <w:sz w:val="22"/>
              </w:rPr>
              <w:t>燈箱</w:t>
            </w:r>
          </w:p>
          <w:p w14:paraId="73EBB85E" w14:textId="099A5767" w:rsidR="009B3595" w:rsidRDefault="00DF26E5" w:rsidP="0039272F">
            <w:pPr>
              <w:pStyle w:val="af5"/>
              <w:numPr>
                <w:ilvl w:val="0"/>
                <w:numId w:val="66"/>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w:t>
            </w:r>
            <w:r w:rsidRPr="00DF26E5">
              <w:rPr>
                <w:rFonts w:ascii="Century Gothic" w:eastAsia="微軟正黑體" w:hAnsi="Century Gothic" w:hint="eastAsia"/>
                <w:sz w:val="22"/>
              </w:rPr>
              <w:t>前往個人化資料自主運用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p>
          <w:p w14:paraId="7182D845" w14:textId="77777777" w:rsidR="00DF26E5" w:rsidRDefault="00DF26E5" w:rsidP="0039272F">
            <w:pPr>
              <w:pStyle w:val="af5"/>
              <w:numPr>
                <w:ilvl w:val="0"/>
                <w:numId w:val="66"/>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p>
          <w:p w14:paraId="05AFCCC7" w14:textId="77777777" w:rsidR="00DF26E5" w:rsidRDefault="00DF26E5" w:rsidP="00DF26E5">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您已充分閱讀並同意永豐銀行個人資料蒐集、處理及利用告知義務內容，接下來您即將離開永豐銀行網頁，前往個人化資料自主運用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w:t>
            </w:r>
          </w:p>
          <w:p w14:paraId="62106361" w14:textId="77777777" w:rsidR="00DF26E5" w:rsidRDefault="00DF26E5" w:rsidP="00DF26E5">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為</w:t>
            </w:r>
            <w:proofErr w:type="gramStart"/>
            <w:r w:rsidRPr="00DF26E5">
              <w:rPr>
                <w:rFonts w:ascii="Century Gothic" w:eastAsia="微軟正黑體" w:hAnsi="Century Gothic" w:hint="eastAsia"/>
                <w:sz w:val="22"/>
              </w:rPr>
              <w:t>簡化線上申辦</w:t>
            </w:r>
            <w:proofErr w:type="gramEnd"/>
            <w:r w:rsidRPr="00DF26E5">
              <w:rPr>
                <w:rFonts w:ascii="Century Gothic" w:eastAsia="微軟正黑體" w:hAnsi="Century Gothic" w:hint="eastAsia"/>
                <w:sz w:val="22"/>
              </w:rPr>
              <w:t>信用卡補件服務流程，透過個人化資料自主運用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服務，經消費者完成身分驗證及同意後，將戶政國民身分證影像、勞保被保險人投保、財稅個人財產及所得資料等提供予本行做為申辦信用卡之相關證明文件。</w:t>
            </w:r>
            <w:r w:rsidRPr="00DF26E5">
              <w:rPr>
                <w:rFonts w:ascii="Century Gothic" w:eastAsia="微軟正黑體" w:hAnsi="Century Gothic" w:hint="eastAsia"/>
                <w:sz w:val="22"/>
              </w:rPr>
              <w:t xml:space="preserve"> </w:t>
            </w:r>
            <w:r w:rsidRPr="00DF26E5">
              <w:rPr>
                <w:rFonts w:ascii="Century Gothic" w:eastAsia="微軟正黑體" w:hAnsi="Century Gothic" w:hint="eastAsia"/>
                <w:sz w:val="22"/>
              </w:rPr>
              <w:t>若您在申辦過程中有任何疑</w:t>
            </w:r>
            <w:r w:rsidRPr="00DF26E5">
              <w:rPr>
                <w:rFonts w:ascii="Century Gothic" w:eastAsia="微軟正黑體" w:hAnsi="Century Gothic" w:hint="eastAsia"/>
                <w:sz w:val="22"/>
              </w:rPr>
              <w:lastRenderedPageBreak/>
              <w:t>問，請洽客服專線</w:t>
            </w:r>
            <w:r w:rsidRPr="00DF26E5">
              <w:rPr>
                <w:rFonts w:ascii="Century Gothic" w:eastAsia="微軟正黑體" w:hAnsi="Century Gothic" w:hint="eastAsia"/>
                <w:sz w:val="22"/>
              </w:rPr>
              <w:t>(02)2528-7776/0800-058-888(</w:t>
            </w:r>
            <w:proofErr w:type="gramStart"/>
            <w:r w:rsidRPr="00DF26E5">
              <w:rPr>
                <w:rFonts w:ascii="Century Gothic" w:eastAsia="微軟正黑體" w:hAnsi="Century Gothic" w:hint="eastAsia"/>
                <w:sz w:val="22"/>
              </w:rPr>
              <w:t>限市話</w:t>
            </w:r>
            <w:proofErr w:type="gramEnd"/>
            <w:r w:rsidRPr="00DF26E5">
              <w:rPr>
                <w:rFonts w:ascii="Century Gothic" w:eastAsia="微軟正黑體" w:hAnsi="Century Gothic" w:hint="eastAsia"/>
                <w:sz w:val="22"/>
              </w:rPr>
              <w:t>)</w:t>
            </w:r>
          </w:p>
          <w:p w14:paraId="5C1A6D08" w14:textId="7894189C" w:rsidR="00DF26E5" w:rsidRDefault="00DF26E5" w:rsidP="00DF26E5">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※提醒您，使用前請備妥自然人憑證與讀卡機，並安裝驅動程式，更多資訊請至個人化資料自主運用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Pr>
                <w:rFonts w:ascii="Century Gothic" w:eastAsia="微軟正黑體" w:hAnsi="Century Gothic" w:hint="eastAsia"/>
                <w:sz w:val="22"/>
              </w:rPr>
              <w:t>。</w:t>
            </w:r>
          </w:p>
          <w:p w14:paraId="7C7915AD" w14:textId="77777777" w:rsidR="00DF26E5" w:rsidRDefault="00DF26E5" w:rsidP="00DF26E5">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適用</w:t>
            </w:r>
            <w:r w:rsidRPr="00DF26E5">
              <w:rPr>
                <w:rFonts w:ascii="Century Gothic" w:eastAsia="微軟正黑體" w:hAnsi="Century Gothic" w:hint="eastAsia"/>
                <w:sz w:val="22"/>
              </w:rPr>
              <w:t xml:space="preserve"> Chrome 80</w:t>
            </w:r>
            <w:r w:rsidRPr="00DF26E5">
              <w:rPr>
                <w:rFonts w:ascii="Century Gothic" w:eastAsia="微軟正黑體" w:hAnsi="Century Gothic" w:hint="eastAsia"/>
                <w:sz w:val="22"/>
              </w:rPr>
              <w:t>、</w:t>
            </w:r>
            <w:r w:rsidRPr="00DF26E5">
              <w:rPr>
                <w:rFonts w:ascii="Century Gothic" w:eastAsia="微軟正黑體" w:hAnsi="Century Gothic" w:hint="eastAsia"/>
                <w:sz w:val="22"/>
              </w:rPr>
              <w:t>Safari 13</w:t>
            </w:r>
            <w:r w:rsidRPr="00DF26E5">
              <w:rPr>
                <w:rFonts w:ascii="Century Gothic" w:eastAsia="微軟正黑體" w:hAnsi="Century Gothic" w:hint="eastAsia"/>
                <w:sz w:val="22"/>
              </w:rPr>
              <w:t>、</w:t>
            </w:r>
            <w:r w:rsidRPr="00DF26E5">
              <w:rPr>
                <w:rFonts w:ascii="Century Gothic" w:eastAsia="微軟正黑體" w:hAnsi="Century Gothic" w:hint="eastAsia"/>
                <w:sz w:val="22"/>
              </w:rPr>
              <w:t>Firefox 75</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Edge18 </w:t>
            </w:r>
            <w:r w:rsidRPr="00DF26E5">
              <w:rPr>
                <w:rFonts w:ascii="Century Gothic" w:eastAsia="微軟正黑體" w:hAnsi="Century Gothic" w:hint="eastAsia"/>
                <w:sz w:val="22"/>
              </w:rPr>
              <w:t>以上之版本，</w:t>
            </w:r>
            <w:r w:rsidRPr="00DF26E5">
              <w:rPr>
                <w:rFonts w:ascii="Century Gothic" w:eastAsia="微軟正黑體" w:hAnsi="Century Gothic" w:hint="eastAsia"/>
                <w:sz w:val="22"/>
              </w:rPr>
              <w:t xml:space="preserve">1280 x 1024 </w:t>
            </w:r>
            <w:r w:rsidRPr="00DF26E5">
              <w:rPr>
                <w:rFonts w:ascii="Century Gothic" w:eastAsia="微軟正黑體" w:hAnsi="Century Gothic" w:hint="eastAsia"/>
                <w:sz w:val="22"/>
              </w:rPr>
              <w:t>解析度瀏覽，不適用</w:t>
            </w:r>
            <w:r w:rsidRPr="00DF26E5">
              <w:rPr>
                <w:rFonts w:ascii="Century Gothic" w:eastAsia="微軟正黑體" w:hAnsi="Century Gothic" w:hint="eastAsia"/>
                <w:sz w:val="22"/>
              </w:rPr>
              <w:t>IE</w:t>
            </w:r>
            <w:r w:rsidRPr="00DF26E5">
              <w:rPr>
                <w:rFonts w:ascii="Century Gothic" w:eastAsia="微軟正黑體" w:hAnsi="Century Gothic" w:hint="eastAsia"/>
                <w:sz w:val="22"/>
              </w:rPr>
              <w:t>瀏覽器。手機適用</w:t>
            </w:r>
            <w:r w:rsidRPr="00DF26E5">
              <w:rPr>
                <w:rFonts w:ascii="Century Gothic" w:eastAsia="微軟正黑體" w:hAnsi="Century Gothic" w:hint="eastAsia"/>
                <w:sz w:val="22"/>
              </w:rPr>
              <w:t xml:space="preserve"> iOS 12.4</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Android 8.0 </w:t>
            </w:r>
            <w:r w:rsidRPr="00DF26E5">
              <w:rPr>
                <w:rFonts w:ascii="Century Gothic" w:eastAsia="微軟正黑體" w:hAnsi="Century Gothic" w:hint="eastAsia"/>
                <w:sz w:val="22"/>
              </w:rPr>
              <w:t>以上之系統。</w:t>
            </w:r>
            <w:r w:rsidRPr="00DF26E5">
              <w:rPr>
                <w:rFonts w:ascii="Century Gothic" w:eastAsia="微軟正黑體" w:hAnsi="Century Gothic" w:hint="eastAsia"/>
                <w:sz w:val="22"/>
              </w:rPr>
              <w:t xml:space="preserve"> </w:t>
            </w:r>
          </w:p>
          <w:p w14:paraId="5CBDBE21" w14:textId="77777777" w:rsidR="004F66DB" w:rsidRDefault="00DF26E5" w:rsidP="00DF26E5">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服務固定於每週三</w:t>
            </w:r>
            <w:proofErr w:type="gramStart"/>
            <w:r w:rsidRPr="00DF26E5">
              <w:rPr>
                <w:rFonts w:ascii="Century Gothic" w:eastAsia="微軟正黑體" w:hAnsi="Century Gothic" w:hint="eastAsia"/>
                <w:sz w:val="22"/>
              </w:rPr>
              <w:t>17</w:t>
            </w:r>
            <w:proofErr w:type="gramEnd"/>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w:t>
            </w:r>
            <w:r w:rsidRPr="00DF26E5">
              <w:rPr>
                <w:rFonts w:ascii="Century Gothic" w:eastAsia="微軟正黑體" w:hAnsi="Century Gothic" w:hint="eastAsia"/>
                <w:sz w:val="22"/>
              </w:rPr>
              <w:t>19</w:t>
            </w:r>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進行系統維護作業，屆時暫無法進行資料授權取用，造成不便，敬請見諒。</w:t>
            </w:r>
          </w:p>
          <w:p w14:paraId="5E2D59CC" w14:textId="4648E2BD" w:rsidR="00DF26E5" w:rsidRPr="00DF26E5" w:rsidRDefault="00DF26E5" w:rsidP="0039272F">
            <w:pPr>
              <w:pStyle w:val="af5"/>
              <w:numPr>
                <w:ilvl w:val="0"/>
                <w:numId w:val="66"/>
              </w:numPr>
              <w:spacing w:line="0" w:lineRule="atLeast"/>
              <w:ind w:leftChars="0"/>
              <w:rPr>
                <w:rFonts w:ascii="Century Gothic" w:eastAsia="微軟正黑體" w:hAnsi="Century Gothic"/>
                <w:sz w:val="22"/>
              </w:rPr>
            </w:pPr>
            <w:r>
              <w:rPr>
                <w:rFonts w:ascii="Century Gothic" w:eastAsia="微軟正黑體" w:hAnsi="Century Gothic" w:hint="eastAsia"/>
                <w:sz w:val="22"/>
              </w:rPr>
              <w:t>同意並前往</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spellStart"/>
            <w:r>
              <w:rPr>
                <w:rFonts w:ascii="Century Gothic" w:eastAsia="微軟正黑體" w:hAnsi="Century Gothic"/>
                <w:sz w:val="22"/>
              </w:rPr>
              <w:t>MyData</w:t>
            </w:r>
            <w:proofErr w:type="spellEnd"/>
            <w:r>
              <w:rPr>
                <w:rFonts w:ascii="Century Gothic" w:eastAsia="微軟正黑體" w:hAnsi="Century Gothic" w:hint="eastAsia"/>
                <w:sz w:val="22"/>
              </w:rPr>
              <w:t>頁面導引</w:t>
            </w:r>
            <w:r>
              <w:rPr>
                <w:rFonts w:ascii="Century Gothic" w:eastAsia="微軟正黑體" w:hAnsi="Century Gothic" w:hint="eastAsia"/>
                <w:sz w:val="22"/>
              </w:rPr>
              <w:t>(</w:t>
            </w:r>
            <w:r>
              <w:rPr>
                <w:rFonts w:ascii="Century Gothic" w:eastAsia="微軟正黑體" w:hAnsi="Century Gothic" w:hint="eastAsia"/>
                <w:sz w:val="22"/>
              </w:rPr>
              <w:t>內嵌</w:t>
            </w:r>
            <w:r>
              <w:rPr>
                <w:rFonts w:ascii="Century Gothic" w:eastAsia="微軟正黑體" w:hAnsi="Century Gothic" w:hint="eastAsia"/>
                <w:sz w:val="22"/>
              </w:rPr>
              <w:t>)</w:t>
            </w:r>
          </w:p>
        </w:tc>
      </w:tr>
    </w:tbl>
    <w:p w14:paraId="0A8DBB5D" w14:textId="77777777" w:rsidR="004F66DB" w:rsidRPr="008F50FB" w:rsidRDefault="004F66DB" w:rsidP="004F66DB">
      <w:pPr>
        <w:spacing w:line="0" w:lineRule="atLeast"/>
        <w:outlineLvl w:val="2"/>
        <w:rPr>
          <w:rFonts w:ascii="Century Gothic" w:eastAsia="微軟正黑體" w:hAnsi="Century Gothic"/>
          <w:b/>
          <w:sz w:val="22"/>
        </w:rPr>
      </w:pPr>
    </w:p>
    <w:p w14:paraId="3EC659A1" w14:textId="7B0FC000" w:rsidR="00DF26E5" w:rsidRPr="007F7E1A" w:rsidRDefault="00DF26E5" w:rsidP="0039272F">
      <w:pPr>
        <w:pStyle w:val="af5"/>
        <w:numPr>
          <w:ilvl w:val="0"/>
          <w:numId w:val="30"/>
        </w:numPr>
        <w:spacing w:line="0" w:lineRule="atLeast"/>
        <w:ind w:leftChars="0"/>
        <w:outlineLvl w:val="3"/>
        <w:rPr>
          <w:rFonts w:ascii="Century Gothic" w:eastAsia="微軟正黑體" w:hAnsi="Century Gothic"/>
          <w:sz w:val="22"/>
          <w:highlight w:val="cyan"/>
        </w:rPr>
      </w:pPr>
      <w:r w:rsidRPr="007F7E1A">
        <w:rPr>
          <w:rFonts w:ascii="Century Gothic" w:eastAsia="微軟正黑體" w:hAnsi="Century Gothic" w:hint="eastAsia"/>
          <w:sz w:val="22"/>
          <w:highlight w:val="cyan"/>
        </w:rPr>
        <w:t>申辦進度</w:t>
      </w:r>
    </w:p>
    <w:p w14:paraId="5A695AF1" w14:textId="4FE9ADF1" w:rsidR="00DF26E5" w:rsidRPr="004F66DB" w:rsidRDefault="00DF26E5" w:rsidP="00DF26E5">
      <w:pPr>
        <w:pStyle w:val="af5"/>
        <w:spacing w:line="0" w:lineRule="atLeast"/>
        <w:ind w:leftChars="0"/>
        <w:outlineLvl w:val="3"/>
        <w:rPr>
          <w:rFonts w:ascii="Century Gothic" w:eastAsia="微軟正黑體" w:hAnsi="Century Gothic"/>
          <w:sz w:val="22"/>
        </w:rPr>
      </w:pPr>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甲狀態</w:t>
      </w:r>
      <w:r>
        <w:rPr>
          <w:rFonts w:ascii="Century Gothic" w:eastAsia="微軟正黑體" w:hAnsi="Century Gothic" w:hint="eastAsia"/>
          <w:sz w:val="22"/>
        </w:rPr>
        <w:t>)-</w:t>
      </w:r>
      <w:r>
        <w:rPr>
          <w:rFonts w:ascii="Century Gothic" w:eastAsia="微軟正黑體" w:hAnsi="Century Gothic" w:hint="eastAsia"/>
          <w:sz w:val="22"/>
        </w:rPr>
        <w:t>查詢申辦進度</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141"/>
        <w:gridCol w:w="6345"/>
      </w:tblGrid>
      <w:tr w:rsidR="00DF26E5" w14:paraId="471B4478" w14:textId="77777777" w:rsidTr="001409F9">
        <w:trPr>
          <w:trHeight w:val="80"/>
        </w:trPr>
        <w:tc>
          <w:tcPr>
            <w:tcW w:w="2710" w:type="dxa"/>
            <w:tcBorders>
              <w:bottom w:val="single" w:sz="4" w:space="0" w:color="auto"/>
            </w:tcBorders>
            <w:shd w:val="clear" w:color="auto" w:fill="D9D9D9" w:themeFill="background1" w:themeFillShade="D9"/>
          </w:tcPr>
          <w:p w14:paraId="16D2A725" w14:textId="3D09404A" w:rsidR="00DF26E5" w:rsidRDefault="003B7888"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申辦進度</w:t>
            </w:r>
          </w:p>
        </w:tc>
        <w:tc>
          <w:tcPr>
            <w:tcW w:w="1141" w:type="dxa"/>
            <w:tcBorders>
              <w:bottom w:val="single" w:sz="4" w:space="0" w:color="auto"/>
            </w:tcBorders>
            <w:shd w:val="clear" w:color="auto" w:fill="D9D9D9" w:themeFill="background1" w:themeFillShade="D9"/>
          </w:tcPr>
          <w:p w14:paraId="2A62F6E2" w14:textId="77777777" w:rsidR="00DF26E5" w:rsidRDefault="00DF26E5"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31A5F7AC" w14:textId="77777777" w:rsidR="00DF26E5" w:rsidRDefault="00DF26E5"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3B7888" w14:paraId="2C54BE62" w14:textId="77777777" w:rsidTr="001409F9">
        <w:tblPrEx>
          <w:tblCellMar>
            <w:left w:w="28" w:type="dxa"/>
            <w:right w:w="28" w:type="dxa"/>
          </w:tblCellMar>
        </w:tblPrEx>
        <w:trPr>
          <w:trHeight w:val="227"/>
        </w:trPr>
        <w:tc>
          <w:tcPr>
            <w:tcW w:w="2710" w:type="dxa"/>
            <w:vMerge w:val="restart"/>
            <w:tcBorders>
              <w:bottom w:val="single" w:sz="4" w:space="0" w:color="auto"/>
            </w:tcBorders>
          </w:tcPr>
          <w:p w14:paraId="7C1E9844" w14:textId="00939FAB" w:rsidR="003B7888" w:rsidRDefault="003B7888" w:rsidP="003B7888">
            <w:pPr>
              <w:spacing w:line="0" w:lineRule="atLeast"/>
              <w:jc w:val="center"/>
              <w:rPr>
                <w:noProof/>
              </w:rPr>
            </w:pPr>
            <w:r>
              <w:rPr>
                <w:noProof/>
              </w:rPr>
              <w:drawing>
                <wp:inline distT="0" distB="0" distL="0" distR="0" wp14:anchorId="3A61152D" wp14:editId="3EBE01B6">
                  <wp:extent cx="1584000" cy="3725451"/>
                  <wp:effectExtent l="0" t="0" r="0" b="8890"/>
                  <wp:docPr id="70" name="圖片 127">
                    <a:extLst xmlns:a="http://schemas.openxmlformats.org/drawingml/2006/main">
                      <a:ext uri="{FF2B5EF4-FFF2-40B4-BE49-F238E27FC236}">
                        <a16:creationId xmlns:a16="http://schemas.microsoft.com/office/drawing/2014/main" id="{82ACC5F4-48BC-415F-A277-C355D0640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圖片 127">
                            <a:extLst>
                              <a:ext uri="{FF2B5EF4-FFF2-40B4-BE49-F238E27FC236}">
                                <a16:creationId xmlns:a16="http://schemas.microsoft.com/office/drawing/2014/main" id="{82ACC5F4-48BC-415F-A277-C355D0640DDA}"/>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b="13602"/>
                          <a:stretch/>
                        </pic:blipFill>
                        <pic:spPr bwMode="auto">
                          <a:xfrm>
                            <a:off x="0" y="0"/>
                            <a:ext cx="1584000" cy="3725451"/>
                          </a:xfrm>
                          <a:prstGeom prst="rect">
                            <a:avLst/>
                          </a:prstGeom>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auto"/>
            </w:tcBorders>
          </w:tcPr>
          <w:p w14:paraId="3CC45F64" w14:textId="5C1B4A2B" w:rsidR="003B7888" w:rsidRDefault="003B7888" w:rsidP="003B7888">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345" w:type="dxa"/>
            <w:tcBorders>
              <w:bottom w:val="single" w:sz="4" w:space="0" w:color="auto"/>
            </w:tcBorders>
          </w:tcPr>
          <w:p w14:paraId="3716F012" w14:textId="1BF6C598" w:rsidR="003B7888" w:rsidRDefault="003B7888" w:rsidP="0039272F">
            <w:pPr>
              <w:pStyle w:val="af5"/>
              <w:numPr>
                <w:ilvl w:val="0"/>
                <w:numId w:val="68"/>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w:t>
            </w:r>
            <w:r>
              <w:rPr>
                <w:rFonts w:ascii="Century Gothic" w:eastAsia="微軟正黑體" w:hAnsi="Century Gothic"/>
                <w:sz w:val="22"/>
              </w:rPr>
              <w:t>ID</w:t>
            </w:r>
            <w:r>
              <w:rPr>
                <w:rFonts w:ascii="Century Gothic" w:eastAsia="微軟正黑體" w:hAnsi="Century Gothic" w:hint="eastAsia"/>
                <w:sz w:val="22"/>
              </w:rPr>
              <w:t>申辦進度卡片列表</w:t>
            </w:r>
          </w:p>
          <w:p w14:paraId="77B70E39" w14:textId="7558C9AD" w:rsidR="003B7888" w:rsidRPr="003B7888" w:rsidRDefault="003B7888" w:rsidP="0039272F">
            <w:pPr>
              <w:pStyle w:val="af5"/>
              <w:numPr>
                <w:ilvl w:val="0"/>
                <w:numId w:val="68"/>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4B812531" w14:textId="73078C66" w:rsidR="003B7888" w:rsidRDefault="003B7888" w:rsidP="0039272F">
            <w:pPr>
              <w:pStyle w:val="af5"/>
              <w:numPr>
                <w:ilvl w:val="0"/>
                <w:numId w:val="69"/>
              </w:numPr>
              <w:spacing w:line="0" w:lineRule="atLeast"/>
              <w:ind w:leftChars="0"/>
              <w:rPr>
                <w:rFonts w:ascii="Century Gothic" w:eastAsia="微軟正黑體" w:hAnsi="Century Gothic"/>
                <w:sz w:val="22"/>
              </w:rPr>
            </w:pPr>
            <w:proofErr w:type="gramStart"/>
            <w:r>
              <w:rPr>
                <w:rFonts w:ascii="Century Gothic" w:eastAsia="微軟正黑體" w:hAnsi="Century Gothic" w:hint="eastAsia"/>
                <w:sz w:val="22"/>
              </w:rPr>
              <w:t>卡圖</w:t>
            </w:r>
            <w:proofErr w:type="gramEnd"/>
            <w:r>
              <w:rPr>
                <w:rFonts w:ascii="Century Gothic" w:eastAsia="微軟正黑體" w:hAnsi="Century Gothic" w:hint="eastAsia"/>
                <w:sz w:val="22"/>
              </w:rPr>
              <w:t>：依前述來源</w:t>
            </w:r>
          </w:p>
          <w:p w14:paraId="49341149" w14:textId="77777777" w:rsidR="003B7888" w:rsidRDefault="003B7888" w:rsidP="0039272F">
            <w:pPr>
              <w:pStyle w:val="af5"/>
              <w:numPr>
                <w:ilvl w:val="0"/>
                <w:numId w:val="69"/>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w:t>
            </w:r>
            <w:proofErr w:type="gramStart"/>
            <w:r>
              <w:rPr>
                <w:rFonts w:ascii="Century Gothic" w:eastAsia="微軟正黑體" w:hAnsi="Century Gothic" w:hint="eastAsia"/>
                <w:sz w:val="22"/>
              </w:rPr>
              <w:t>卡名需</w:t>
            </w:r>
            <w:proofErr w:type="gramEnd"/>
            <w:r>
              <w:rPr>
                <w:rFonts w:ascii="Century Gothic" w:eastAsia="微軟正黑體" w:hAnsi="Century Gothic" w:hint="eastAsia"/>
                <w:sz w:val="22"/>
              </w:rPr>
              <w:t>完整顯示，最多</w:t>
            </w:r>
            <w:r>
              <w:rPr>
                <w:rFonts w:ascii="Century Gothic" w:eastAsia="微軟正黑體" w:hAnsi="Century Gothic" w:hint="eastAsia"/>
                <w:sz w:val="22"/>
              </w:rPr>
              <w:t>20</w:t>
            </w:r>
            <w:r w:rsidRPr="00925711">
              <w:rPr>
                <w:rFonts w:ascii="Century Gothic" w:eastAsia="微軟正黑體" w:hAnsi="Century Gothic" w:hint="eastAsia"/>
                <w:sz w:val="22"/>
              </w:rPr>
              <w:t>字</w:t>
            </w:r>
          </w:p>
          <w:p w14:paraId="7C29216A" w14:textId="5E2D3AD7" w:rsidR="003B7888" w:rsidRDefault="003B7888" w:rsidP="0039272F">
            <w:pPr>
              <w:pStyle w:val="af5"/>
              <w:numPr>
                <w:ilvl w:val="0"/>
                <w:numId w:val="69"/>
              </w:numPr>
              <w:spacing w:line="0" w:lineRule="atLeast"/>
              <w:ind w:leftChars="0"/>
              <w:rPr>
                <w:rFonts w:ascii="Century Gothic" w:eastAsia="微軟正黑體" w:hAnsi="Century Gothic"/>
                <w:sz w:val="22"/>
              </w:rPr>
            </w:pPr>
            <w:r>
              <w:rPr>
                <w:rFonts w:ascii="Century Gothic" w:eastAsia="微軟正黑體" w:hAnsi="Century Gothic" w:hint="eastAsia"/>
                <w:sz w:val="22"/>
              </w:rPr>
              <w:t>卡號資訊：國際發卡組織、卡號</w:t>
            </w:r>
            <w:r w:rsidRPr="002A63DD">
              <w:rPr>
                <w:rFonts w:ascii="Century Gothic" w:eastAsia="微軟正黑體" w:hAnsi="Century Gothic" w:hint="eastAsia"/>
                <w:sz w:val="22"/>
              </w:rPr>
              <w:t>(</w:t>
            </w:r>
            <w:proofErr w:type="gramStart"/>
            <w:r w:rsidRPr="002A63DD">
              <w:rPr>
                <w:rFonts w:ascii="Century Gothic" w:eastAsia="微軟正黑體" w:hAnsi="Century Gothic" w:hint="eastAsia"/>
                <w:sz w:val="22"/>
              </w:rPr>
              <w:t>隱碼</w:t>
            </w:r>
            <w:proofErr w:type="gramEnd"/>
            <w:r w:rsidRPr="002A63DD">
              <w:rPr>
                <w:rFonts w:ascii="Century Gothic" w:eastAsia="微軟正黑體" w:hAnsi="Century Gothic" w:hint="eastAsia"/>
                <w:sz w:val="22"/>
              </w:rPr>
              <w:t>)</w:t>
            </w:r>
          </w:p>
          <w:p w14:paraId="3CDCEDDE" w14:textId="1793A7DA" w:rsidR="007F7E1A" w:rsidRPr="007F7E1A" w:rsidRDefault="003B7888" w:rsidP="0039272F">
            <w:pPr>
              <w:pStyle w:val="af5"/>
              <w:numPr>
                <w:ilvl w:val="0"/>
                <w:numId w:val="69"/>
              </w:numPr>
              <w:spacing w:line="0" w:lineRule="atLeast"/>
              <w:ind w:leftChars="0"/>
              <w:rPr>
                <w:rFonts w:ascii="Century Gothic" w:eastAsia="微軟正黑體" w:hAnsi="Century Gothic"/>
                <w:sz w:val="22"/>
              </w:rPr>
            </w:pPr>
            <w:r>
              <w:rPr>
                <w:rFonts w:ascii="Century Gothic" w:eastAsia="微軟正黑體" w:hAnsi="Century Gothic" w:hint="eastAsia"/>
                <w:sz w:val="22"/>
              </w:rPr>
              <w:t>申辦進度說明：</w:t>
            </w:r>
            <w:r w:rsidRPr="003B7888">
              <w:rPr>
                <w:rFonts w:ascii="Century Gothic" w:eastAsia="微軟正黑體" w:hAnsi="Century Gothic" w:hint="eastAsia"/>
                <w:sz w:val="22"/>
              </w:rPr>
              <w:t>查詢此卡片進度說明，將依照後台回覆「申請狀態」資訊顯示</w:t>
            </w:r>
          </w:p>
          <w:p w14:paraId="6ED2927B" w14:textId="169B270C" w:rsidR="003B7888" w:rsidRDefault="007F7E1A" w:rsidP="0039272F">
            <w:pPr>
              <w:pStyle w:val="af5"/>
              <w:numPr>
                <w:ilvl w:val="0"/>
                <w:numId w:val="69"/>
              </w:numPr>
              <w:spacing w:line="0" w:lineRule="atLeast"/>
              <w:ind w:leftChars="0"/>
              <w:rPr>
                <w:rFonts w:ascii="Century Gothic" w:eastAsia="微軟正黑體" w:hAnsi="Century Gothic"/>
                <w:sz w:val="22"/>
              </w:rPr>
            </w:pPr>
            <w:r>
              <w:rPr>
                <w:rFonts w:ascii="Century Gothic" w:eastAsia="微軟正黑體" w:hAnsi="Century Gothic" w:hint="eastAsia"/>
                <w:sz w:val="22"/>
              </w:rPr>
              <w:t>狀態時間：顯示此卡片最新更新狀態時間</w:t>
            </w:r>
          </w:p>
          <w:p w14:paraId="5935AA76" w14:textId="7EADD8FC" w:rsidR="007F7E1A" w:rsidRDefault="007F7E1A" w:rsidP="0039272F">
            <w:pPr>
              <w:pStyle w:val="af5"/>
              <w:numPr>
                <w:ilvl w:val="0"/>
                <w:numId w:val="69"/>
              </w:numPr>
              <w:spacing w:line="0" w:lineRule="atLeast"/>
              <w:ind w:leftChars="0"/>
              <w:rPr>
                <w:rFonts w:ascii="Century Gothic" w:eastAsia="微軟正黑體" w:hAnsi="Century Gothic"/>
                <w:sz w:val="22"/>
              </w:rPr>
            </w:pPr>
            <w:r>
              <w:rPr>
                <w:rFonts w:ascii="Century Gothic" w:eastAsia="微軟正黑體" w:hAnsi="Century Gothic" w:hint="eastAsia"/>
                <w:sz w:val="22"/>
              </w:rPr>
              <w:t>狀態</w:t>
            </w:r>
            <w:r>
              <w:rPr>
                <w:rFonts w:ascii="Century Gothic" w:eastAsia="微軟正黑體" w:hAnsi="Century Gothic"/>
                <w:sz w:val="22"/>
              </w:rPr>
              <w:t>icon</w:t>
            </w:r>
            <w:r>
              <w:rPr>
                <w:rFonts w:ascii="Century Gothic" w:eastAsia="微軟正黑體" w:hAnsi="Century Gothic" w:hint="eastAsia"/>
                <w:sz w:val="22"/>
              </w:rPr>
              <w:t>：</w:t>
            </w:r>
          </w:p>
          <w:p w14:paraId="6E6A35E7" w14:textId="0CE6F2A4" w:rsidR="007F7E1A" w:rsidRDefault="007F7E1A" w:rsidP="0039272F">
            <w:pPr>
              <w:pStyle w:val="af5"/>
              <w:numPr>
                <w:ilvl w:val="0"/>
                <w:numId w:val="70"/>
              </w:numPr>
              <w:spacing w:line="0" w:lineRule="atLeast"/>
              <w:ind w:leftChars="0"/>
              <w:rPr>
                <w:rFonts w:ascii="Century Gothic" w:eastAsia="微軟正黑體" w:hAnsi="Century Gothic"/>
                <w:sz w:val="22"/>
              </w:rPr>
            </w:pPr>
            <w:r>
              <w:rPr>
                <w:rFonts w:ascii="Century Gothic" w:eastAsia="微軟正黑體" w:hAnsi="Century Gothic" w:hint="eastAsia"/>
                <w:sz w:val="22"/>
              </w:rPr>
              <w:t>打勾：已核卡</w:t>
            </w:r>
          </w:p>
          <w:p w14:paraId="25A7AAEB" w14:textId="481F247F" w:rsidR="003B7888" w:rsidRPr="007F7E1A" w:rsidRDefault="007F7E1A" w:rsidP="0039272F">
            <w:pPr>
              <w:pStyle w:val="af5"/>
              <w:numPr>
                <w:ilvl w:val="0"/>
                <w:numId w:val="70"/>
              </w:numPr>
              <w:spacing w:line="0" w:lineRule="atLeast"/>
              <w:ind w:leftChars="0"/>
              <w:rPr>
                <w:rFonts w:ascii="Century Gothic" w:eastAsia="微軟正黑體" w:hAnsi="Century Gothic"/>
                <w:sz w:val="22"/>
              </w:rPr>
            </w:pPr>
            <w:r>
              <w:rPr>
                <w:rFonts w:ascii="Century Gothic" w:eastAsia="微軟正黑體" w:hAnsi="Century Gothic" w:hint="eastAsia"/>
                <w:sz w:val="22"/>
              </w:rPr>
              <w:t>驚嘆號：未核卡</w:t>
            </w:r>
          </w:p>
        </w:tc>
      </w:tr>
      <w:tr w:rsidR="007F7E1A" w14:paraId="4D7251FF" w14:textId="77777777" w:rsidTr="001409F9">
        <w:tblPrEx>
          <w:tblCellMar>
            <w:left w:w="28" w:type="dxa"/>
            <w:right w:w="28" w:type="dxa"/>
          </w:tblCellMar>
        </w:tblPrEx>
        <w:trPr>
          <w:trHeight w:val="227"/>
        </w:trPr>
        <w:tc>
          <w:tcPr>
            <w:tcW w:w="2710" w:type="dxa"/>
            <w:vMerge/>
            <w:tcBorders>
              <w:bottom w:val="single" w:sz="4" w:space="0" w:color="auto"/>
            </w:tcBorders>
          </w:tcPr>
          <w:p w14:paraId="3A0F3A2F" w14:textId="77777777" w:rsidR="007F7E1A" w:rsidRDefault="007F7E1A" w:rsidP="003B7888">
            <w:pPr>
              <w:spacing w:line="0" w:lineRule="atLeast"/>
              <w:jc w:val="center"/>
              <w:rPr>
                <w:noProof/>
              </w:rPr>
            </w:pPr>
          </w:p>
        </w:tc>
        <w:tc>
          <w:tcPr>
            <w:tcW w:w="1141" w:type="dxa"/>
            <w:tcBorders>
              <w:bottom w:val="single" w:sz="4" w:space="0" w:color="auto"/>
            </w:tcBorders>
          </w:tcPr>
          <w:p w14:paraId="7537F350" w14:textId="2903AE3A" w:rsidR="007F7E1A" w:rsidRDefault="007F7E1A" w:rsidP="003B7888">
            <w:pPr>
              <w:spacing w:line="0" w:lineRule="atLeast"/>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bottom w:val="single" w:sz="4" w:space="0" w:color="auto"/>
            </w:tcBorders>
          </w:tcPr>
          <w:p w14:paraId="7E7E46E2" w14:textId="53BB2F16" w:rsidR="007F7E1A" w:rsidRDefault="007F7E1A" w:rsidP="0039272F">
            <w:pPr>
              <w:pStyle w:val="af5"/>
              <w:numPr>
                <w:ilvl w:val="0"/>
                <w:numId w:val="7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返回原頁</w:t>
            </w:r>
            <w:proofErr w:type="gramEnd"/>
          </w:p>
        </w:tc>
      </w:tr>
      <w:tr w:rsidR="007F7E1A" w14:paraId="49087E88" w14:textId="77777777" w:rsidTr="001409F9">
        <w:tblPrEx>
          <w:tblCellMar>
            <w:left w:w="28" w:type="dxa"/>
            <w:right w:w="28" w:type="dxa"/>
          </w:tblCellMar>
        </w:tblPrEx>
        <w:trPr>
          <w:trHeight w:val="227"/>
        </w:trPr>
        <w:tc>
          <w:tcPr>
            <w:tcW w:w="2710" w:type="dxa"/>
            <w:vMerge/>
            <w:tcBorders>
              <w:bottom w:val="single" w:sz="4" w:space="0" w:color="auto"/>
            </w:tcBorders>
          </w:tcPr>
          <w:p w14:paraId="51857137" w14:textId="77777777" w:rsidR="007F7E1A" w:rsidRDefault="007F7E1A" w:rsidP="003B7888">
            <w:pPr>
              <w:spacing w:line="0" w:lineRule="atLeast"/>
              <w:jc w:val="center"/>
              <w:rPr>
                <w:noProof/>
              </w:rPr>
            </w:pPr>
          </w:p>
        </w:tc>
        <w:tc>
          <w:tcPr>
            <w:tcW w:w="1141" w:type="dxa"/>
            <w:tcBorders>
              <w:bottom w:val="single" w:sz="4" w:space="0" w:color="auto"/>
            </w:tcBorders>
          </w:tcPr>
          <w:p w14:paraId="0755377B" w14:textId="15D198B2" w:rsidR="007F7E1A" w:rsidRDefault="007F7E1A" w:rsidP="003B7888">
            <w:pPr>
              <w:spacing w:line="0" w:lineRule="atLeast"/>
              <w:rPr>
                <w:rFonts w:ascii="Century Gothic" w:eastAsia="微軟正黑體" w:hAnsi="Century Gothic"/>
                <w:sz w:val="22"/>
              </w:rPr>
            </w:pPr>
            <w:r w:rsidRPr="007F7E1A">
              <w:rPr>
                <w:rFonts w:ascii="Century Gothic" w:eastAsia="微軟正黑體" w:hAnsi="Century Gothic" w:hint="eastAsia"/>
                <w:sz w:val="22"/>
                <w:highlight w:val="cyan"/>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bottom w:val="single" w:sz="4" w:space="0" w:color="auto"/>
            </w:tcBorders>
          </w:tcPr>
          <w:p w14:paraId="6B3E1DC2" w14:textId="59127678" w:rsidR="007F7E1A" w:rsidRDefault="007F7E1A" w:rsidP="0039272F">
            <w:pPr>
              <w:pStyle w:val="af5"/>
              <w:numPr>
                <w:ilvl w:val="0"/>
                <w:numId w:val="72"/>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Pr="00096009">
              <w:rPr>
                <w:rFonts w:ascii="Century Gothic" w:eastAsia="微軟正黑體" w:hAnsi="Century Gothic" w:hint="eastAsia"/>
                <w:sz w:val="22"/>
              </w:rPr>
              <w:t>開啟</w:t>
            </w:r>
            <w:r w:rsidRPr="00096009">
              <w:rPr>
                <w:rFonts w:ascii="Century Gothic" w:eastAsia="微軟正黑體" w:hAnsi="Century Gothic" w:hint="eastAsia"/>
                <w:sz w:val="22"/>
                <w:highlight w:val="green"/>
              </w:rPr>
              <w:t>聯繫客服</w:t>
            </w:r>
          </w:p>
        </w:tc>
      </w:tr>
    </w:tbl>
    <w:p w14:paraId="00520528" w14:textId="2E053BDD" w:rsidR="002C2DC7" w:rsidRDefault="002C2DC7" w:rsidP="00563F33">
      <w:pPr>
        <w:spacing w:line="0" w:lineRule="atLeast"/>
        <w:outlineLvl w:val="2"/>
        <w:rPr>
          <w:rFonts w:ascii="Century Gothic" w:eastAsia="微軟正黑體" w:hAnsi="Century Gothic"/>
          <w:b/>
          <w:sz w:val="22"/>
        </w:rPr>
      </w:pPr>
    </w:p>
    <w:p w14:paraId="0C121D93" w14:textId="4D84B33C" w:rsidR="004F66DB" w:rsidRPr="00DF26E5" w:rsidRDefault="002C2DC7" w:rsidP="002C2DC7">
      <w:pPr>
        <w:widowControl/>
        <w:rPr>
          <w:rFonts w:ascii="Century Gothic" w:eastAsia="微軟正黑體" w:hAnsi="Century Gothic"/>
          <w:b/>
          <w:sz w:val="22"/>
        </w:rPr>
      </w:pPr>
      <w:r>
        <w:rPr>
          <w:rFonts w:ascii="Century Gothic" w:eastAsia="微軟正黑體" w:hAnsi="Century Gothic"/>
          <w:b/>
          <w:sz w:val="22"/>
        </w:rPr>
        <w:br w:type="page"/>
      </w:r>
    </w:p>
    <w:p w14:paraId="3CF104A2" w14:textId="270E51F3" w:rsidR="007F7E1A" w:rsidRPr="007F7E1A" w:rsidRDefault="007F7E1A" w:rsidP="0039272F">
      <w:pPr>
        <w:pStyle w:val="af5"/>
        <w:numPr>
          <w:ilvl w:val="0"/>
          <w:numId w:val="30"/>
        </w:numPr>
        <w:spacing w:line="0" w:lineRule="atLeast"/>
        <w:ind w:leftChars="0"/>
        <w:outlineLvl w:val="3"/>
        <w:rPr>
          <w:rFonts w:ascii="Century Gothic" w:eastAsia="微軟正黑體" w:hAnsi="Century Gothic"/>
          <w:sz w:val="22"/>
        </w:rPr>
      </w:pPr>
      <w:r w:rsidRPr="007F7E1A">
        <w:rPr>
          <w:rFonts w:ascii="Century Gothic" w:eastAsia="微軟正黑體" w:hAnsi="Century Gothic" w:hint="eastAsia"/>
          <w:sz w:val="22"/>
        </w:rPr>
        <w:lastRenderedPageBreak/>
        <w:t>回饋消費明細</w:t>
      </w:r>
    </w:p>
    <w:p w14:paraId="054BA22E" w14:textId="7B91DBD1" w:rsidR="007F7E1A" w:rsidRPr="004F66DB" w:rsidRDefault="007F7E1A" w:rsidP="007F7E1A">
      <w:pPr>
        <w:pStyle w:val="af5"/>
        <w:spacing w:line="0" w:lineRule="atLeast"/>
        <w:ind w:leftChars="0"/>
        <w:outlineLvl w:val="3"/>
        <w:rPr>
          <w:rFonts w:ascii="Century Gothic" w:eastAsia="微軟正黑體" w:hAnsi="Century Gothic"/>
          <w:sz w:val="22"/>
        </w:rPr>
      </w:pPr>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乙</w:t>
      </w:r>
      <w:proofErr w:type="gramStart"/>
      <w:r>
        <w:rPr>
          <w:rFonts w:ascii="Century Gothic" w:eastAsia="微軟正黑體" w:hAnsi="Century Gothic" w:hint="eastAsia"/>
          <w:sz w:val="22"/>
        </w:rPr>
        <w:t>丙丁戊己</w:t>
      </w:r>
      <w:proofErr w:type="gramEnd"/>
      <w:r>
        <w:rPr>
          <w:rFonts w:ascii="Century Gothic" w:eastAsia="微軟正黑體" w:hAnsi="Century Gothic" w:hint="eastAsia"/>
          <w:sz w:val="22"/>
        </w:rPr>
        <w:t>狀態</w:t>
      </w:r>
      <w:r>
        <w:rPr>
          <w:rFonts w:ascii="Century Gothic" w:eastAsia="微軟正黑體" w:hAnsi="Century Gothic" w:hint="eastAsia"/>
          <w:sz w:val="22"/>
        </w:rPr>
        <w:t>)-</w:t>
      </w:r>
      <w:r>
        <w:rPr>
          <w:rFonts w:ascii="Century Gothic" w:eastAsia="微軟正黑體" w:hAnsi="Century Gothic" w:hint="eastAsia"/>
          <w:sz w:val="22"/>
        </w:rPr>
        <w:t>回饋</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141"/>
        <w:gridCol w:w="6345"/>
      </w:tblGrid>
      <w:tr w:rsidR="007F7E1A" w14:paraId="0B9358A0" w14:textId="77777777" w:rsidTr="001409F9">
        <w:trPr>
          <w:trHeight w:val="80"/>
        </w:trPr>
        <w:tc>
          <w:tcPr>
            <w:tcW w:w="2710" w:type="dxa"/>
            <w:tcBorders>
              <w:bottom w:val="single" w:sz="4" w:space="0" w:color="auto"/>
            </w:tcBorders>
            <w:shd w:val="clear" w:color="auto" w:fill="D9D9D9" w:themeFill="background1" w:themeFillShade="D9"/>
          </w:tcPr>
          <w:p w14:paraId="419984B2" w14:textId="39E52F7F" w:rsidR="007F7E1A" w:rsidRDefault="007F7E1A"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回饋消費明細</w:t>
            </w:r>
          </w:p>
        </w:tc>
        <w:tc>
          <w:tcPr>
            <w:tcW w:w="1141" w:type="dxa"/>
            <w:tcBorders>
              <w:bottom w:val="single" w:sz="4" w:space="0" w:color="auto"/>
            </w:tcBorders>
            <w:shd w:val="clear" w:color="auto" w:fill="D9D9D9" w:themeFill="background1" w:themeFillShade="D9"/>
          </w:tcPr>
          <w:p w14:paraId="39846D2B" w14:textId="77777777" w:rsidR="007F7E1A" w:rsidRDefault="007F7E1A"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285CCF8F" w14:textId="77777777" w:rsidR="007F7E1A" w:rsidRDefault="007F7E1A"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7F7E1A" w14:paraId="60D1B712" w14:textId="77777777" w:rsidTr="001409F9">
        <w:tblPrEx>
          <w:tblCellMar>
            <w:left w:w="28" w:type="dxa"/>
            <w:right w:w="28" w:type="dxa"/>
          </w:tblCellMar>
        </w:tblPrEx>
        <w:trPr>
          <w:trHeight w:val="227"/>
        </w:trPr>
        <w:tc>
          <w:tcPr>
            <w:tcW w:w="2710" w:type="dxa"/>
            <w:tcBorders>
              <w:bottom w:val="single" w:sz="4" w:space="0" w:color="auto"/>
            </w:tcBorders>
          </w:tcPr>
          <w:p w14:paraId="2EBBA407" w14:textId="6896E3D0" w:rsidR="007F7E1A" w:rsidRDefault="007F7E1A" w:rsidP="001409F9">
            <w:pPr>
              <w:spacing w:line="0" w:lineRule="atLeast"/>
              <w:jc w:val="center"/>
              <w:rPr>
                <w:noProof/>
              </w:rPr>
            </w:pPr>
            <w:r>
              <w:rPr>
                <w:noProof/>
              </w:rPr>
              <w:drawing>
                <wp:inline distT="0" distB="0" distL="0" distR="0" wp14:anchorId="7FAE86E3" wp14:editId="7B0EA2AA">
                  <wp:extent cx="1584000" cy="3119630"/>
                  <wp:effectExtent l="0" t="0" r="0" b="5080"/>
                  <wp:docPr id="73" name="圖片 27">
                    <a:extLst xmlns:a="http://schemas.openxmlformats.org/drawingml/2006/main">
                      <a:ext uri="{FF2B5EF4-FFF2-40B4-BE49-F238E27FC236}">
                        <a16:creationId xmlns:a16="http://schemas.microsoft.com/office/drawing/2014/main" id="{8CE91AFA-D19E-43A6-9C6B-E2C20077C3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7">
                            <a:extLst>
                              <a:ext uri="{FF2B5EF4-FFF2-40B4-BE49-F238E27FC236}">
                                <a16:creationId xmlns:a16="http://schemas.microsoft.com/office/drawing/2014/main" id="{8CE91AFA-D19E-43A6-9C6B-E2C20077C348}"/>
                              </a:ext>
                            </a:extLst>
                          </pic:cNvPr>
                          <pic:cNvPicPr>
                            <a:picLocks noChangeAspect="1"/>
                          </pic:cNvPicPr>
                        </pic:nvPicPr>
                        <pic:blipFill rotWithShape="1">
                          <a:blip r:embed="rId29"/>
                          <a:srcRect t="-1" b="8162"/>
                          <a:stretch/>
                        </pic:blipFill>
                        <pic:spPr bwMode="auto">
                          <a:xfrm>
                            <a:off x="0" y="0"/>
                            <a:ext cx="1584000" cy="3119630"/>
                          </a:xfrm>
                          <a:prstGeom prst="rect">
                            <a:avLst/>
                          </a:prstGeom>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auto"/>
            </w:tcBorders>
          </w:tcPr>
          <w:p w14:paraId="6F907955" w14:textId="77777777" w:rsidR="007F7E1A" w:rsidRDefault="007F7E1A" w:rsidP="001409F9">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345" w:type="dxa"/>
            <w:tcBorders>
              <w:bottom w:val="single" w:sz="4" w:space="0" w:color="auto"/>
            </w:tcBorders>
          </w:tcPr>
          <w:p w14:paraId="148B9516" w14:textId="418FFD4D" w:rsidR="007F7E1A" w:rsidRDefault="007F7E1A" w:rsidP="0039272F">
            <w:pPr>
              <w:pStyle w:val="af5"/>
              <w:numPr>
                <w:ilvl w:val="0"/>
                <w:numId w:val="73"/>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來源：該卡片回饋報告中，該回饋所對應之消費紀錄</w:t>
            </w:r>
          </w:p>
          <w:p w14:paraId="49E33359" w14:textId="77777777" w:rsidR="007F7E1A" w:rsidRPr="003B7888" w:rsidRDefault="007F7E1A" w:rsidP="0039272F">
            <w:pPr>
              <w:pStyle w:val="af5"/>
              <w:numPr>
                <w:ilvl w:val="0"/>
                <w:numId w:val="73"/>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7298971D" w14:textId="77777777" w:rsidR="007F7E1A" w:rsidRDefault="007F7E1A" w:rsidP="0039272F">
            <w:pPr>
              <w:pStyle w:val="af5"/>
              <w:numPr>
                <w:ilvl w:val="0"/>
                <w:numId w:val="74"/>
              </w:numPr>
              <w:spacing w:line="0" w:lineRule="atLeast"/>
              <w:ind w:leftChars="0"/>
              <w:rPr>
                <w:rFonts w:ascii="Century Gothic" w:eastAsia="微軟正黑體" w:hAnsi="Century Gothic"/>
                <w:sz w:val="22"/>
              </w:rPr>
            </w:pPr>
            <w:r w:rsidRPr="007F7E1A">
              <w:rPr>
                <w:rFonts w:ascii="Century Gothic" w:eastAsia="微軟正黑體" w:hAnsi="Century Gothic" w:hint="eastAsia"/>
                <w:sz w:val="22"/>
              </w:rPr>
              <w:t>消費說明</w:t>
            </w:r>
          </w:p>
          <w:p w14:paraId="3080B457" w14:textId="77777777" w:rsidR="007F7E1A" w:rsidRDefault="007F7E1A" w:rsidP="0039272F">
            <w:pPr>
              <w:pStyle w:val="af5"/>
              <w:numPr>
                <w:ilvl w:val="0"/>
                <w:numId w:val="74"/>
              </w:numPr>
              <w:spacing w:line="0" w:lineRule="atLeast"/>
              <w:ind w:leftChars="0"/>
              <w:rPr>
                <w:rFonts w:ascii="Century Gothic" w:eastAsia="微軟正黑體" w:hAnsi="Century Gothic"/>
                <w:sz w:val="22"/>
              </w:rPr>
            </w:pPr>
            <w:r w:rsidRPr="007F7E1A">
              <w:rPr>
                <w:rFonts w:ascii="Century Gothic" w:eastAsia="微軟正黑體" w:hAnsi="Century Gothic" w:hint="eastAsia"/>
                <w:sz w:val="22"/>
              </w:rPr>
              <w:t>交易時間</w:t>
            </w:r>
            <w:r w:rsidRPr="007F7E1A">
              <w:rPr>
                <w:rFonts w:ascii="Century Gothic" w:eastAsia="微軟正黑體" w:hAnsi="Century Gothic" w:hint="eastAsia"/>
                <w:sz w:val="22"/>
              </w:rPr>
              <w:t>YYYY/MM/DD</w:t>
            </w:r>
          </w:p>
          <w:p w14:paraId="5671A4F2" w14:textId="11FF82A1" w:rsidR="007F7E1A" w:rsidRPr="007F7E1A" w:rsidRDefault="007F7E1A" w:rsidP="0039272F">
            <w:pPr>
              <w:pStyle w:val="af5"/>
              <w:numPr>
                <w:ilvl w:val="0"/>
                <w:numId w:val="74"/>
              </w:numPr>
              <w:spacing w:line="0" w:lineRule="atLeast"/>
              <w:ind w:leftChars="0"/>
              <w:rPr>
                <w:rFonts w:ascii="Century Gothic" w:eastAsia="微軟正黑體" w:hAnsi="Century Gothic"/>
                <w:sz w:val="22"/>
              </w:rPr>
            </w:pPr>
            <w:r>
              <w:rPr>
                <w:rFonts w:ascii="Century Gothic" w:eastAsia="微軟正黑體" w:hAnsi="Century Gothic" w:hint="eastAsia"/>
                <w:sz w:val="22"/>
              </w:rPr>
              <w:t>消費</w:t>
            </w:r>
            <w:r w:rsidRPr="007F7E1A">
              <w:rPr>
                <w:rFonts w:ascii="Century Gothic" w:eastAsia="微軟正黑體" w:hAnsi="Century Gothic" w:hint="eastAsia"/>
                <w:sz w:val="22"/>
              </w:rPr>
              <w:t>金額</w:t>
            </w:r>
          </w:p>
        </w:tc>
      </w:tr>
    </w:tbl>
    <w:p w14:paraId="550D6DAB" w14:textId="77777777" w:rsidR="007F7E1A" w:rsidRPr="00DF26E5" w:rsidRDefault="007F7E1A" w:rsidP="007F7E1A">
      <w:pPr>
        <w:spacing w:line="0" w:lineRule="atLeast"/>
        <w:outlineLvl w:val="2"/>
        <w:rPr>
          <w:rFonts w:ascii="Century Gothic" w:eastAsia="微軟正黑體" w:hAnsi="Century Gothic"/>
          <w:b/>
          <w:sz w:val="22"/>
        </w:rPr>
      </w:pPr>
    </w:p>
    <w:p w14:paraId="41E92A94" w14:textId="1C76A44C" w:rsidR="001409F9" w:rsidRPr="001409F9" w:rsidRDefault="001409F9" w:rsidP="0039272F">
      <w:pPr>
        <w:pStyle w:val="af5"/>
        <w:numPr>
          <w:ilvl w:val="0"/>
          <w:numId w:val="30"/>
        </w:numPr>
        <w:spacing w:line="0" w:lineRule="atLeast"/>
        <w:ind w:leftChars="0"/>
        <w:outlineLvl w:val="3"/>
        <w:rPr>
          <w:rFonts w:ascii="Century Gothic" w:eastAsia="微軟正黑體" w:hAnsi="Century Gothic"/>
          <w:sz w:val="22"/>
          <w:highlight w:val="green"/>
        </w:rPr>
      </w:pPr>
      <w:r w:rsidRPr="001409F9">
        <w:rPr>
          <w:rFonts w:ascii="Century Gothic" w:eastAsia="微軟正黑體" w:hAnsi="Century Gothic" w:hint="eastAsia"/>
          <w:sz w:val="22"/>
          <w:highlight w:val="green"/>
        </w:rPr>
        <w:t>卡片綁定</w:t>
      </w:r>
    </w:p>
    <w:p w14:paraId="291342DD" w14:textId="7F0757BB" w:rsidR="001409F9" w:rsidRPr="004F66DB" w:rsidRDefault="001409F9" w:rsidP="001409F9">
      <w:pPr>
        <w:pStyle w:val="af5"/>
        <w:spacing w:line="0" w:lineRule="atLeast"/>
        <w:ind w:leftChars="0"/>
        <w:outlineLvl w:val="3"/>
        <w:rPr>
          <w:rFonts w:ascii="Century Gothic" w:eastAsia="微軟正黑體" w:hAnsi="Century Gothic"/>
          <w:sz w:val="22"/>
        </w:rPr>
      </w:pPr>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乙</w:t>
      </w:r>
      <w:proofErr w:type="gramStart"/>
      <w:r>
        <w:rPr>
          <w:rFonts w:ascii="Century Gothic" w:eastAsia="微軟正黑體" w:hAnsi="Century Gothic" w:hint="eastAsia"/>
          <w:sz w:val="22"/>
        </w:rPr>
        <w:t>丙丁戊己</w:t>
      </w:r>
      <w:proofErr w:type="gramEnd"/>
      <w:r>
        <w:rPr>
          <w:rFonts w:ascii="Century Gothic" w:eastAsia="微軟正黑體" w:hAnsi="Century Gothic" w:hint="eastAsia"/>
          <w:sz w:val="22"/>
        </w:rPr>
        <w:t>狀態</w:t>
      </w:r>
      <w:r>
        <w:rPr>
          <w:rFonts w:ascii="Century Gothic" w:eastAsia="微軟正黑體" w:hAnsi="Century Gothic" w:hint="eastAsia"/>
          <w:sz w:val="22"/>
        </w:rPr>
        <w:t>)-</w:t>
      </w:r>
      <w:r>
        <w:rPr>
          <w:rFonts w:ascii="Century Gothic" w:eastAsia="微軟正黑體" w:hAnsi="Century Gothic"/>
          <w:sz w:val="22"/>
        </w:rPr>
        <w:t>CAWHO PAY</w:t>
      </w:r>
      <w:r>
        <w:rPr>
          <w:rFonts w:ascii="Century Gothic" w:eastAsia="微軟正黑體" w:hAnsi="Century Gothic" w:hint="eastAsia"/>
          <w:sz w:val="22"/>
        </w:rPr>
        <w:t>綁定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點擊綁定</w:t>
      </w:r>
      <w:proofErr w:type="gramEnd"/>
      <w:r>
        <w:rPr>
          <w:rFonts w:ascii="Century Gothic" w:eastAsia="微軟正黑體" w:hAnsi="Century Gothic" w:hint="eastAsia"/>
          <w:sz w:val="22"/>
        </w:rPr>
        <w:t>後</w:t>
      </w:r>
      <w:r w:rsidRPr="00E849B2">
        <w:rPr>
          <w:rFonts w:ascii="Century Gothic" w:eastAsia="微軟正黑體" w:hAnsi="Century Gothic" w:hint="eastAsia"/>
          <w:sz w:val="22"/>
        </w:rPr>
        <w:t>顯示此頁。</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141"/>
        <w:gridCol w:w="6345"/>
      </w:tblGrid>
      <w:tr w:rsidR="001409F9" w14:paraId="20050C09" w14:textId="77777777" w:rsidTr="001409F9">
        <w:trPr>
          <w:trHeight w:val="80"/>
        </w:trPr>
        <w:tc>
          <w:tcPr>
            <w:tcW w:w="2710" w:type="dxa"/>
            <w:tcBorders>
              <w:bottom w:val="single" w:sz="4" w:space="0" w:color="auto"/>
            </w:tcBorders>
            <w:shd w:val="clear" w:color="auto" w:fill="D9D9D9" w:themeFill="background1" w:themeFillShade="D9"/>
          </w:tcPr>
          <w:p w14:paraId="62F8DC9E" w14:textId="006A7C31"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卡片綁定流程</w:t>
            </w:r>
          </w:p>
        </w:tc>
        <w:tc>
          <w:tcPr>
            <w:tcW w:w="1141" w:type="dxa"/>
            <w:tcBorders>
              <w:bottom w:val="single" w:sz="4" w:space="0" w:color="auto"/>
            </w:tcBorders>
            <w:shd w:val="clear" w:color="auto" w:fill="D9D9D9" w:themeFill="background1" w:themeFillShade="D9"/>
          </w:tcPr>
          <w:p w14:paraId="00348C6B" w14:textId="2D722F72"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7AFB9160" w14:textId="723A8FC0"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1409F9" w14:paraId="4CF7A614" w14:textId="77777777" w:rsidTr="001409F9">
        <w:tblPrEx>
          <w:tblCellMar>
            <w:left w:w="28" w:type="dxa"/>
            <w:right w:w="28" w:type="dxa"/>
          </w:tblCellMar>
        </w:tblPrEx>
        <w:trPr>
          <w:trHeight w:val="227"/>
        </w:trPr>
        <w:tc>
          <w:tcPr>
            <w:tcW w:w="2710" w:type="dxa"/>
            <w:tcBorders>
              <w:bottom w:val="single" w:sz="4" w:space="0" w:color="auto"/>
            </w:tcBorders>
          </w:tcPr>
          <w:p w14:paraId="7CAB7661" w14:textId="406B237A" w:rsidR="001409F9" w:rsidRDefault="001409F9" w:rsidP="001409F9">
            <w:pPr>
              <w:spacing w:line="0" w:lineRule="atLeast"/>
              <w:jc w:val="center"/>
              <w:rPr>
                <w:noProof/>
              </w:rPr>
            </w:pPr>
            <w:ins w:id="10" w:author="謝昀蓁-數位支付部-永豐銀行" w:date="2021-08-27T09:37:00Z">
              <w:r>
                <w:rPr>
                  <w:noProof/>
                </w:rPr>
                <w:drawing>
                  <wp:inline distT="0" distB="0" distL="0" distR="0" wp14:anchorId="693CDFE7" wp14:editId="5F667FED">
                    <wp:extent cx="1584000" cy="2816094"/>
                    <wp:effectExtent l="0" t="0" r="0" b="381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84000" cy="2816094"/>
                            </a:xfrm>
                            <a:prstGeom prst="rect">
                              <a:avLst/>
                            </a:prstGeom>
                            <a:noFill/>
                            <a:ln>
                              <a:noFill/>
                            </a:ln>
                          </pic:spPr>
                        </pic:pic>
                      </a:graphicData>
                    </a:graphic>
                  </wp:inline>
                </w:drawing>
              </w:r>
            </w:ins>
          </w:p>
        </w:tc>
        <w:tc>
          <w:tcPr>
            <w:tcW w:w="1141" w:type="dxa"/>
            <w:tcBorders>
              <w:bottom w:val="single" w:sz="4" w:space="0" w:color="auto"/>
            </w:tcBorders>
          </w:tcPr>
          <w:p w14:paraId="58E96185" w14:textId="457A64CE"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流程</w:t>
            </w:r>
          </w:p>
        </w:tc>
        <w:tc>
          <w:tcPr>
            <w:tcW w:w="6345" w:type="dxa"/>
            <w:tcBorders>
              <w:bottom w:val="single" w:sz="4" w:space="0" w:color="auto"/>
            </w:tcBorders>
          </w:tcPr>
          <w:p w14:paraId="3DA70F02" w14:textId="0922457B" w:rsidR="001409F9" w:rsidRPr="001409F9" w:rsidRDefault="001409F9" w:rsidP="0039272F">
            <w:pPr>
              <w:pStyle w:val="af5"/>
              <w:numPr>
                <w:ilvl w:val="0"/>
                <w:numId w:val="75"/>
              </w:numPr>
              <w:spacing w:line="0" w:lineRule="atLeast"/>
              <w:ind w:leftChars="0"/>
              <w:rPr>
                <w:rFonts w:ascii="Century Gothic" w:eastAsia="微軟正黑體" w:hAnsi="Century Gothic"/>
                <w:sz w:val="22"/>
              </w:rPr>
            </w:pPr>
            <w:r w:rsidRPr="001409F9">
              <w:rPr>
                <w:rFonts w:ascii="Century Gothic" w:eastAsia="微軟正黑體" w:hAnsi="Century Gothic" w:hint="eastAsia"/>
                <w:sz w:val="22"/>
              </w:rPr>
              <w:t>串接</w:t>
            </w:r>
            <w:r>
              <w:rPr>
                <w:rFonts w:ascii="Century Gothic" w:eastAsia="微軟正黑體" w:hAnsi="Century Gothic" w:hint="eastAsia"/>
                <w:sz w:val="22"/>
              </w:rPr>
              <w:t>卡片綁定</w:t>
            </w:r>
            <w:r w:rsidRPr="001409F9">
              <w:rPr>
                <w:rFonts w:ascii="Century Gothic" w:eastAsia="微軟正黑體" w:hAnsi="Century Gothic" w:hint="eastAsia"/>
                <w:sz w:val="22"/>
              </w:rPr>
              <w:t>A</w:t>
            </w:r>
            <w:r w:rsidRPr="001409F9">
              <w:rPr>
                <w:rFonts w:ascii="Century Gothic" w:eastAsia="微軟正黑體" w:hAnsi="Century Gothic"/>
                <w:sz w:val="22"/>
              </w:rPr>
              <w:t>PI</w:t>
            </w:r>
          </w:p>
        </w:tc>
      </w:tr>
    </w:tbl>
    <w:p w14:paraId="53AB2BC0" w14:textId="77777777" w:rsidR="001409F9" w:rsidRPr="00DF26E5" w:rsidRDefault="001409F9" w:rsidP="001409F9">
      <w:pPr>
        <w:spacing w:line="0" w:lineRule="atLeast"/>
        <w:outlineLvl w:val="2"/>
        <w:rPr>
          <w:rFonts w:ascii="Century Gothic" w:eastAsia="微軟正黑體" w:hAnsi="Century Gothic"/>
          <w:b/>
          <w:sz w:val="22"/>
        </w:rPr>
      </w:pPr>
    </w:p>
    <w:p w14:paraId="68BA4076" w14:textId="77777777" w:rsidR="001409F9" w:rsidRPr="007F7E1A" w:rsidRDefault="001409F9" w:rsidP="001409F9">
      <w:pPr>
        <w:spacing w:line="0" w:lineRule="atLeast"/>
        <w:outlineLvl w:val="2"/>
        <w:rPr>
          <w:rFonts w:ascii="Century Gothic" w:eastAsia="微軟正黑體" w:hAnsi="Century Gothic"/>
          <w:b/>
          <w:sz w:val="22"/>
        </w:rPr>
      </w:pPr>
    </w:p>
    <w:p w14:paraId="5B6F76F2" w14:textId="5E330066" w:rsidR="00DF26E5" w:rsidRPr="007F7E1A" w:rsidRDefault="00DF26E5" w:rsidP="00563F33">
      <w:pPr>
        <w:spacing w:line="0" w:lineRule="atLeast"/>
        <w:outlineLvl w:val="2"/>
        <w:rPr>
          <w:rFonts w:ascii="Century Gothic" w:eastAsia="微軟正黑體" w:hAnsi="Century Gothic"/>
          <w:b/>
          <w:sz w:val="22"/>
        </w:rPr>
      </w:pPr>
    </w:p>
    <w:p w14:paraId="65A324C4" w14:textId="77777777" w:rsidR="00DF26E5" w:rsidRPr="004F66DB" w:rsidRDefault="00DF26E5" w:rsidP="00563F33">
      <w:pPr>
        <w:spacing w:line="0" w:lineRule="atLeast"/>
        <w:outlineLvl w:val="2"/>
        <w:rPr>
          <w:rFonts w:ascii="Century Gothic" w:eastAsia="微軟正黑體" w:hAnsi="Century Gothic"/>
          <w:b/>
          <w:sz w:val="22"/>
        </w:rPr>
      </w:pPr>
    </w:p>
    <w:p w14:paraId="6C7CC287" w14:textId="7733255C" w:rsidR="002A18BA" w:rsidRDefault="00E63BFC" w:rsidP="00E63BFC">
      <w:pPr>
        <w:widowControl/>
        <w:rPr>
          <w:rFonts w:ascii="Century Gothic" w:eastAsia="微軟正黑體" w:hAnsi="Century Gothic"/>
          <w:b/>
          <w:sz w:val="22"/>
        </w:rPr>
      </w:pPr>
      <w:r>
        <w:rPr>
          <w:rFonts w:ascii="Century Gothic" w:eastAsia="微軟正黑體" w:hAnsi="Century Gothic"/>
          <w:b/>
          <w:sz w:val="22"/>
        </w:rPr>
        <w:br w:type="page"/>
      </w:r>
    </w:p>
    <w:p w14:paraId="0D379518" w14:textId="36639895" w:rsidR="001409F9" w:rsidRPr="00B34013" w:rsidRDefault="001409F9" w:rsidP="001409F9">
      <w:pPr>
        <w:pStyle w:val="2"/>
        <w:numPr>
          <w:ilvl w:val="0"/>
          <w:numId w:val="2"/>
        </w:numPr>
        <w:spacing w:beforeLines="50" w:before="180" w:line="0" w:lineRule="atLeast"/>
        <w:ind w:left="482" w:hanging="482"/>
        <w:rPr>
          <w:rFonts w:ascii="Century Gothic" w:eastAsia="微軟正黑體" w:hAnsi="Century Gothic"/>
          <w:sz w:val="24"/>
          <w:szCs w:val="22"/>
        </w:rPr>
      </w:pPr>
      <w:bookmarkStart w:id="11" w:name="_Toc81398693"/>
      <w:r>
        <w:rPr>
          <w:rFonts w:ascii="Century Gothic" w:eastAsia="微軟正黑體" w:hAnsi="Century Gothic" w:hint="eastAsia"/>
          <w:sz w:val="24"/>
          <w:szCs w:val="22"/>
        </w:rPr>
        <w:lastRenderedPageBreak/>
        <w:t>信用卡服務流程</w:t>
      </w:r>
      <w:bookmarkEnd w:id="11"/>
    </w:p>
    <w:p w14:paraId="285F6302" w14:textId="01B38DE8" w:rsidR="001409F9" w:rsidRPr="00612D6D" w:rsidRDefault="001409F9" w:rsidP="001409F9">
      <w:pPr>
        <w:spacing w:line="0" w:lineRule="atLeast"/>
        <w:rPr>
          <w:rFonts w:ascii="Century Gothic" w:eastAsia="微軟正黑體" w:hAnsi="Century Gothic"/>
          <w:sz w:val="22"/>
          <w:szCs w:val="22"/>
        </w:rPr>
      </w:pPr>
      <w:r w:rsidRPr="00612D6D">
        <w:rPr>
          <w:rFonts w:ascii="Century Gothic" w:eastAsia="微軟正黑體" w:hAnsi="Century Gothic" w:hint="eastAsia"/>
          <w:sz w:val="22"/>
          <w:szCs w:val="22"/>
        </w:rPr>
        <w:t>CAWHO Pay APP</w:t>
      </w:r>
      <w:r w:rsidRPr="00612D6D">
        <w:rPr>
          <w:rFonts w:ascii="Century Gothic" w:eastAsia="微軟正黑體" w:hAnsi="Century Gothic" w:hint="eastAsia"/>
          <w:sz w:val="22"/>
          <w:szCs w:val="22"/>
        </w:rPr>
        <w:t>頁面，</w:t>
      </w:r>
      <w:proofErr w:type="gramStart"/>
      <w:r w:rsidRPr="00612D6D">
        <w:rPr>
          <w:rFonts w:ascii="Century Gothic" w:eastAsia="微軟正黑體" w:hAnsi="Century Gothic" w:hint="eastAsia"/>
          <w:sz w:val="22"/>
          <w:szCs w:val="22"/>
        </w:rPr>
        <w:t>將依綁定</w:t>
      </w:r>
      <w:proofErr w:type="gramEnd"/>
      <w:r w:rsidRPr="00612D6D">
        <w:rPr>
          <w:rFonts w:ascii="Century Gothic" w:eastAsia="微軟正黑體" w:hAnsi="Century Gothic" w:hint="eastAsia"/>
          <w:sz w:val="22"/>
          <w:szCs w:val="22"/>
        </w:rPr>
        <w:t>/</w:t>
      </w:r>
      <w:r w:rsidRPr="00612D6D">
        <w:rPr>
          <w:rFonts w:ascii="Century Gothic" w:eastAsia="微軟正黑體" w:hAnsi="Century Gothic" w:hint="eastAsia"/>
          <w:sz w:val="22"/>
          <w:szCs w:val="22"/>
        </w:rPr>
        <w:t>會員狀態顯示對照版本如下表</w:t>
      </w:r>
      <w:r>
        <w:rPr>
          <w:rFonts w:ascii="Century Gothic" w:eastAsia="微軟正黑體" w:hAnsi="Century Gothic" w:hint="eastAsia"/>
          <w:sz w:val="22"/>
          <w:szCs w:val="22"/>
        </w:rPr>
        <w:t>，</w:t>
      </w:r>
      <w:r w:rsidRPr="00612D6D">
        <w:rPr>
          <w:rFonts w:ascii="Century Gothic" w:eastAsia="微軟正黑體" w:hAnsi="Century Gothic" w:hint="eastAsia"/>
          <w:sz w:val="22"/>
          <w:szCs w:val="22"/>
        </w:rPr>
        <w:t>以下為</w:t>
      </w:r>
      <w:r>
        <w:rPr>
          <w:rFonts w:ascii="Century Gothic" w:eastAsia="微軟正黑體" w:hAnsi="Century Gothic" w:hint="eastAsia"/>
          <w:sz w:val="22"/>
          <w:szCs w:val="22"/>
        </w:rPr>
        <w:t>啟用卡片</w:t>
      </w:r>
      <w:r>
        <w:rPr>
          <w:rFonts w:ascii="Century Gothic" w:eastAsia="微軟正黑體" w:hAnsi="Century Gothic" w:hint="eastAsia"/>
          <w:sz w:val="22"/>
          <w:szCs w:val="22"/>
        </w:rPr>
        <w:t>(</w:t>
      </w:r>
      <w:r>
        <w:rPr>
          <w:rFonts w:ascii="Century Gothic" w:eastAsia="微軟正黑體" w:hAnsi="Century Gothic" w:hint="eastAsia"/>
          <w:sz w:val="22"/>
          <w:szCs w:val="22"/>
        </w:rPr>
        <w:t>未登</w:t>
      </w:r>
      <w:r>
        <w:rPr>
          <w:rFonts w:ascii="Century Gothic" w:eastAsia="微軟正黑體" w:hAnsi="Century Gothic" w:hint="eastAsia"/>
          <w:sz w:val="22"/>
          <w:szCs w:val="22"/>
        </w:rPr>
        <w:t>)</w:t>
      </w:r>
      <w:r>
        <w:rPr>
          <w:rFonts w:ascii="Century Gothic" w:eastAsia="微軟正黑體" w:hAnsi="Century Gothic" w:hint="eastAsia"/>
          <w:sz w:val="22"/>
          <w:szCs w:val="22"/>
        </w:rPr>
        <w:t>、</w:t>
      </w:r>
      <w:proofErr w:type="gramStart"/>
      <w:r>
        <w:rPr>
          <w:rFonts w:ascii="Century Gothic" w:eastAsia="微軟正黑體" w:hAnsi="Century Gothic" w:hint="eastAsia"/>
          <w:sz w:val="22"/>
          <w:szCs w:val="22"/>
        </w:rPr>
        <w:t>線上開</w:t>
      </w:r>
      <w:proofErr w:type="gramEnd"/>
      <w:r>
        <w:rPr>
          <w:rFonts w:ascii="Century Gothic" w:eastAsia="微軟正黑體" w:hAnsi="Century Gothic" w:hint="eastAsia"/>
          <w:sz w:val="22"/>
          <w:szCs w:val="22"/>
        </w:rPr>
        <w:t>卡</w:t>
      </w:r>
      <w:r>
        <w:rPr>
          <w:rFonts w:ascii="Century Gothic" w:eastAsia="微軟正黑體" w:hAnsi="Century Gothic" w:hint="eastAsia"/>
          <w:sz w:val="22"/>
          <w:szCs w:val="22"/>
        </w:rPr>
        <w:t>(</w:t>
      </w:r>
      <w:r>
        <w:rPr>
          <w:rFonts w:ascii="Century Gothic" w:eastAsia="微軟正黑體" w:hAnsi="Century Gothic" w:hint="eastAsia"/>
          <w:sz w:val="22"/>
          <w:szCs w:val="22"/>
        </w:rPr>
        <w:t>未登</w:t>
      </w:r>
      <w:r>
        <w:rPr>
          <w:rFonts w:ascii="Century Gothic" w:eastAsia="微軟正黑體" w:hAnsi="Century Gothic" w:hint="eastAsia"/>
          <w:sz w:val="22"/>
          <w:szCs w:val="22"/>
        </w:rPr>
        <w:t>)</w:t>
      </w:r>
      <w:r>
        <w:rPr>
          <w:rFonts w:ascii="Century Gothic" w:eastAsia="微軟正黑體" w:hAnsi="Century Gothic" w:hint="eastAsia"/>
          <w:sz w:val="22"/>
          <w:szCs w:val="22"/>
        </w:rPr>
        <w:t>、進度查詢</w:t>
      </w:r>
      <w:r>
        <w:rPr>
          <w:rFonts w:ascii="Century Gothic" w:eastAsia="微軟正黑體" w:hAnsi="Century Gothic" w:hint="eastAsia"/>
          <w:sz w:val="22"/>
          <w:szCs w:val="22"/>
        </w:rPr>
        <w:t>(</w:t>
      </w:r>
      <w:r>
        <w:rPr>
          <w:rFonts w:ascii="Century Gothic" w:eastAsia="微軟正黑體" w:hAnsi="Century Gothic" w:hint="eastAsia"/>
          <w:sz w:val="22"/>
          <w:szCs w:val="22"/>
        </w:rPr>
        <w:t>未登</w:t>
      </w:r>
      <w:r>
        <w:rPr>
          <w:rFonts w:ascii="Century Gothic" w:eastAsia="微軟正黑體" w:hAnsi="Century Gothic" w:hint="eastAsia"/>
          <w:sz w:val="22"/>
          <w:szCs w:val="22"/>
        </w:rPr>
        <w:t>)</w:t>
      </w:r>
      <w:r w:rsidRPr="00612D6D">
        <w:rPr>
          <w:rFonts w:ascii="Century Gothic" w:eastAsia="微軟正黑體" w:hAnsi="Century Gothic" w:hint="eastAsia"/>
          <w:sz w:val="22"/>
          <w:szCs w:val="22"/>
        </w:rPr>
        <w:t>的頁面規劃及規格說明。</w:t>
      </w:r>
    </w:p>
    <w:tbl>
      <w:tblPr>
        <w:tblW w:w="97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93"/>
        <w:gridCol w:w="992"/>
        <w:gridCol w:w="996"/>
        <w:gridCol w:w="845"/>
        <w:gridCol w:w="845"/>
        <w:gridCol w:w="845"/>
        <w:gridCol w:w="845"/>
        <w:gridCol w:w="845"/>
        <w:gridCol w:w="845"/>
        <w:gridCol w:w="845"/>
        <w:gridCol w:w="845"/>
      </w:tblGrid>
      <w:tr w:rsidR="001409F9" w:rsidRPr="00394B03" w14:paraId="5DC38A55" w14:textId="77777777" w:rsidTr="001409F9">
        <w:trPr>
          <w:trHeight w:val="256"/>
        </w:trPr>
        <w:tc>
          <w:tcPr>
            <w:tcW w:w="993" w:type="dxa"/>
            <w:vMerge w:val="restart"/>
            <w:shd w:val="clear" w:color="auto" w:fill="auto"/>
            <w:noWrap/>
            <w:vAlign w:val="center"/>
          </w:tcPr>
          <w:p w14:paraId="6E65FA6C"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大項</w:t>
            </w:r>
          </w:p>
        </w:tc>
        <w:tc>
          <w:tcPr>
            <w:tcW w:w="992" w:type="dxa"/>
            <w:vMerge w:val="restart"/>
            <w:shd w:val="clear" w:color="auto" w:fill="auto"/>
            <w:noWrap/>
            <w:vAlign w:val="center"/>
          </w:tcPr>
          <w:p w14:paraId="5944F200"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細項</w:t>
            </w:r>
          </w:p>
        </w:tc>
        <w:tc>
          <w:tcPr>
            <w:tcW w:w="996" w:type="dxa"/>
            <w:vMerge w:val="restart"/>
            <w:vAlign w:val="center"/>
          </w:tcPr>
          <w:p w14:paraId="4504D213"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Native</w:t>
            </w:r>
          </w:p>
          <w:p w14:paraId="64FC0834"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color w:val="000000"/>
                <w:kern w:val="0"/>
                <w:sz w:val="20"/>
                <w:szCs w:val="20"/>
              </w:rPr>
              <w:t>Web</w:t>
            </w:r>
          </w:p>
        </w:tc>
        <w:tc>
          <w:tcPr>
            <w:tcW w:w="845" w:type="dxa"/>
            <w:shd w:val="clear" w:color="auto" w:fill="D9D9D9" w:themeFill="background1" w:themeFillShade="D9"/>
            <w:noWrap/>
            <w:vAlign w:val="center"/>
          </w:tcPr>
          <w:p w14:paraId="33D3A2E9"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未綁定</w:t>
            </w:r>
          </w:p>
        </w:tc>
        <w:tc>
          <w:tcPr>
            <w:tcW w:w="5915" w:type="dxa"/>
            <w:gridSpan w:val="7"/>
            <w:shd w:val="clear" w:color="auto" w:fill="D9D9D9" w:themeFill="background1" w:themeFillShade="D9"/>
            <w:noWrap/>
            <w:vAlign w:val="center"/>
          </w:tcPr>
          <w:p w14:paraId="591D8D53"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已綁定</w:t>
            </w:r>
          </w:p>
        </w:tc>
      </w:tr>
      <w:tr w:rsidR="001409F9" w:rsidRPr="00394B03" w14:paraId="496680C8" w14:textId="77777777" w:rsidTr="001409F9">
        <w:trPr>
          <w:trHeight w:val="256"/>
        </w:trPr>
        <w:tc>
          <w:tcPr>
            <w:tcW w:w="993" w:type="dxa"/>
            <w:vMerge/>
            <w:shd w:val="clear" w:color="auto" w:fill="auto"/>
            <w:noWrap/>
            <w:vAlign w:val="center"/>
          </w:tcPr>
          <w:p w14:paraId="319ECF46" w14:textId="77777777" w:rsidR="001409F9" w:rsidRPr="00394B03" w:rsidRDefault="001409F9" w:rsidP="001409F9">
            <w:pPr>
              <w:widowControl/>
              <w:rPr>
                <w:rFonts w:ascii="Microsoft JhengHei Light" w:eastAsia="Microsoft JhengHei Light" w:hAnsi="Microsoft JhengHei Light" w:cs="新細明體"/>
                <w:color w:val="000000"/>
                <w:kern w:val="0"/>
                <w:sz w:val="20"/>
                <w:szCs w:val="20"/>
              </w:rPr>
            </w:pPr>
          </w:p>
        </w:tc>
        <w:tc>
          <w:tcPr>
            <w:tcW w:w="992" w:type="dxa"/>
            <w:vMerge/>
            <w:shd w:val="clear" w:color="auto" w:fill="auto"/>
            <w:noWrap/>
            <w:vAlign w:val="center"/>
          </w:tcPr>
          <w:p w14:paraId="34827597" w14:textId="77777777" w:rsidR="001409F9" w:rsidRPr="00394B03" w:rsidRDefault="001409F9" w:rsidP="001409F9">
            <w:pPr>
              <w:widowControl/>
              <w:rPr>
                <w:rFonts w:ascii="Microsoft JhengHei Light" w:eastAsia="Microsoft JhengHei Light" w:hAnsi="Microsoft JhengHei Light" w:cs="新細明體"/>
                <w:color w:val="000000"/>
                <w:kern w:val="0"/>
                <w:sz w:val="20"/>
                <w:szCs w:val="20"/>
              </w:rPr>
            </w:pPr>
          </w:p>
        </w:tc>
        <w:tc>
          <w:tcPr>
            <w:tcW w:w="996" w:type="dxa"/>
            <w:vMerge/>
          </w:tcPr>
          <w:p w14:paraId="0BE5EE70"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0EF8E43B"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p>
        </w:tc>
        <w:tc>
          <w:tcPr>
            <w:tcW w:w="3380" w:type="dxa"/>
            <w:gridSpan w:val="4"/>
            <w:shd w:val="clear" w:color="auto" w:fill="D9D9D9" w:themeFill="background1" w:themeFillShade="D9"/>
            <w:noWrap/>
            <w:vAlign w:val="center"/>
          </w:tcPr>
          <w:p w14:paraId="7D585EFB"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電支會員</w:t>
            </w:r>
          </w:p>
        </w:tc>
        <w:tc>
          <w:tcPr>
            <w:tcW w:w="2535" w:type="dxa"/>
            <w:gridSpan w:val="3"/>
            <w:shd w:val="clear" w:color="auto" w:fill="D9D9D9" w:themeFill="background1" w:themeFillShade="D9"/>
            <w:noWrap/>
            <w:vAlign w:val="center"/>
          </w:tcPr>
          <w:p w14:paraId="4240C230"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20"/>
                <w:szCs w:val="20"/>
              </w:rPr>
              <w:t>網銀會員</w:t>
            </w:r>
            <w:proofErr w:type="gramEnd"/>
          </w:p>
        </w:tc>
      </w:tr>
      <w:tr w:rsidR="001409F9" w:rsidRPr="00394B03" w14:paraId="75E9C0DA" w14:textId="77777777" w:rsidTr="001409F9">
        <w:trPr>
          <w:trHeight w:val="256"/>
        </w:trPr>
        <w:tc>
          <w:tcPr>
            <w:tcW w:w="993" w:type="dxa"/>
            <w:vMerge/>
            <w:shd w:val="clear" w:color="auto" w:fill="auto"/>
            <w:noWrap/>
            <w:vAlign w:val="center"/>
          </w:tcPr>
          <w:p w14:paraId="7C674E39" w14:textId="77777777" w:rsidR="001409F9" w:rsidRPr="00394B03" w:rsidRDefault="001409F9" w:rsidP="001409F9">
            <w:pPr>
              <w:widowControl/>
              <w:rPr>
                <w:rFonts w:ascii="Microsoft JhengHei Light" w:eastAsia="Microsoft JhengHei Light" w:hAnsi="Microsoft JhengHei Light" w:cs="新細明體"/>
                <w:color w:val="000000"/>
                <w:kern w:val="0"/>
                <w:sz w:val="20"/>
                <w:szCs w:val="20"/>
              </w:rPr>
            </w:pPr>
          </w:p>
        </w:tc>
        <w:tc>
          <w:tcPr>
            <w:tcW w:w="992" w:type="dxa"/>
            <w:vMerge/>
            <w:shd w:val="clear" w:color="auto" w:fill="auto"/>
            <w:noWrap/>
            <w:vAlign w:val="center"/>
          </w:tcPr>
          <w:p w14:paraId="2230CB2F" w14:textId="77777777" w:rsidR="001409F9" w:rsidRPr="00394B03" w:rsidRDefault="001409F9" w:rsidP="001409F9">
            <w:pPr>
              <w:widowControl/>
              <w:rPr>
                <w:rFonts w:ascii="Microsoft JhengHei Light" w:eastAsia="Microsoft JhengHei Light" w:hAnsi="Microsoft JhengHei Light" w:cs="新細明體"/>
                <w:color w:val="000000"/>
                <w:kern w:val="0"/>
                <w:sz w:val="20"/>
                <w:szCs w:val="20"/>
              </w:rPr>
            </w:pPr>
          </w:p>
        </w:tc>
        <w:tc>
          <w:tcPr>
            <w:tcW w:w="996" w:type="dxa"/>
            <w:vMerge/>
          </w:tcPr>
          <w:p w14:paraId="44EF81E5"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33571465"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2EB6373E"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1F72031E"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73EE5536"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1947E51E"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762D63F8"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46612A83"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18A8C287"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1D3B6DD7"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0BF19ECF"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4F662C89"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1DC76C99"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069DE17B"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71DFF27D"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37669833"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r>
      <w:tr w:rsidR="001409F9" w:rsidRPr="00394B03" w14:paraId="54758F86" w14:textId="77777777" w:rsidTr="001409F9">
        <w:trPr>
          <w:trHeight w:val="256"/>
        </w:trPr>
        <w:tc>
          <w:tcPr>
            <w:tcW w:w="993" w:type="dxa"/>
            <w:vMerge w:val="restart"/>
            <w:shd w:val="clear" w:color="000000" w:fill="D9D9D9"/>
            <w:noWrap/>
            <w:vAlign w:val="center"/>
          </w:tcPr>
          <w:p w14:paraId="239873B7" w14:textId="77777777" w:rsidR="001409F9" w:rsidRPr="00394B03" w:rsidRDefault="001409F9" w:rsidP="001409F9">
            <w:pP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APP頁面</w:t>
            </w:r>
          </w:p>
        </w:tc>
        <w:tc>
          <w:tcPr>
            <w:tcW w:w="992" w:type="dxa"/>
            <w:shd w:val="clear" w:color="000000" w:fill="D9D9D9"/>
            <w:noWrap/>
            <w:vAlign w:val="center"/>
          </w:tcPr>
          <w:p w14:paraId="2A9C0B86" w14:textId="77777777" w:rsidR="001409F9" w:rsidRPr="00394B03"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信用卡</w:t>
            </w:r>
          </w:p>
        </w:tc>
        <w:tc>
          <w:tcPr>
            <w:tcW w:w="996" w:type="dxa"/>
            <w:shd w:val="clear" w:color="auto" w:fill="D9D9D9" w:themeFill="background1" w:themeFillShade="D9"/>
            <w:vAlign w:val="center"/>
          </w:tcPr>
          <w:p w14:paraId="3F72D791"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33C49EE2"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登入</w:t>
            </w:r>
          </w:p>
        </w:tc>
        <w:tc>
          <w:tcPr>
            <w:tcW w:w="845" w:type="dxa"/>
            <w:shd w:val="clear" w:color="auto" w:fill="auto"/>
            <w:noWrap/>
            <w:vAlign w:val="center"/>
          </w:tcPr>
          <w:p w14:paraId="19100957"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七.1</w:t>
            </w:r>
          </w:p>
        </w:tc>
        <w:tc>
          <w:tcPr>
            <w:tcW w:w="845" w:type="dxa"/>
            <w:shd w:val="clear" w:color="auto" w:fill="auto"/>
            <w:noWrap/>
            <w:vAlign w:val="center"/>
          </w:tcPr>
          <w:p w14:paraId="1742FBCA"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七.1</w:t>
            </w:r>
          </w:p>
        </w:tc>
        <w:tc>
          <w:tcPr>
            <w:tcW w:w="845" w:type="dxa"/>
            <w:shd w:val="clear" w:color="auto" w:fill="auto"/>
            <w:noWrap/>
            <w:vAlign w:val="center"/>
          </w:tcPr>
          <w:p w14:paraId="7FC23C29"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4"/>
                <w:szCs w:val="20"/>
              </w:rPr>
              <w:t>會員說明頁</w:t>
            </w:r>
          </w:p>
        </w:tc>
        <w:tc>
          <w:tcPr>
            <w:tcW w:w="845" w:type="dxa"/>
            <w:shd w:val="clear" w:color="auto" w:fill="auto"/>
            <w:noWrap/>
            <w:vAlign w:val="center"/>
          </w:tcPr>
          <w:p w14:paraId="598AF18C"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4"/>
                <w:szCs w:val="20"/>
              </w:rPr>
              <w:t>會員說明頁</w:t>
            </w:r>
          </w:p>
        </w:tc>
        <w:tc>
          <w:tcPr>
            <w:tcW w:w="845" w:type="dxa"/>
            <w:shd w:val="clear" w:color="auto" w:fill="auto"/>
            <w:noWrap/>
            <w:vAlign w:val="center"/>
          </w:tcPr>
          <w:p w14:paraId="42615D0E"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七.1</w:t>
            </w:r>
          </w:p>
        </w:tc>
        <w:tc>
          <w:tcPr>
            <w:tcW w:w="845" w:type="dxa"/>
            <w:shd w:val="clear" w:color="auto" w:fill="FFF2CC" w:themeFill="accent4" w:themeFillTint="33"/>
            <w:noWrap/>
            <w:vAlign w:val="center"/>
          </w:tcPr>
          <w:p w14:paraId="2C3BA9B8"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20"/>
                <w:szCs w:val="20"/>
              </w:rPr>
              <w:t>七.2</w:t>
            </w:r>
          </w:p>
        </w:tc>
        <w:tc>
          <w:tcPr>
            <w:tcW w:w="845" w:type="dxa"/>
            <w:shd w:val="clear" w:color="auto" w:fill="FFF2CC" w:themeFill="accent4" w:themeFillTint="33"/>
            <w:noWrap/>
            <w:vAlign w:val="center"/>
          </w:tcPr>
          <w:p w14:paraId="07EAC433"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20"/>
                <w:szCs w:val="20"/>
              </w:rPr>
              <w:t>七.2</w:t>
            </w:r>
          </w:p>
        </w:tc>
      </w:tr>
      <w:tr w:rsidR="001409F9" w:rsidRPr="00394B03" w14:paraId="7B703F88" w14:textId="77777777" w:rsidTr="001409F9">
        <w:trPr>
          <w:trHeight w:val="256"/>
        </w:trPr>
        <w:tc>
          <w:tcPr>
            <w:tcW w:w="993" w:type="dxa"/>
            <w:vMerge/>
            <w:shd w:val="clear" w:color="000000" w:fill="D9D9D9"/>
            <w:noWrap/>
            <w:vAlign w:val="center"/>
          </w:tcPr>
          <w:p w14:paraId="3D0FEDF5" w14:textId="77777777" w:rsidR="001409F9" w:rsidRPr="00394B03" w:rsidRDefault="001409F9" w:rsidP="001409F9">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2728A786"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啟用卡片</w:t>
            </w:r>
          </w:p>
        </w:tc>
        <w:tc>
          <w:tcPr>
            <w:tcW w:w="996" w:type="dxa"/>
            <w:shd w:val="clear" w:color="auto" w:fill="D9D9D9" w:themeFill="background1" w:themeFillShade="D9"/>
            <w:vAlign w:val="center"/>
          </w:tcPr>
          <w:p w14:paraId="5DAF7926"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2FC78CDC" w14:textId="77777777" w:rsidR="001409F9" w:rsidRPr="001409F9" w:rsidRDefault="001409F9" w:rsidP="001409F9">
            <w:pPr>
              <w:widowControl/>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啟用卡片(未登)</w:t>
            </w:r>
          </w:p>
        </w:tc>
        <w:tc>
          <w:tcPr>
            <w:tcW w:w="845" w:type="dxa"/>
            <w:shd w:val="clear" w:color="auto" w:fill="auto"/>
            <w:noWrap/>
          </w:tcPr>
          <w:p w14:paraId="15739689"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啟用卡片(未登)</w:t>
            </w:r>
          </w:p>
        </w:tc>
        <w:tc>
          <w:tcPr>
            <w:tcW w:w="845" w:type="dxa"/>
            <w:shd w:val="clear" w:color="auto" w:fill="auto"/>
            <w:noWrap/>
          </w:tcPr>
          <w:p w14:paraId="0E62CB9B"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啟用卡片(未登)</w:t>
            </w:r>
          </w:p>
        </w:tc>
        <w:tc>
          <w:tcPr>
            <w:tcW w:w="845" w:type="dxa"/>
            <w:shd w:val="clear" w:color="auto" w:fill="auto"/>
            <w:noWrap/>
          </w:tcPr>
          <w:p w14:paraId="7F29B7DF"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14"/>
                <w:szCs w:val="20"/>
              </w:rPr>
            </w:pPr>
            <w:r w:rsidRPr="001409F9">
              <w:rPr>
                <w:rFonts w:ascii="Microsoft JhengHei Light" w:eastAsia="Microsoft JhengHei Light" w:hAnsi="Microsoft JhengHei Light" w:cs="新細明體" w:hint="eastAsia"/>
                <w:color w:val="000000" w:themeColor="text1"/>
                <w:kern w:val="0"/>
                <w:sz w:val="18"/>
                <w:szCs w:val="20"/>
              </w:rPr>
              <w:t>啟用卡片(未登)</w:t>
            </w:r>
          </w:p>
        </w:tc>
        <w:tc>
          <w:tcPr>
            <w:tcW w:w="845" w:type="dxa"/>
            <w:shd w:val="clear" w:color="auto" w:fill="auto"/>
            <w:noWrap/>
          </w:tcPr>
          <w:p w14:paraId="7E7FD98C"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14"/>
                <w:szCs w:val="20"/>
              </w:rPr>
            </w:pPr>
            <w:r w:rsidRPr="001409F9">
              <w:rPr>
                <w:rFonts w:ascii="Microsoft JhengHei Light" w:eastAsia="Microsoft JhengHei Light" w:hAnsi="Microsoft JhengHei Light" w:cs="新細明體" w:hint="eastAsia"/>
                <w:color w:val="000000" w:themeColor="text1"/>
                <w:kern w:val="0"/>
                <w:sz w:val="18"/>
                <w:szCs w:val="20"/>
              </w:rPr>
              <w:t>啟用卡片(未登)</w:t>
            </w:r>
          </w:p>
        </w:tc>
        <w:tc>
          <w:tcPr>
            <w:tcW w:w="845" w:type="dxa"/>
            <w:shd w:val="clear" w:color="auto" w:fill="auto"/>
            <w:noWrap/>
          </w:tcPr>
          <w:p w14:paraId="09C9D3A9"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啟用卡片(未登)</w:t>
            </w:r>
          </w:p>
        </w:tc>
        <w:tc>
          <w:tcPr>
            <w:tcW w:w="845" w:type="dxa"/>
            <w:shd w:val="clear" w:color="auto" w:fill="FFF2CC" w:themeFill="accent4" w:themeFillTint="33"/>
            <w:noWrap/>
            <w:vAlign w:val="center"/>
          </w:tcPr>
          <w:p w14:paraId="1EC9C15B"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18"/>
                <w:szCs w:val="20"/>
              </w:rPr>
            </w:pPr>
            <w:r w:rsidRPr="001409F9">
              <w:rPr>
                <w:rFonts w:ascii="Microsoft JhengHei Light" w:eastAsia="Microsoft JhengHei Light" w:hAnsi="Microsoft JhengHei Light" w:cs="新細明體" w:hint="eastAsia"/>
                <w:color w:val="D9D9D9" w:themeColor="background1" w:themeShade="D9"/>
                <w:kern w:val="0"/>
                <w:sz w:val="18"/>
                <w:szCs w:val="20"/>
              </w:rPr>
              <w:t>啟用卡片(</w:t>
            </w:r>
            <w:proofErr w:type="gramStart"/>
            <w:r w:rsidRPr="001409F9">
              <w:rPr>
                <w:rFonts w:ascii="Microsoft JhengHei Light" w:eastAsia="Microsoft JhengHei Light" w:hAnsi="Microsoft JhengHei Light" w:cs="新細明體" w:hint="eastAsia"/>
                <w:color w:val="D9D9D9" w:themeColor="background1" w:themeShade="D9"/>
                <w:kern w:val="0"/>
                <w:sz w:val="18"/>
                <w:szCs w:val="20"/>
              </w:rPr>
              <w:t>卡管頁</w:t>
            </w:r>
            <w:proofErr w:type="gramEnd"/>
            <w:r w:rsidRPr="001409F9">
              <w:rPr>
                <w:rFonts w:ascii="Microsoft JhengHei Light" w:eastAsia="Microsoft JhengHei Light" w:hAnsi="Microsoft JhengHei Light" w:cs="新細明體" w:hint="eastAsia"/>
                <w:color w:val="D9D9D9" w:themeColor="background1" w:themeShade="D9"/>
                <w:kern w:val="0"/>
                <w:sz w:val="18"/>
                <w:szCs w:val="20"/>
              </w:rPr>
              <w:t>)</w:t>
            </w:r>
          </w:p>
        </w:tc>
        <w:tc>
          <w:tcPr>
            <w:tcW w:w="845" w:type="dxa"/>
            <w:shd w:val="clear" w:color="auto" w:fill="FFF2CC" w:themeFill="accent4" w:themeFillTint="33"/>
            <w:noWrap/>
            <w:vAlign w:val="center"/>
          </w:tcPr>
          <w:p w14:paraId="3D0B740F"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18"/>
                <w:szCs w:val="20"/>
              </w:rPr>
              <w:t>啟用卡片(</w:t>
            </w:r>
            <w:proofErr w:type="gramStart"/>
            <w:r w:rsidRPr="001409F9">
              <w:rPr>
                <w:rFonts w:ascii="Microsoft JhengHei Light" w:eastAsia="Microsoft JhengHei Light" w:hAnsi="Microsoft JhengHei Light" w:cs="新細明體" w:hint="eastAsia"/>
                <w:color w:val="D9D9D9" w:themeColor="background1" w:themeShade="D9"/>
                <w:kern w:val="0"/>
                <w:sz w:val="18"/>
                <w:szCs w:val="20"/>
              </w:rPr>
              <w:t>卡管頁</w:t>
            </w:r>
            <w:proofErr w:type="gramEnd"/>
            <w:r w:rsidRPr="001409F9">
              <w:rPr>
                <w:rFonts w:ascii="Microsoft JhengHei Light" w:eastAsia="Microsoft JhengHei Light" w:hAnsi="Microsoft JhengHei Light" w:cs="新細明體" w:hint="eastAsia"/>
                <w:color w:val="D9D9D9" w:themeColor="background1" w:themeShade="D9"/>
                <w:kern w:val="0"/>
                <w:sz w:val="18"/>
                <w:szCs w:val="20"/>
              </w:rPr>
              <w:t>)</w:t>
            </w:r>
          </w:p>
        </w:tc>
      </w:tr>
      <w:tr w:rsidR="001409F9" w:rsidRPr="00394B03" w14:paraId="65748444" w14:textId="77777777" w:rsidTr="001409F9">
        <w:trPr>
          <w:trHeight w:val="256"/>
        </w:trPr>
        <w:tc>
          <w:tcPr>
            <w:tcW w:w="993" w:type="dxa"/>
            <w:vMerge/>
            <w:shd w:val="clear" w:color="000000" w:fill="D9D9D9"/>
            <w:noWrap/>
            <w:vAlign w:val="center"/>
          </w:tcPr>
          <w:p w14:paraId="1C424DAD" w14:textId="77777777" w:rsidR="001409F9" w:rsidRPr="00394B03" w:rsidRDefault="001409F9" w:rsidP="001409F9">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36AAB6B2"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20"/>
                <w:szCs w:val="20"/>
              </w:rPr>
              <w:t>線上開</w:t>
            </w:r>
            <w:proofErr w:type="gramEnd"/>
            <w:r>
              <w:rPr>
                <w:rFonts w:ascii="Microsoft JhengHei Light" w:eastAsia="Microsoft JhengHei Light" w:hAnsi="Microsoft JhengHei Light" w:cs="新細明體" w:hint="eastAsia"/>
                <w:color w:val="000000"/>
                <w:kern w:val="0"/>
                <w:sz w:val="20"/>
                <w:szCs w:val="20"/>
              </w:rPr>
              <w:t>卡</w:t>
            </w:r>
          </w:p>
        </w:tc>
        <w:tc>
          <w:tcPr>
            <w:tcW w:w="996" w:type="dxa"/>
            <w:shd w:val="clear" w:color="auto" w:fill="D9D9D9" w:themeFill="background1" w:themeFillShade="D9"/>
            <w:vAlign w:val="center"/>
          </w:tcPr>
          <w:p w14:paraId="4E2FA421"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14B85B2F"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proofErr w:type="gramStart"/>
            <w:r w:rsidRPr="001409F9">
              <w:rPr>
                <w:rFonts w:ascii="Microsoft JhengHei Light" w:eastAsia="Microsoft JhengHei Light" w:hAnsi="Microsoft JhengHei Light" w:cs="新細明體" w:hint="eastAsia"/>
                <w:color w:val="000000" w:themeColor="text1"/>
                <w:kern w:val="0"/>
                <w:sz w:val="18"/>
                <w:szCs w:val="20"/>
              </w:rPr>
              <w:t>線上開</w:t>
            </w:r>
            <w:proofErr w:type="gramEnd"/>
            <w:r w:rsidRPr="001409F9">
              <w:rPr>
                <w:rFonts w:ascii="Microsoft JhengHei Light" w:eastAsia="Microsoft JhengHei Light" w:hAnsi="Microsoft JhengHei Light" w:cs="新細明體" w:hint="eastAsia"/>
                <w:color w:val="000000" w:themeColor="text1"/>
                <w:kern w:val="0"/>
                <w:sz w:val="18"/>
                <w:szCs w:val="20"/>
              </w:rPr>
              <w:t>卡(未登)</w:t>
            </w:r>
          </w:p>
        </w:tc>
        <w:tc>
          <w:tcPr>
            <w:tcW w:w="845" w:type="dxa"/>
            <w:shd w:val="clear" w:color="auto" w:fill="auto"/>
            <w:noWrap/>
          </w:tcPr>
          <w:p w14:paraId="7F8EE1B4"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proofErr w:type="gramStart"/>
            <w:r w:rsidRPr="001409F9">
              <w:rPr>
                <w:rFonts w:ascii="Microsoft JhengHei Light" w:eastAsia="Microsoft JhengHei Light" w:hAnsi="Microsoft JhengHei Light" w:cs="新細明體" w:hint="eastAsia"/>
                <w:color w:val="000000" w:themeColor="text1"/>
                <w:kern w:val="0"/>
                <w:sz w:val="18"/>
                <w:szCs w:val="20"/>
              </w:rPr>
              <w:t>線上開</w:t>
            </w:r>
            <w:proofErr w:type="gramEnd"/>
            <w:r w:rsidRPr="001409F9">
              <w:rPr>
                <w:rFonts w:ascii="Microsoft JhengHei Light" w:eastAsia="Microsoft JhengHei Light" w:hAnsi="Microsoft JhengHei Light" w:cs="新細明體" w:hint="eastAsia"/>
                <w:color w:val="000000" w:themeColor="text1"/>
                <w:kern w:val="0"/>
                <w:sz w:val="18"/>
                <w:szCs w:val="20"/>
              </w:rPr>
              <w:t>卡(未登)</w:t>
            </w:r>
          </w:p>
        </w:tc>
        <w:tc>
          <w:tcPr>
            <w:tcW w:w="845" w:type="dxa"/>
            <w:shd w:val="clear" w:color="auto" w:fill="auto"/>
            <w:noWrap/>
          </w:tcPr>
          <w:p w14:paraId="2775A91C"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proofErr w:type="gramStart"/>
            <w:r w:rsidRPr="001409F9">
              <w:rPr>
                <w:rFonts w:ascii="Microsoft JhengHei Light" w:eastAsia="Microsoft JhengHei Light" w:hAnsi="Microsoft JhengHei Light" w:cs="新細明體" w:hint="eastAsia"/>
                <w:color w:val="000000" w:themeColor="text1"/>
                <w:kern w:val="0"/>
                <w:sz w:val="18"/>
                <w:szCs w:val="20"/>
              </w:rPr>
              <w:t>線上開</w:t>
            </w:r>
            <w:proofErr w:type="gramEnd"/>
            <w:r w:rsidRPr="001409F9">
              <w:rPr>
                <w:rFonts w:ascii="Microsoft JhengHei Light" w:eastAsia="Microsoft JhengHei Light" w:hAnsi="Microsoft JhengHei Light" w:cs="新細明體" w:hint="eastAsia"/>
                <w:color w:val="000000" w:themeColor="text1"/>
                <w:kern w:val="0"/>
                <w:sz w:val="18"/>
                <w:szCs w:val="20"/>
              </w:rPr>
              <w:t>卡(未登)</w:t>
            </w:r>
          </w:p>
        </w:tc>
        <w:tc>
          <w:tcPr>
            <w:tcW w:w="845" w:type="dxa"/>
            <w:shd w:val="clear" w:color="auto" w:fill="auto"/>
            <w:noWrap/>
          </w:tcPr>
          <w:p w14:paraId="67E54E3E"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14"/>
                <w:szCs w:val="20"/>
              </w:rPr>
            </w:pPr>
            <w:proofErr w:type="gramStart"/>
            <w:r w:rsidRPr="001409F9">
              <w:rPr>
                <w:rFonts w:ascii="Microsoft JhengHei Light" w:eastAsia="Microsoft JhengHei Light" w:hAnsi="Microsoft JhengHei Light" w:cs="新細明體" w:hint="eastAsia"/>
                <w:color w:val="000000" w:themeColor="text1"/>
                <w:kern w:val="0"/>
                <w:sz w:val="18"/>
                <w:szCs w:val="20"/>
              </w:rPr>
              <w:t>線上開</w:t>
            </w:r>
            <w:proofErr w:type="gramEnd"/>
            <w:r w:rsidRPr="001409F9">
              <w:rPr>
                <w:rFonts w:ascii="Microsoft JhengHei Light" w:eastAsia="Microsoft JhengHei Light" w:hAnsi="Microsoft JhengHei Light" w:cs="新細明體" w:hint="eastAsia"/>
                <w:color w:val="000000" w:themeColor="text1"/>
                <w:kern w:val="0"/>
                <w:sz w:val="18"/>
                <w:szCs w:val="20"/>
              </w:rPr>
              <w:t>卡(未登)</w:t>
            </w:r>
          </w:p>
        </w:tc>
        <w:tc>
          <w:tcPr>
            <w:tcW w:w="845" w:type="dxa"/>
            <w:shd w:val="clear" w:color="auto" w:fill="auto"/>
            <w:noWrap/>
          </w:tcPr>
          <w:p w14:paraId="62F78DC4"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14"/>
                <w:szCs w:val="20"/>
              </w:rPr>
            </w:pPr>
            <w:proofErr w:type="gramStart"/>
            <w:r w:rsidRPr="001409F9">
              <w:rPr>
                <w:rFonts w:ascii="Microsoft JhengHei Light" w:eastAsia="Microsoft JhengHei Light" w:hAnsi="Microsoft JhengHei Light" w:cs="新細明體" w:hint="eastAsia"/>
                <w:color w:val="000000" w:themeColor="text1"/>
                <w:kern w:val="0"/>
                <w:sz w:val="18"/>
                <w:szCs w:val="20"/>
              </w:rPr>
              <w:t>線上開</w:t>
            </w:r>
            <w:proofErr w:type="gramEnd"/>
            <w:r w:rsidRPr="001409F9">
              <w:rPr>
                <w:rFonts w:ascii="Microsoft JhengHei Light" w:eastAsia="Microsoft JhengHei Light" w:hAnsi="Microsoft JhengHei Light" w:cs="新細明體" w:hint="eastAsia"/>
                <w:color w:val="000000" w:themeColor="text1"/>
                <w:kern w:val="0"/>
                <w:sz w:val="18"/>
                <w:szCs w:val="20"/>
              </w:rPr>
              <w:t>卡(未登)</w:t>
            </w:r>
          </w:p>
        </w:tc>
        <w:tc>
          <w:tcPr>
            <w:tcW w:w="845" w:type="dxa"/>
            <w:shd w:val="clear" w:color="auto" w:fill="auto"/>
            <w:noWrap/>
          </w:tcPr>
          <w:p w14:paraId="4E0691F6"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proofErr w:type="gramStart"/>
            <w:r w:rsidRPr="001409F9">
              <w:rPr>
                <w:rFonts w:ascii="Microsoft JhengHei Light" w:eastAsia="Microsoft JhengHei Light" w:hAnsi="Microsoft JhengHei Light" w:cs="新細明體" w:hint="eastAsia"/>
                <w:color w:val="000000" w:themeColor="text1"/>
                <w:kern w:val="0"/>
                <w:sz w:val="18"/>
                <w:szCs w:val="20"/>
              </w:rPr>
              <w:t>線上開</w:t>
            </w:r>
            <w:proofErr w:type="gramEnd"/>
            <w:r w:rsidRPr="001409F9">
              <w:rPr>
                <w:rFonts w:ascii="Microsoft JhengHei Light" w:eastAsia="Microsoft JhengHei Light" w:hAnsi="Microsoft JhengHei Light" w:cs="新細明體" w:hint="eastAsia"/>
                <w:color w:val="000000" w:themeColor="text1"/>
                <w:kern w:val="0"/>
                <w:sz w:val="18"/>
                <w:szCs w:val="20"/>
              </w:rPr>
              <w:t>卡(未登)</w:t>
            </w:r>
          </w:p>
        </w:tc>
        <w:tc>
          <w:tcPr>
            <w:tcW w:w="845" w:type="dxa"/>
            <w:shd w:val="clear" w:color="auto" w:fill="FFF2CC" w:themeFill="accent4" w:themeFillTint="33"/>
            <w:noWrap/>
            <w:vAlign w:val="center"/>
          </w:tcPr>
          <w:p w14:paraId="6D1A6A93"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proofErr w:type="gramStart"/>
            <w:r w:rsidRPr="001409F9">
              <w:rPr>
                <w:rFonts w:ascii="Microsoft JhengHei Light" w:eastAsia="Microsoft JhengHei Light" w:hAnsi="Microsoft JhengHei Light" w:cs="新細明體" w:hint="eastAsia"/>
                <w:color w:val="D9D9D9" w:themeColor="background1" w:themeShade="D9"/>
                <w:kern w:val="0"/>
                <w:sz w:val="18"/>
                <w:szCs w:val="20"/>
              </w:rPr>
              <w:t>線上開</w:t>
            </w:r>
            <w:proofErr w:type="gramEnd"/>
            <w:r w:rsidRPr="001409F9">
              <w:rPr>
                <w:rFonts w:ascii="Microsoft JhengHei Light" w:eastAsia="Microsoft JhengHei Light" w:hAnsi="Microsoft JhengHei Light" w:cs="新細明體" w:hint="eastAsia"/>
                <w:color w:val="D9D9D9" w:themeColor="background1" w:themeShade="D9"/>
                <w:kern w:val="0"/>
                <w:sz w:val="18"/>
                <w:szCs w:val="20"/>
              </w:rPr>
              <w:t>卡(</w:t>
            </w:r>
            <w:proofErr w:type="gramStart"/>
            <w:r w:rsidRPr="001409F9">
              <w:rPr>
                <w:rFonts w:ascii="Microsoft JhengHei Light" w:eastAsia="Microsoft JhengHei Light" w:hAnsi="Microsoft JhengHei Light" w:cs="新細明體" w:hint="eastAsia"/>
                <w:color w:val="D9D9D9" w:themeColor="background1" w:themeShade="D9"/>
                <w:kern w:val="0"/>
                <w:sz w:val="18"/>
                <w:szCs w:val="20"/>
              </w:rPr>
              <w:t>卡管頁</w:t>
            </w:r>
            <w:proofErr w:type="gramEnd"/>
            <w:r w:rsidRPr="001409F9">
              <w:rPr>
                <w:rFonts w:ascii="Microsoft JhengHei Light" w:eastAsia="Microsoft JhengHei Light" w:hAnsi="Microsoft JhengHei Light" w:cs="新細明體" w:hint="eastAsia"/>
                <w:color w:val="D9D9D9" w:themeColor="background1" w:themeShade="D9"/>
                <w:kern w:val="0"/>
                <w:sz w:val="18"/>
                <w:szCs w:val="20"/>
              </w:rPr>
              <w:t>)</w:t>
            </w:r>
          </w:p>
        </w:tc>
        <w:tc>
          <w:tcPr>
            <w:tcW w:w="845" w:type="dxa"/>
            <w:shd w:val="clear" w:color="auto" w:fill="FFF2CC" w:themeFill="accent4" w:themeFillTint="33"/>
            <w:noWrap/>
            <w:vAlign w:val="center"/>
          </w:tcPr>
          <w:p w14:paraId="29776BEF"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proofErr w:type="gramStart"/>
            <w:r w:rsidRPr="001409F9">
              <w:rPr>
                <w:rFonts w:ascii="Microsoft JhengHei Light" w:eastAsia="Microsoft JhengHei Light" w:hAnsi="Microsoft JhengHei Light" w:cs="新細明體" w:hint="eastAsia"/>
                <w:color w:val="D9D9D9" w:themeColor="background1" w:themeShade="D9"/>
                <w:kern w:val="0"/>
                <w:sz w:val="18"/>
                <w:szCs w:val="20"/>
              </w:rPr>
              <w:t>線上開</w:t>
            </w:r>
            <w:proofErr w:type="gramEnd"/>
            <w:r w:rsidRPr="001409F9">
              <w:rPr>
                <w:rFonts w:ascii="Microsoft JhengHei Light" w:eastAsia="Microsoft JhengHei Light" w:hAnsi="Microsoft JhengHei Light" w:cs="新細明體" w:hint="eastAsia"/>
                <w:color w:val="D9D9D9" w:themeColor="background1" w:themeShade="D9"/>
                <w:kern w:val="0"/>
                <w:sz w:val="18"/>
                <w:szCs w:val="20"/>
              </w:rPr>
              <w:t>卡(</w:t>
            </w:r>
            <w:proofErr w:type="gramStart"/>
            <w:r w:rsidRPr="001409F9">
              <w:rPr>
                <w:rFonts w:ascii="Microsoft JhengHei Light" w:eastAsia="Microsoft JhengHei Light" w:hAnsi="Microsoft JhengHei Light" w:cs="新細明體" w:hint="eastAsia"/>
                <w:color w:val="D9D9D9" w:themeColor="background1" w:themeShade="D9"/>
                <w:kern w:val="0"/>
                <w:sz w:val="18"/>
                <w:szCs w:val="20"/>
              </w:rPr>
              <w:t>卡管頁</w:t>
            </w:r>
            <w:proofErr w:type="gramEnd"/>
            <w:r w:rsidRPr="001409F9">
              <w:rPr>
                <w:rFonts w:ascii="Microsoft JhengHei Light" w:eastAsia="Microsoft JhengHei Light" w:hAnsi="Microsoft JhengHei Light" w:cs="新細明體" w:hint="eastAsia"/>
                <w:color w:val="D9D9D9" w:themeColor="background1" w:themeShade="D9"/>
                <w:kern w:val="0"/>
                <w:sz w:val="18"/>
                <w:szCs w:val="20"/>
              </w:rPr>
              <w:t>)</w:t>
            </w:r>
          </w:p>
        </w:tc>
      </w:tr>
      <w:tr w:rsidR="001409F9" w:rsidRPr="00394B03" w14:paraId="15E1CCEC" w14:textId="77777777" w:rsidTr="001409F9">
        <w:trPr>
          <w:trHeight w:val="256"/>
        </w:trPr>
        <w:tc>
          <w:tcPr>
            <w:tcW w:w="993" w:type="dxa"/>
            <w:vMerge/>
            <w:shd w:val="clear" w:color="000000" w:fill="D9D9D9"/>
            <w:noWrap/>
            <w:vAlign w:val="center"/>
          </w:tcPr>
          <w:p w14:paraId="420319BE" w14:textId="77777777" w:rsidR="001409F9" w:rsidRPr="00394B03" w:rsidRDefault="001409F9" w:rsidP="001409F9">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0BFF5D3A"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進度查詢</w:t>
            </w:r>
          </w:p>
        </w:tc>
        <w:tc>
          <w:tcPr>
            <w:tcW w:w="996" w:type="dxa"/>
            <w:shd w:val="clear" w:color="auto" w:fill="D9D9D9" w:themeFill="background1" w:themeFillShade="D9"/>
            <w:vAlign w:val="center"/>
          </w:tcPr>
          <w:p w14:paraId="5EA82D52"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74DF85EB"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進度查詢(未登)</w:t>
            </w:r>
          </w:p>
        </w:tc>
        <w:tc>
          <w:tcPr>
            <w:tcW w:w="845" w:type="dxa"/>
            <w:shd w:val="clear" w:color="auto" w:fill="auto"/>
            <w:noWrap/>
          </w:tcPr>
          <w:p w14:paraId="3E216E20"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進度查詢(未登)</w:t>
            </w:r>
          </w:p>
        </w:tc>
        <w:tc>
          <w:tcPr>
            <w:tcW w:w="845" w:type="dxa"/>
            <w:shd w:val="clear" w:color="auto" w:fill="auto"/>
            <w:noWrap/>
          </w:tcPr>
          <w:p w14:paraId="238A8EE1"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進度查詢(未登)</w:t>
            </w:r>
          </w:p>
        </w:tc>
        <w:tc>
          <w:tcPr>
            <w:tcW w:w="845" w:type="dxa"/>
            <w:shd w:val="clear" w:color="auto" w:fill="auto"/>
            <w:noWrap/>
          </w:tcPr>
          <w:p w14:paraId="15980BA2"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14"/>
                <w:szCs w:val="20"/>
              </w:rPr>
            </w:pPr>
            <w:r w:rsidRPr="001409F9">
              <w:rPr>
                <w:rFonts w:ascii="Microsoft JhengHei Light" w:eastAsia="Microsoft JhengHei Light" w:hAnsi="Microsoft JhengHei Light" w:cs="新細明體" w:hint="eastAsia"/>
                <w:color w:val="000000" w:themeColor="text1"/>
                <w:kern w:val="0"/>
                <w:sz w:val="18"/>
                <w:szCs w:val="20"/>
              </w:rPr>
              <w:t>進度查詢(未登)</w:t>
            </w:r>
          </w:p>
        </w:tc>
        <w:tc>
          <w:tcPr>
            <w:tcW w:w="845" w:type="dxa"/>
            <w:shd w:val="clear" w:color="auto" w:fill="auto"/>
            <w:noWrap/>
          </w:tcPr>
          <w:p w14:paraId="0502FAAE"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14"/>
                <w:szCs w:val="20"/>
              </w:rPr>
            </w:pPr>
            <w:r w:rsidRPr="001409F9">
              <w:rPr>
                <w:rFonts w:ascii="Microsoft JhengHei Light" w:eastAsia="Microsoft JhengHei Light" w:hAnsi="Microsoft JhengHei Light" w:cs="新細明體" w:hint="eastAsia"/>
                <w:color w:val="000000" w:themeColor="text1"/>
                <w:kern w:val="0"/>
                <w:sz w:val="18"/>
                <w:szCs w:val="20"/>
              </w:rPr>
              <w:t>進度查詢(未登)</w:t>
            </w:r>
          </w:p>
        </w:tc>
        <w:tc>
          <w:tcPr>
            <w:tcW w:w="845" w:type="dxa"/>
            <w:shd w:val="clear" w:color="auto" w:fill="auto"/>
            <w:noWrap/>
          </w:tcPr>
          <w:p w14:paraId="5E579ADC"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進度查詢(未登)</w:t>
            </w:r>
          </w:p>
        </w:tc>
        <w:tc>
          <w:tcPr>
            <w:tcW w:w="845" w:type="dxa"/>
            <w:shd w:val="clear" w:color="auto" w:fill="FFF2CC" w:themeFill="accent4" w:themeFillTint="33"/>
            <w:noWrap/>
            <w:vAlign w:val="center"/>
          </w:tcPr>
          <w:p w14:paraId="61DCC5DB"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18"/>
                <w:szCs w:val="20"/>
              </w:rPr>
              <w:t>進度查詢(</w:t>
            </w:r>
            <w:proofErr w:type="gramStart"/>
            <w:r w:rsidRPr="001409F9">
              <w:rPr>
                <w:rFonts w:ascii="Microsoft JhengHei Light" w:eastAsia="Microsoft JhengHei Light" w:hAnsi="Microsoft JhengHei Light" w:cs="新細明體" w:hint="eastAsia"/>
                <w:color w:val="D9D9D9" w:themeColor="background1" w:themeShade="D9"/>
                <w:kern w:val="0"/>
                <w:sz w:val="18"/>
                <w:szCs w:val="20"/>
              </w:rPr>
              <w:t>卡管頁</w:t>
            </w:r>
            <w:proofErr w:type="gramEnd"/>
            <w:r w:rsidRPr="001409F9">
              <w:rPr>
                <w:rFonts w:ascii="Microsoft JhengHei Light" w:eastAsia="Microsoft JhengHei Light" w:hAnsi="Microsoft JhengHei Light" w:cs="新細明體" w:hint="eastAsia"/>
                <w:color w:val="D9D9D9" w:themeColor="background1" w:themeShade="D9"/>
                <w:kern w:val="0"/>
                <w:sz w:val="18"/>
                <w:szCs w:val="20"/>
              </w:rPr>
              <w:t>)</w:t>
            </w:r>
          </w:p>
        </w:tc>
        <w:tc>
          <w:tcPr>
            <w:tcW w:w="845" w:type="dxa"/>
            <w:shd w:val="clear" w:color="auto" w:fill="FFF2CC" w:themeFill="accent4" w:themeFillTint="33"/>
            <w:noWrap/>
            <w:vAlign w:val="center"/>
          </w:tcPr>
          <w:p w14:paraId="6D9F5DE3"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18"/>
                <w:szCs w:val="20"/>
              </w:rPr>
              <w:t>進度查詢(</w:t>
            </w:r>
            <w:proofErr w:type="gramStart"/>
            <w:r w:rsidRPr="001409F9">
              <w:rPr>
                <w:rFonts w:ascii="Microsoft JhengHei Light" w:eastAsia="Microsoft JhengHei Light" w:hAnsi="Microsoft JhengHei Light" w:cs="新細明體" w:hint="eastAsia"/>
                <w:color w:val="D9D9D9" w:themeColor="background1" w:themeShade="D9"/>
                <w:kern w:val="0"/>
                <w:sz w:val="18"/>
                <w:szCs w:val="20"/>
              </w:rPr>
              <w:t>卡管頁</w:t>
            </w:r>
            <w:proofErr w:type="gramEnd"/>
            <w:r w:rsidRPr="001409F9">
              <w:rPr>
                <w:rFonts w:ascii="Microsoft JhengHei Light" w:eastAsia="Microsoft JhengHei Light" w:hAnsi="Microsoft JhengHei Light" w:cs="新細明體" w:hint="eastAsia"/>
                <w:color w:val="D9D9D9" w:themeColor="background1" w:themeShade="D9"/>
                <w:kern w:val="0"/>
                <w:sz w:val="18"/>
                <w:szCs w:val="20"/>
              </w:rPr>
              <w:t>)</w:t>
            </w:r>
          </w:p>
        </w:tc>
      </w:tr>
      <w:tr w:rsidR="001409F9" w:rsidRPr="00394B03" w14:paraId="319021F9" w14:textId="77777777" w:rsidTr="001409F9">
        <w:trPr>
          <w:trHeight w:val="256"/>
        </w:trPr>
        <w:tc>
          <w:tcPr>
            <w:tcW w:w="993" w:type="dxa"/>
            <w:vMerge/>
            <w:shd w:val="clear" w:color="000000" w:fill="D9D9D9"/>
            <w:noWrap/>
            <w:vAlign w:val="center"/>
          </w:tcPr>
          <w:p w14:paraId="127F2C2A" w14:textId="77777777" w:rsidR="001409F9" w:rsidRPr="00394B03" w:rsidRDefault="001409F9" w:rsidP="001409F9">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33CE041A"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proofErr w:type="gramStart"/>
            <w:r>
              <w:rPr>
                <w:rFonts w:ascii="Microsoft JhengHei Light" w:eastAsia="Microsoft JhengHei Light" w:hAnsi="Microsoft JhengHei Light" w:cs="新細明體" w:hint="eastAsia"/>
                <w:color w:val="000000"/>
                <w:kern w:val="0"/>
                <w:sz w:val="20"/>
                <w:szCs w:val="20"/>
              </w:rPr>
              <w:t>線上補件</w:t>
            </w:r>
            <w:proofErr w:type="gramEnd"/>
          </w:p>
        </w:tc>
        <w:tc>
          <w:tcPr>
            <w:tcW w:w="996" w:type="dxa"/>
            <w:shd w:val="clear" w:color="auto" w:fill="D9D9D9" w:themeFill="background1" w:themeFillShade="D9"/>
            <w:vAlign w:val="center"/>
          </w:tcPr>
          <w:p w14:paraId="01801FCF"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2B50EAD1"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5A4D2A9E"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5D68DACF"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1A9F0C78"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62AE2631"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4DFC1465"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FFF2CC" w:themeFill="accent4" w:themeFillTint="33"/>
            <w:noWrap/>
            <w:vAlign w:val="center"/>
          </w:tcPr>
          <w:p w14:paraId="5AA7446D"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proofErr w:type="gramStart"/>
            <w:r w:rsidRPr="001409F9">
              <w:rPr>
                <w:rFonts w:ascii="Microsoft JhengHei Light" w:eastAsia="Microsoft JhengHei Light" w:hAnsi="Microsoft JhengHei Light" w:cs="新細明體" w:hint="eastAsia"/>
                <w:color w:val="D9D9D9" w:themeColor="background1" w:themeShade="D9"/>
                <w:kern w:val="0"/>
                <w:sz w:val="18"/>
                <w:szCs w:val="20"/>
              </w:rPr>
              <w:t>線上補件</w:t>
            </w:r>
            <w:proofErr w:type="gramEnd"/>
            <w:r w:rsidRPr="001409F9">
              <w:rPr>
                <w:rFonts w:ascii="Microsoft JhengHei Light" w:eastAsia="Microsoft JhengHei Light" w:hAnsi="Microsoft JhengHei Light" w:cs="新細明體" w:hint="eastAsia"/>
                <w:color w:val="D9D9D9" w:themeColor="background1" w:themeShade="D9"/>
                <w:kern w:val="0"/>
                <w:sz w:val="18"/>
                <w:szCs w:val="20"/>
              </w:rPr>
              <w:t>(</w:t>
            </w:r>
            <w:proofErr w:type="gramStart"/>
            <w:r w:rsidRPr="001409F9">
              <w:rPr>
                <w:rFonts w:ascii="Microsoft JhengHei Light" w:eastAsia="Microsoft JhengHei Light" w:hAnsi="Microsoft JhengHei Light" w:cs="新細明體" w:hint="eastAsia"/>
                <w:color w:val="D9D9D9" w:themeColor="background1" w:themeShade="D9"/>
                <w:kern w:val="0"/>
                <w:sz w:val="18"/>
                <w:szCs w:val="20"/>
              </w:rPr>
              <w:t>卡管頁</w:t>
            </w:r>
            <w:proofErr w:type="gramEnd"/>
            <w:r w:rsidRPr="001409F9">
              <w:rPr>
                <w:rFonts w:ascii="Microsoft JhengHei Light" w:eastAsia="Microsoft JhengHei Light" w:hAnsi="Microsoft JhengHei Light" w:cs="新細明體" w:hint="eastAsia"/>
                <w:color w:val="D9D9D9" w:themeColor="background1" w:themeShade="D9"/>
                <w:kern w:val="0"/>
                <w:sz w:val="18"/>
                <w:szCs w:val="20"/>
              </w:rPr>
              <w:t>)</w:t>
            </w:r>
          </w:p>
        </w:tc>
        <w:tc>
          <w:tcPr>
            <w:tcW w:w="845" w:type="dxa"/>
            <w:shd w:val="clear" w:color="auto" w:fill="FFF2CC" w:themeFill="accent4" w:themeFillTint="33"/>
            <w:noWrap/>
            <w:vAlign w:val="center"/>
          </w:tcPr>
          <w:p w14:paraId="5DF8EC5A"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proofErr w:type="gramStart"/>
            <w:r w:rsidRPr="001409F9">
              <w:rPr>
                <w:rFonts w:ascii="Microsoft JhengHei Light" w:eastAsia="Microsoft JhengHei Light" w:hAnsi="Microsoft JhengHei Light" w:cs="新細明體" w:hint="eastAsia"/>
                <w:color w:val="D9D9D9" w:themeColor="background1" w:themeShade="D9"/>
                <w:kern w:val="0"/>
                <w:sz w:val="18"/>
                <w:szCs w:val="20"/>
              </w:rPr>
              <w:t>線上補件</w:t>
            </w:r>
            <w:proofErr w:type="gramEnd"/>
            <w:r w:rsidRPr="001409F9">
              <w:rPr>
                <w:rFonts w:ascii="Microsoft JhengHei Light" w:eastAsia="Microsoft JhengHei Light" w:hAnsi="Microsoft JhengHei Light" w:cs="新細明體" w:hint="eastAsia"/>
                <w:color w:val="D9D9D9" w:themeColor="background1" w:themeShade="D9"/>
                <w:kern w:val="0"/>
                <w:sz w:val="18"/>
                <w:szCs w:val="20"/>
              </w:rPr>
              <w:t>(</w:t>
            </w:r>
            <w:proofErr w:type="gramStart"/>
            <w:r w:rsidRPr="001409F9">
              <w:rPr>
                <w:rFonts w:ascii="Microsoft JhengHei Light" w:eastAsia="Microsoft JhengHei Light" w:hAnsi="Microsoft JhengHei Light" w:cs="新細明體" w:hint="eastAsia"/>
                <w:color w:val="D9D9D9" w:themeColor="background1" w:themeShade="D9"/>
                <w:kern w:val="0"/>
                <w:sz w:val="18"/>
                <w:szCs w:val="20"/>
              </w:rPr>
              <w:t>卡管頁</w:t>
            </w:r>
            <w:proofErr w:type="gramEnd"/>
            <w:r w:rsidRPr="001409F9">
              <w:rPr>
                <w:rFonts w:ascii="Microsoft JhengHei Light" w:eastAsia="Microsoft JhengHei Light" w:hAnsi="Microsoft JhengHei Light" w:cs="新細明體" w:hint="eastAsia"/>
                <w:color w:val="D9D9D9" w:themeColor="background1" w:themeShade="D9"/>
                <w:kern w:val="0"/>
                <w:sz w:val="18"/>
                <w:szCs w:val="20"/>
              </w:rPr>
              <w:t>)</w:t>
            </w:r>
          </w:p>
        </w:tc>
      </w:tr>
    </w:tbl>
    <w:p w14:paraId="617258B8" w14:textId="7864CAE3" w:rsidR="001409F9" w:rsidRDefault="00B85731" w:rsidP="0039272F">
      <w:pPr>
        <w:pStyle w:val="af5"/>
        <w:numPr>
          <w:ilvl w:val="0"/>
          <w:numId w:val="4"/>
        </w:numPr>
        <w:spacing w:line="0" w:lineRule="atLeast"/>
        <w:ind w:leftChars="0" w:left="425" w:hanging="425"/>
        <w:outlineLvl w:val="2"/>
        <w:rPr>
          <w:rFonts w:ascii="Century Gothic" w:eastAsia="微軟正黑體" w:hAnsi="Century Gothic"/>
          <w:b/>
          <w:sz w:val="22"/>
        </w:rPr>
      </w:pPr>
      <w:bookmarkStart w:id="12" w:name="_Toc81398694"/>
      <w:r>
        <w:rPr>
          <w:rFonts w:ascii="Century Gothic" w:eastAsia="微軟正黑體" w:hAnsi="Century Gothic" w:hint="eastAsia"/>
          <w:b/>
          <w:sz w:val="22"/>
        </w:rPr>
        <w:t>啟用卡片</w:t>
      </w:r>
      <w:r w:rsidR="00A31421">
        <w:rPr>
          <w:rFonts w:ascii="Century Gothic" w:eastAsia="微軟正黑體" w:hAnsi="Century Gothic" w:hint="eastAsia"/>
          <w:b/>
          <w:sz w:val="22"/>
        </w:rPr>
        <w:t>(</w:t>
      </w:r>
      <w:r w:rsidR="00A31421">
        <w:rPr>
          <w:rFonts w:ascii="Century Gothic" w:eastAsia="微軟正黑體" w:hAnsi="Century Gothic" w:hint="eastAsia"/>
          <w:b/>
          <w:sz w:val="22"/>
        </w:rPr>
        <w:t>未登</w:t>
      </w:r>
      <w:r w:rsidR="00A31421">
        <w:rPr>
          <w:rFonts w:ascii="Century Gothic" w:eastAsia="微軟正黑體" w:hAnsi="Century Gothic" w:hint="eastAsia"/>
          <w:b/>
          <w:sz w:val="22"/>
        </w:rPr>
        <w:t>)</w:t>
      </w:r>
      <w:bookmarkEnd w:id="12"/>
    </w:p>
    <w:p w14:paraId="2FD88B09" w14:textId="6DB7547E" w:rsidR="00B85731" w:rsidRDefault="001409F9" w:rsidP="002C2DC7">
      <w:pPr>
        <w:pStyle w:val="af5"/>
        <w:spacing w:line="0" w:lineRule="atLeast"/>
        <w:ind w:leftChars="0" w:left="425"/>
        <w:rPr>
          <w:rFonts w:ascii="Century Gothic" w:eastAsia="微軟正黑體" w:hAnsi="Century Gothic"/>
          <w:sz w:val="22"/>
        </w:rPr>
      </w:pPr>
      <w:r w:rsidRPr="001409F9">
        <w:rPr>
          <w:rFonts w:ascii="Century Gothic" w:eastAsia="微軟正黑體" w:hAnsi="Century Gothic" w:hint="eastAsia"/>
          <w:sz w:val="22"/>
        </w:rPr>
        <w:t>於</w:t>
      </w:r>
      <w:r>
        <w:rPr>
          <w:rFonts w:ascii="Century Gothic" w:eastAsia="微軟正黑體" w:hAnsi="Century Gothic" w:hint="eastAsia"/>
          <w:sz w:val="22"/>
        </w:rPr>
        <w:t>上述</w:t>
      </w:r>
      <w:r w:rsidR="00A31421">
        <w:rPr>
          <w:rFonts w:ascii="Century Gothic" w:eastAsia="微軟正黑體" w:hAnsi="Century Gothic" w:hint="eastAsia"/>
          <w:sz w:val="22"/>
        </w:rPr>
        <w:t>表格</w:t>
      </w:r>
      <w:r>
        <w:rPr>
          <w:rFonts w:ascii="Century Gothic" w:eastAsia="微軟正黑體" w:hAnsi="Century Gothic" w:hint="eastAsia"/>
          <w:sz w:val="22"/>
        </w:rPr>
        <w:t>狀態點擊「</w:t>
      </w:r>
      <w:r w:rsidR="00B85731" w:rsidRPr="001409F9">
        <w:rPr>
          <w:rFonts w:ascii="Century Gothic" w:eastAsia="微軟正黑體" w:hAnsi="Century Gothic" w:hint="eastAsia"/>
          <w:sz w:val="22"/>
        </w:rPr>
        <w:t>啟用卡片</w:t>
      </w:r>
      <w:r>
        <w:rPr>
          <w:rFonts w:ascii="Century Gothic" w:eastAsia="微軟正黑體" w:hAnsi="Century Gothic" w:hint="eastAsia"/>
          <w:sz w:val="22"/>
        </w:rPr>
        <w:t>」</w:t>
      </w:r>
      <w:r w:rsidR="00B85731" w:rsidRPr="001409F9">
        <w:rPr>
          <w:rFonts w:ascii="Century Gothic" w:eastAsia="微軟正黑體" w:hAnsi="Century Gothic" w:hint="eastAsia"/>
          <w:sz w:val="22"/>
        </w:rPr>
        <w:t>，導引至下方流程。</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254"/>
        <w:gridCol w:w="142"/>
        <w:gridCol w:w="6090"/>
      </w:tblGrid>
      <w:tr w:rsidR="001409F9" w14:paraId="26F4AFC8" w14:textId="77777777" w:rsidTr="00505A60">
        <w:trPr>
          <w:trHeight w:val="80"/>
        </w:trPr>
        <w:tc>
          <w:tcPr>
            <w:tcW w:w="2710" w:type="dxa"/>
            <w:shd w:val="clear" w:color="auto" w:fill="D9D9D9" w:themeFill="background1" w:themeFillShade="D9"/>
          </w:tcPr>
          <w:p w14:paraId="74046B06" w14:textId="6CEA3A9D"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啟用卡片</w:t>
            </w:r>
            <w:r>
              <w:rPr>
                <w:rFonts w:ascii="Century Gothic" w:eastAsia="微軟正黑體" w:hAnsi="Century Gothic" w:hint="eastAsia"/>
                <w:sz w:val="22"/>
              </w:rPr>
              <w:t>S</w:t>
            </w:r>
            <w:r>
              <w:rPr>
                <w:rFonts w:ascii="Century Gothic" w:eastAsia="微軟正黑體" w:hAnsi="Century Gothic"/>
                <w:sz w:val="22"/>
              </w:rPr>
              <w:t>tep1</w:t>
            </w:r>
          </w:p>
        </w:tc>
        <w:tc>
          <w:tcPr>
            <w:tcW w:w="1254" w:type="dxa"/>
            <w:shd w:val="clear" w:color="auto" w:fill="D9D9D9" w:themeFill="background1" w:themeFillShade="D9"/>
          </w:tcPr>
          <w:p w14:paraId="688AA922"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gridSpan w:val="2"/>
            <w:shd w:val="clear" w:color="auto" w:fill="D9D9D9" w:themeFill="background1" w:themeFillShade="D9"/>
          </w:tcPr>
          <w:p w14:paraId="2A87632E"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1409F9" w14:paraId="0FEDF7D5" w14:textId="77777777" w:rsidTr="00505A60">
        <w:tblPrEx>
          <w:tblCellMar>
            <w:left w:w="28" w:type="dxa"/>
            <w:right w:w="28" w:type="dxa"/>
          </w:tblCellMar>
        </w:tblPrEx>
        <w:trPr>
          <w:trHeight w:val="227"/>
        </w:trPr>
        <w:tc>
          <w:tcPr>
            <w:tcW w:w="2710" w:type="dxa"/>
            <w:vMerge w:val="restart"/>
          </w:tcPr>
          <w:p w14:paraId="14085DDB" w14:textId="06A30740" w:rsidR="001409F9" w:rsidRDefault="001409F9" w:rsidP="001409F9">
            <w:pPr>
              <w:spacing w:line="0" w:lineRule="atLeast"/>
              <w:jc w:val="center"/>
              <w:rPr>
                <w:noProof/>
              </w:rPr>
            </w:pPr>
            <w:r>
              <w:rPr>
                <w:rFonts w:ascii="Century Gothic" w:eastAsia="微軟正黑體" w:hAnsi="Century Gothic"/>
                <w:noProof/>
                <w:sz w:val="22"/>
              </w:rPr>
              <w:drawing>
                <wp:inline distT="0" distB="0" distL="0" distR="0" wp14:anchorId="3759DC9F" wp14:editId="0E57159F">
                  <wp:extent cx="1584000" cy="2575685"/>
                  <wp:effectExtent l="0" t="0" r="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8977"/>
                          <a:stretch/>
                        </pic:blipFill>
                        <pic:spPr bwMode="auto">
                          <a:xfrm>
                            <a:off x="0" y="0"/>
                            <a:ext cx="1584000" cy="25756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Pr>
          <w:p w14:paraId="6764F3E0" w14:textId="77777777"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身分證字號</w:t>
            </w:r>
          </w:p>
          <w:p w14:paraId="20055801" w14:textId="31AA2547"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(t</w:t>
            </w:r>
            <w:r>
              <w:rPr>
                <w:rFonts w:ascii="Century Gothic" w:eastAsia="微軟正黑體" w:hAnsi="Century Gothic"/>
                <w:sz w:val="22"/>
              </w:rPr>
              <w:t>ext field</w:t>
            </w:r>
            <w:r>
              <w:rPr>
                <w:rFonts w:ascii="Century Gothic" w:eastAsia="微軟正黑體" w:hAnsi="Century Gothic" w:hint="eastAsia"/>
                <w:sz w:val="22"/>
              </w:rPr>
              <w:t>)</w:t>
            </w:r>
          </w:p>
        </w:tc>
        <w:tc>
          <w:tcPr>
            <w:tcW w:w="6232" w:type="dxa"/>
            <w:gridSpan w:val="2"/>
          </w:tcPr>
          <w:p w14:paraId="6970DBB2" w14:textId="22A897F8" w:rsidR="001409F9" w:rsidRDefault="001409F9" w:rsidP="0039272F">
            <w:pPr>
              <w:pStyle w:val="af5"/>
              <w:numPr>
                <w:ilvl w:val="0"/>
                <w:numId w:val="76"/>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請輸入您的身分證字號</w:t>
            </w:r>
          </w:p>
          <w:p w14:paraId="29A938A5" w14:textId="31972DDA" w:rsidR="001409F9" w:rsidRDefault="001409F9" w:rsidP="0039272F">
            <w:pPr>
              <w:pStyle w:val="af5"/>
              <w:numPr>
                <w:ilvl w:val="0"/>
                <w:numId w:val="76"/>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輸入限制：限</w:t>
            </w:r>
            <w:r>
              <w:rPr>
                <w:rFonts w:ascii="Century Gothic" w:eastAsia="微軟正黑體" w:hAnsi="Century Gothic"/>
                <w:sz w:val="22"/>
              </w:rPr>
              <w:t>10</w:t>
            </w:r>
            <w:r>
              <w:rPr>
                <w:rFonts w:ascii="Century Gothic" w:eastAsia="微軟正黑體" w:hAnsi="Century Gothic" w:hint="eastAsia"/>
                <w:sz w:val="22"/>
              </w:rPr>
              <w:t>碼英數字，不允許符號，不得複製貼上</w:t>
            </w:r>
          </w:p>
          <w:p w14:paraId="3088ECB7" w14:textId="35A1A577" w:rsidR="001409F9" w:rsidRPr="001409F9" w:rsidRDefault="001409F9" w:rsidP="0039272F">
            <w:pPr>
              <w:pStyle w:val="af5"/>
              <w:numPr>
                <w:ilvl w:val="0"/>
                <w:numId w:val="76"/>
              </w:numPr>
              <w:spacing w:line="0" w:lineRule="atLeast"/>
              <w:ind w:leftChars="0"/>
              <w:rPr>
                <w:rFonts w:ascii="Century Gothic" w:eastAsia="微軟正黑體" w:hAnsi="Century Gothic"/>
                <w:sz w:val="22"/>
              </w:rPr>
            </w:pPr>
            <w:r w:rsidRPr="001409F9">
              <w:rPr>
                <w:rFonts w:ascii="Century Gothic" w:eastAsia="微軟正黑體" w:hAnsi="Century Gothic" w:hint="eastAsia"/>
                <w:sz w:val="22"/>
              </w:rPr>
              <w:t>格式檢核：須符合</w:t>
            </w:r>
            <w:r>
              <w:rPr>
                <w:rFonts w:ascii="Century Gothic" w:eastAsia="微軟正黑體" w:hAnsi="Century Gothic" w:hint="eastAsia"/>
                <w:sz w:val="22"/>
              </w:rPr>
              <w:t>身分證字號編碼規則</w:t>
            </w:r>
          </w:p>
        </w:tc>
      </w:tr>
      <w:tr w:rsidR="001409F9" w14:paraId="5D77258D" w14:textId="77777777" w:rsidTr="00505A60">
        <w:tblPrEx>
          <w:tblCellMar>
            <w:left w:w="28" w:type="dxa"/>
            <w:right w:w="28" w:type="dxa"/>
          </w:tblCellMar>
        </w:tblPrEx>
        <w:trPr>
          <w:trHeight w:val="227"/>
        </w:trPr>
        <w:tc>
          <w:tcPr>
            <w:tcW w:w="2710" w:type="dxa"/>
            <w:vMerge/>
          </w:tcPr>
          <w:p w14:paraId="62637C19" w14:textId="77777777" w:rsidR="001409F9" w:rsidRDefault="001409F9" w:rsidP="001409F9">
            <w:pPr>
              <w:spacing w:line="0" w:lineRule="atLeast"/>
              <w:jc w:val="center"/>
              <w:rPr>
                <w:rFonts w:ascii="Century Gothic" w:eastAsia="微軟正黑體" w:hAnsi="Century Gothic"/>
                <w:noProof/>
                <w:sz w:val="22"/>
              </w:rPr>
            </w:pPr>
          </w:p>
        </w:tc>
        <w:tc>
          <w:tcPr>
            <w:tcW w:w="1254" w:type="dxa"/>
          </w:tcPr>
          <w:p w14:paraId="1D9CB050" w14:textId="0FB831EA"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出生年月日</w:t>
            </w: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gridSpan w:val="2"/>
          </w:tcPr>
          <w:p w14:paraId="285F98D4" w14:textId="77777777" w:rsidR="001409F9" w:rsidRDefault="001409F9" w:rsidP="0039272F">
            <w:pPr>
              <w:pStyle w:val="af5"/>
              <w:numPr>
                <w:ilvl w:val="0"/>
                <w:numId w:val="77"/>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請輸入您的出生年月日</w:t>
            </w:r>
          </w:p>
          <w:p w14:paraId="7676C70B" w14:textId="77777777" w:rsidR="001409F9" w:rsidRDefault="001409F9" w:rsidP="0039272F">
            <w:pPr>
              <w:pStyle w:val="af5"/>
              <w:numPr>
                <w:ilvl w:val="0"/>
                <w:numId w:val="77"/>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8</w:t>
            </w:r>
            <w:r>
              <w:rPr>
                <w:rFonts w:ascii="Century Gothic" w:eastAsia="微軟正黑體" w:hAnsi="Century Gothic" w:hint="eastAsia"/>
                <w:sz w:val="22"/>
              </w:rPr>
              <w:t>碼數字，</w:t>
            </w:r>
            <w:r>
              <w:rPr>
                <w:rFonts w:ascii="Century Gothic" w:eastAsia="微軟正黑體" w:hAnsi="Century Gothic" w:hint="eastAsia"/>
                <w:sz w:val="22"/>
              </w:rPr>
              <w:t>4</w:t>
            </w:r>
            <w:r>
              <w:rPr>
                <w:rFonts w:ascii="Century Gothic" w:eastAsia="微軟正黑體" w:hAnsi="Century Gothic"/>
                <w:sz w:val="22"/>
              </w:rPr>
              <w:t>/2/2</w:t>
            </w:r>
            <w:r>
              <w:rPr>
                <w:rFonts w:ascii="Century Gothic" w:eastAsia="微軟正黑體" w:hAnsi="Century Gothic" w:hint="eastAsia"/>
                <w:sz w:val="22"/>
              </w:rPr>
              <w:t>自動鍵入斜線，不得複製貼上</w:t>
            </w:r>
          </w:p>
          <w:p w14:paraId="1F24AFC0" w14:textId="45BEDC85" w:rsidR="001409F9" w:rsidRPr="00A31065" w:rsidRDefault="001409F9" w:rsidP="0039272F">
            <w:pPr>
              <w:pStyle w:val="af5"/>
              <w:numPr>
                <w:ilvl w:val="0"/>
                <w:numId w:val="77"/>
              </w:numPr>
              <w:spacing w:line="0" w:lineRule="atLeast"/>
              <w:ind w:leftChars="0"/>
              <w:rPr>
                <w:rFonts w:ascii="Century Gothic" w:eastAsia="微軟正黑體" w:hAnsi="Century Gothic"/>
                <w:sz w:val="22"/>
              </w:rPr>
            </w:pPr>
            <w:r>
              <w:rPr>
                <w:rFonts w:ascii="Century Gothic" w:eastAsia="微軟正黑體" w:hAnsi="Century Gothic" w:hint="eastAsia"/>
                <w:sz w:val="22"/>
              </w:rPr>
              <w:t>格式檢核：須符合生日格式</w:t>
            </w:r>
          </w:p>
        </w:tc>
      </w:tr>
      <w:tr w:rsidR="001409F9" w14:paraId="67DD69FB" w14:textId="77777777" w:rsidTr="00505A60">
        <w:tblPrEx>
          <w:tblCellMar>
            <w:left w:w="28" w:type="dxa"/>
            <w:right w:w="28" w:type="dxa"/>
          </w:tblCellMar>
        </w:tblPrEx>
        <w:trPr>
          <w:trHeight w:val="227"/>
        </w:trPr>
        <w:tc>
          <w:tcPr>
            <w:tcW w:w="2710" w:type="dxa"/>
            <w:vMerge/>
          </w:tcPr>
          <w:p w14:paraId="37496791" w14:textId="77777777" w:rsidR="001409F9" w:rsidRDefault="001409F9" w:rsidP="001409F9">
            <w:pPr>
              <w:spacing w:line="0" w:lineRule="atLeast"/>
              <w:jc w:val="center"/>
              <w:rPr>
                <w:noProof/>
              </w:rPr>
            </w:pPr>
          </w:p>
        </w:tc>
        <w:tc>
          <w:tcPr>
            <w:tcW w:w="1254" w:type="dxa"/>
          </w:tcPr>
          <w:p w14:paraId="16170091" w14:textId="7AB34145"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發送驗證碼</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gridSpan w:val="2"/>
          </w:tcPr>
          <w:p w14:paraId="53459FB4" w14:textId="77777777" w:rsidR="001409F9" w:rsidRDefault="001409F9" w:rsidP="0039272F">
            <w:pPr>
              <w:pStyle w:val="af5"/>
              <w:numPr>
                <w:ilvl w:val="0"/>
                <w:numId w:val="78"/>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：檢核</w:t>
            </w:r>
          </w:p>
          <w:tbl>
            <w:tblPr>
              <w:tblStyle w:val="aa"/>
              <w:tblW w:w="0" w:type="auto"/>
              <w:tblLayout w:type="fixed"/>
              <w:tblLook w:val="04A0" w:firstRow="1" w:lastRow="0" w:firstColumn="1" w:lastColumn="0" w:noHBand="0" w:noVBand="1"/>
            </w:tblPr>
            <w:tblGrid>
              <w:gridCol w:w="1636"/>
              <w:gridCol w:w="3975"/>
            </w:tblGrid>
            <w:tr w:rsidR="001409F9" w14:paraId="67524F18" w14:textId="77777777" w:rsidTr="001409F9">
              <w:trPr>
                <w:trHeight w:val="397"/>
              </w:trPr>
              <w:tc>
                <w:tcPr>
                  <w:tcW w:w="1636" w:type="dxa"/>
                  <w:shd w:val="clear" w:color="auto" w:fill="D9D9D9" w:themeFill="background1" w:themeFillShade="D9"/>
                  <w:vAlign w:val="center"/>
                </w:tcPr>
                <w:p w14:paraId="15C811B6" w14:textId="77777777" w:rsidR="001409F9" w:rsidRDefault="001409F9"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前端檢核</w:t>
                  </w:r>
                </w:p>
              </w:tc>
              <w:tc>
                <w:tcPr>
                  <w:tcW w:w="3975" w:type="dxa"/>
                  <w:shd w:val="clear" w:color="auto" w:fill="D9D9D9" w:themeFill="background1" w:themeFillShade="D9"/>
                </w:tcPr>
                <w:p w14:paraId="375C3461" w14:textId="77777777" w:rsidR="001409F9" w:rsidRDefault="001409F9"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文字提示</w:t>
                  </w:r>
                </w:p>
              </w:tc>
            </w:tr>
            <w:tr w:rsidR="001409F9" w:rsidRPr="00FB7B83" w14:paraId="08B1C4B1" w14:textId="77777777" w:rsidTr="001409F9">
              <w:trPr>
                <w:trHeight w:val="397"/>
              </w:trPr>
              <w:tc>
                <w:tcPr>
                  <w:tcW w:w="1636" w:type="dxa"/>
                </w:tcPr>
                <w:p w14:paraId="5BB12E19" w14:textId="180069EE" w:rsidR="001409F9" w:rsidRPr="00FB7B83" w:rsidRDefault="001409F9" w:rsidP="001409F9">
                  <w:pPr>
                    <w:spacing w:line="0" w:lineRule="atLeast"/>
                    <w:rPr>
                      <w:rFonts w:ascii="Century Gothic" w:eastAsia="微軟正黑體" w:hAnsi="Century Gothic"/>
                      <w:sz w:val="22"/>
                    </w:rPr>
                  </w:pPr>
                  <w:proofErr w:type="gramStart"/>
                  <w:r>
                    <w:rPr>
                      <w:rFonts w:ascii="Century Gothic" w:eastAsia="微軟正黑體" w:hAnsi="Century Gothic" w:hint="eastAsia"/>
                      <w:sz w:val="20"/>
                      <w:szCs w:val="20"/>
                    </w:rPr>
                    <w:t>欄位空值</w:t>
                  </w:r>
                  <w:proofErr w:type="gramEnd"/>
                </w:p>
              </w:tc>
              <w:tc>
                <w:tcPr>
                  <w:tcW w:w="3975" w:type="dxa"/>
                </w:tcPr>
                <w:p w14:paraId="374261E1" w14:textId="2A140413" w:rsidR="001409F9" w:rsidRPr="004F5A91" w:rsidRDefault="001409F9" w:rsidP="001409F9">
                  <w:pPr>
                    <w:spacing w:line="0" w:lineRule="atLeast"/>
                    <w:jc w:val="both"/>
                    <w:rPr>
                      <w:rFonts w:ascii="Century Gothic" w:eastAsia="微軟正黑體" w:hAnsi="Century Gothic"/>
                      <w:sz w:val="22"/>
                    </w:rPr>
                  </w:pP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不能空著</w:t>
                  </w:r>
                  <w:proofErr w:type="gramStart"/>
                  <w:r>
                    <w:rPr>
                      <w:rFonts w:ascii="Century Gothic" w:eastAsia="微軟正黑體" w:hAnsi="Century Gothic" w:hint="eastAsia"/>
                      <w:sz w:val="20"/>
                      <w:szCs w:val="20"/>
                    </w:rPr>
                    <w:t>唷</w:t>
                  </w:r>
                  <w:proofErr w:type="gramEnd"/>
                  <w:r>
                    <w:rPr>
                      <w:rFonts w:ascii="Century Gothic" w:eastAsia="微軟正黑體" w:hAnsi="Century Gothic" w:hint="eastAsia"/>
                      <w:sz w:val="20"/>
                      <w:szCs w:val="20"/>
                    </w:rPr>
                    <w:t>。</w:t>
                  </w:r>
                </w:p>
              </w:tc>
            </w:tr>
            <w:tr w:rsidR="001409F9" w:rsidRPr="00FB7B83" w14:paraId="78A00EE3" w14:textId="77777777" w:rsidTr="001409F9">
              <w:trPr>
                <w:trHeight w:val="397"/>
              </w:trPr>
              <w:tc>
                <w:tcPr>
                  <w:tcW w:w="1636" w:type="dxa"/>
                </w:tcPr>
                <w:p w14:paraId="0A573D05" w14:textId="5CED09BE"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0"/>
                      <w:szCs w:val="20"/>
                    </w:rPr>
                    <w:t>格式錯誤</w:t>
                  </w:r>
                </w:p>
              </w:tc>
              <w:tc>
                <w:tcPr>
                  <w:tcW w:w="3975" w:type="dxa"/>
                </w:tcPr>
                <w:p w14:paraId="4FCCA343" w14:textId="0C9BAABF" w:rsidR="001409F9" w:rsidRDefault="001409F9" w:rsidP="001409F9">
                  <w:pPr>
                    <w:spacing w:line="0" w:lineRule="atLeast"/>
                    <w:jc w:val="both"/>
                    <w:rPr>
                      <w:rFonts w:ascii="Century Gothic" w:eastAsia="微軟正黑體" w:hAnsi="Century Gothic"/>
                      <w:sz w:val="22"/>
                    </w:rPr>
                  </w:pPr>
                  <w:r>
                    <w:rPr>
                      <w:rFonts w:ascii="Century Gothic" w:eastAsia="微軟正黑體" w:hAnsi="Century Gothic" w:hint="eastAsia"/>
                      <w:sz w:val="20"/>
                      <w:szCs w:val="20"/>
                    </w:rPr>
                    <w:t>哎呀！</w:t>
                  </w:r>
                  <w:r>
                    <w:rPr>
                      <w:rFonts w:ascii="Century Gothic" w:eastAsia="微軟正黑體" w:hAnsi="Century Gothic" w:hint="eastAsia"/>
                      <w:sz w:val="20"/>
                      <w:szCs w:val="20"/>
                    </w:rPr>
                    <w:t>#</w:t>
                  </w: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格式有誤，請重新輸入。</w:t>
                  </w:r>
                </w:p>
              </w:tc>
            </w:tr>
            <w:tr w:rsidR="001409F9" w:rsidRPr="00FB7B83" w14:paraId="6BAC89B9" w14:textId="77777777" w:rsidTr="001409F9">
              <w:trPr>
                <w:trHeight w:val="397"/>
              </w:trPr>
              <w:tc>
                <w:tcPr>
                  <w:tcW w:w="1636" w:type="dxa"/>
                  <w:shd w:val="clear" w:color="auto" w:fill="D9D9D9" w:themeFill="background1" w:themeFillShade="D9"/>
                  <w:vAlign w:val="center"/>
                </w:tcPr>
                <w:p w14:paraId="26D36683" w14:textId="609CBD65" w:rsidR="001409F9" w:rsidRDefault="00202DE8" w:rsidP="001409F9">
                  <w:pPr>
                    <w:spacing w:line="0" w:lineRule="atLeast"/>
                    <w:rPr>
                      <w:rFonts w:ascii="Century Gothic" w:eastAsia="微軟正黑體" w:hAnsi="Century Gothic"/>
                      <w:sz w:val="22"/>
                    </w:rPr>
                  </w:pPr>
                  <w:r>
                    <w:rPr>
                      <w:rFonts w:ascii="Century Gothic" w:eastAsia="微軟正黑體" w:hAnsi="Century Gothic" w:hint="eastAsia"/>
                      <w:sz w:val="22"/>
                    </w:rPr>
                    <w:t>後</w:t>
                  </w:r>
                  <w:r w:rsidR="001409F9">
                    <w:rPr>
                      <w:rFonts w:ascii="Century Gothic" w:eastAsia="微軟正黑體" w:hAnsi="Century Gothic" w:hint="eastAsia"/>
                      <w:sz w:val="22"/>
                    </w:rPr>
                    <w:t>端檢核</w:t>
                  </w:r>
                </w:p>
              </w:tc>
              <w:tc>
                <w:tcPr>
                  <w:tcW w:w="3975" w:type="dxa"/>
                  <w:shd w:val="clear" w:color="auto" w:fill="D9D9D9" w:themeFill="background1" w:themeFillShade="D9"/>
                </w:tcPr>
                <w:p w14:paraId="17106983" w14:textId="77777777" w:rsidR="001409F9" w:rsidRDefault="001409F9"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燈箱</w:t>
                  </w:r>
                </w:p>
              </w:tc>
            </w:tr>
            <w:tr w:rsidR="00202DE8" w:rsidRPr="00FB7B83" w14:paraId="25DEFB64" w14:textId="77777777" w:rsidTr="00202DE8">
              <w:trPr>
                <w:trHeight w:val="397"/>
              </w:trPr>
              <w:tc>
                <w:tcPr>
                  <w:tcW w:w="1636" w:type="dxa"/>
                  <w:shd w:val="clear" w:color="auto" w:fill="auto"/>
                  <w:vAlign w:val="center"/>
                </w:tcPr>
                <w:p w14:paraId="1D7F0E29" w14:textId="19FFBCC7" w:rsidR="00202DE8" w:rsidRDefault="00202DE8" w:rsidP="001409F9">
                  <w:pPr>
                    <w:spacing w:line="0" w:lineRule="atLeast"/>
                    <w:rPr>
                      <w:rFonts w:ascii="Century Gothic" w:eastAsia="微軟正黑體" w:hAnsi="Century Gothic"/>
                      <w:sz w:val="22"/>
                    </w:rPr>
                  </w:pPr>
                  <w:r>
                    <w:rPr>
                      <w:rFonts w:ascii="Century Gothic" w:eastAsia="微軟正黑體" w:hAnsi="Century Gothic" w:hint="eastAsia"/>
                      <w:sz w:val="22"/>
                    </w:rPr>
                    <w:t>錯誤</w:t>
                  </w:r>
                </w:p>
              </w:tc>
              <w:tc>
                <w:tcPr>
                  <w:tcW w:w="3975" w:type="dxa"/>
                  <w:shd w:val="clear" w:color="auto" w:fill="auto"/>
                </w:tcPr>
                <w:p w14:paraId="50269956" w14:textId="77777777" w:rsidR="00202DE8" w:rsidRDefault="00202DE8"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內容：</w:t>
                  </w:r>
                  <w:r>
                    <w:rPr>
                      <w:rFonts w:ascii="Century Gothic" w:eastAsia="微軟正黑體" w:hAnsi="Century Gothic" w:hint="eastAsia"/>
                      <w:sz w:val="22"/>
                    </w:rPr>
                    <w:t>(</w:t>
                  </w:r>
                  <w:r>
                    <w:rPr>
                      <w:rFonts w:ascii="Century Gothic" w:eastAsia="微軟正黑體" w:hAnsi="Century Gothic" w:hint="eastAsia"/>
                      <w:sz w:val="22"/>
                    </w:rPr>
                    <w:t>錯誤訊息</w:t>
                  </w:r>
                  <w:r>
                    <w:rPr>
                      <w:rFonts w:ascii="Century Gothic" w:eastAsia="微軟正黑體" w:hAnsi="Century Gothic" w:hint="eastAsia"/>
                      <w:sz w:val="22"/>
                    </w:rPr>
                    <w:t>)</w:t>
                  </w:r>
                </w:p>
                <w:p w14:paraId="2E4EF378" w14:textId="32DCCB43" w:rsidR="00202DE8" w:rsidRDefault="00202DE8"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：點擊關閉燈箱</w:t>
                  </w:r>
                </w:p>
              </w:tc>
            </w:tr>
            <w:tr w:rsidR="00202DE8" w:rsidRPr="00FB7B83" w14:paraId="10138A07" w14:textId="77777777" w:rsidTr="001409F9">
              <w:trPr>
                <w:trHeight w:val="397"/>
              </w:trPr>
              <w:tc>
                <w:tcPr>
                  <w:tcW w:w="1636" w:type="dxa"/>
                  <w:shd w:val="clear" w:color="auto" w:fill="D9D9D9" w:themeFill="background1" w:themeFillShade="D9"/>
                  <w:vAlign w:val="center"/>
                </w:tcPr>
                <w:p w14:paraId="56C65859" w14:textId="7450F2A9" w:rsidR="00202DE8" w:rsidRDefault="00202DE8" w:rsidP="001409F9">
                  <w:pPr>
                    <w:spacing w:line="0" w:lineRule="atLeast"/>
                    <w:rPr>
                      <w:rFonts w:ascii="Century Gothic" w:eastAsia="微軟正黑體" w:hAnsi="Century Gothic"/>
                      <w:sz w:val="22"/>
                    </w:rPr>
                  </w:pPr>
                  <w:r>
                    <w:rPr>
                      <w:rFonts w:ascii="Century Gothic" w:eastAsia="微軟正黑體" w:hAnsi="Century Gothic" w:hint="eastAsia"/>
                      <w:sz w:val="22"/>
                    </w:rPr>
                    <w:t>檢核正確</w:t>
                  </w:r>
                </w:p>
              </w:tc>
              <w:tc>
                <w:tcPr>
                  <w:tcW w:w="3975" w:type="dxa"/>
                  <w:shd w:val="clear" w:color="auto" w:fill="D9D9D9" w:themeFill="background1" w:themeFillShade="D9"/>
                </w:tcPr>
                <w:p w14:paraId="12382C98" w14:textId="7F9DAED7" w:rsidR="00202DE8" w:rsidRDefault="00202DE8"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動作</w:t>
                  </w:r>
                </w:p>
              </w:tc>
            </w:tr>
            <w:tr w:rsidR="001409F9" w14:paraId="1D046265" w14:textId="77777777" w:rsidTr="001409F9">
              <w:trPr>
                <w:trHeight w:val="397"/>
              </w:trPr>
              <w:tc>
                <w:tcPr>
                  <w:tcW w:w="1636" w:type="dxa"/>
                  <w:vAlign w:val="center"/>
                </w:tcPr>
                <w:p w14:paraId="552C74D1" w14:textId="472623D0" w:rsidR="001409F9" w:rsidRDefault="00202DE8"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正確</w:t>
                  </w:r>
                </w:p>
              </w:tc>
              <w:tc>
                <w:tcPr>
                  <w:tcW w:w="3975" w:type="dxa"/>
                </w:tcPr>
                <w:p w14:paraId="27770B97" w14:textId="3F4E7839" w:rsidR="001409F9" w:rsidRPr="00202DE8" w:rsidRDefault="00202DE8" w:rsidP="00202DE8">
                  <w:pPr>
                    <w:spacing w:line="0" w:lineRule="atLeast"/>
                    <w:jc w:val="both"/>
                    <w:rPr>
                      <w:rFonts w:ascii="Century Gothic" w:eastAsia="微軟正黑體" w:hAnsi="Century Gothic"/>
                      <w:sz w:val="22"/>
                    </w:rPr>
                  </w:pPr>
                  <w:r>
                    <w:rPr>
                      <w:rFonts w:ascii="Century Gothic" w:eastAsia="微軟正黑體" w:hAnsi="Century Gothic" w:hint="eastAsia"/>
                      <w:sz w:val="22"/>
                    </w:rPr>
                    <w:t>發送</w:t>
                  </w:r>
                  <w:r>
                    <w:rPr>
                      <w:rFonts w:ascii="Century Gothic" w:eastAsia="微軟正黑體" w:hAnsi="Century Gothic"/>
                      <w:sz w:val="22"/>
                    </w:rPr>
                    <w:t>OTP</w:t>
                  </w:r>
                  <w:r>
                    <w:rPr>
                      <w:rFonts w:ascii="Century Gothic" w:eastAsia="微軟正黑體" w:hAnsi="Century Gothic" w:hint="eastAsia"/>
                      <w:sz w:val="22"/>
                    </w:rPr>
                    <w:t>至卡戶手機，並前往</w:t>
                  </w:r>
                  <w:r>
                    <w:rPr>
                      <w:rFonts w:ascii="Century Gothic" w:eastAsia="微軟正黑體" w:hAnsi="Century Gothic" w:hint="eastAsia"/>
                      <w:sz w:val="22"/>
                    </w:rPr>
                    <w:t>S</w:t>
                  </w:r>
                  <w:r>
                    <w:rPr>
                      <w:rFonts w:ascii="Century Gothic" w:eastAsia="微軟正黑體" w:hAnsi="Century Gothic"/>
                      <w:sz w:val="22"/>
                    </w:rPr>
                    <w:t>tep2</w:t>
                  </w:r>
                </w:p>
              </w:tc>
            </w:tr>
          </w:tbl>
          <w:p w14:paraId="0B7D7AD1" w14:textId="679B7E35" w:rsidR="001409F9" w:rsidRPr="001409F9" w:rsidRDefault="001409F9" w:rsidP="001409F9">
            <w:pPr>
              <w:spacing w:line="0" w:lineRule="atLeast"/>
              <w:rPr>
                <w:rFonts w:ascii="Century Gothic" w:eastAsia="微軟正黑體" w:hAnsi="Century Gothic"/>
                <w:sz w:val="22"/>
              </w:rPr>
            </w:pPr>
          </w:p>
        </w:tc>
      </w:tr>
      <w:tr w:rsidR="001409F9" w14:paraId="2E63BE4D" w14:textId="77777777" w:rsidTr="00505A60">
        <w:tblPrEx>
          <w:tblCellMar>
            <w:left w:w="28" w:type="dxa"/>
            <w:right w:w="28" w:type="dxa"/>
          </w:tblCellMar>
        </w:tblPrEx>
        <w:trPr>
          <w:trHeight w:val="227"/>
        </w:trPr>
        <w:tc>
          <w:tcPr>
            <w:tcW w:w="2710" w:type="dxa"/>
            <w:vMerge/>
          </w:tcPr>
          <w:p w14:paraId="3437BC05" w14:textId="77777777" w:rsidR="001409F9" w:rsidRDefault="001409F9" w:rsidP="001409F9">
            <w:pPr>
              <w:spacing w:line="0" w:lineRule="atLeast"/>
              <w:jc w:val="center"/>
              <w:rPr>
                <w:noProof/>
              </w:rPr>
            </w:pPr>
          </w:p>
        </w:tc>
        <w:tc>
          <w:tcPr>
            <w:tcW w:w="1254" w:type="dxa"/>
          </w:tcPr>
          <w:p w14:paraId="5934CCA1" w14:textId="68273B9E" w:rsidR="001409F9" w:rsidRDefault="00202DE8" w:rsidP="001409F9">
            <w:pPr>
              <w:spacing w:line="0" w:lineRule="atLeast"/>
              <w:rPr>
                <w:rFonts w:ascii="Century Gothic" w:eastAsia="微軟正黑體" w:hAnsi="Century Gothic"/>
                <w:sz w:val="22"/>
              </w:rPr>
            </w:pPr>
            <w:r w:rsidRPr="00202DE8">
              <w:rPr>
                <w:rFonts w:ascii="Century Gothic" w:eastAsia="微軟正黑體" w:hAnsi="Century Gothic" w:hint="eastAsia"/>
                <w:sz w:val="22"/>
              </w:rPr>
              <w:t>取消</w:t>
            </w:r>
            <w:r w:rsidR="001409F9">
              <w:rPr>
                <w:rFonts w:ascii="Century Gothic" w:eastAsia="微軟正黑體" w:hAnsi="Century Gothic" w:hint="eastAsia"/>
                <w:sz w:val="22"/>
              </w:rPr>
              <w:t>(</w:t>
            </w:r>
            <w:proofErr w:type="spellStart"/>
            <w:r w:rsidR="001409F9">
              <w:rPr>
                <w:rFonts w:ascii="Century Gothic" w:eastAsia="微軟正黑體" w:hAnsi="Century Gothic"/>
                <w:sz w:val="22"/>
              </w:rPr>
              <w:t>btn</w:t>
            </w:r>
            <w:proofErr w:type="spellEnd"/>
            <w:r w:rsidR="001409F9">
              <w:rPr>
                <w:rFonts w:ascii="Century Gothic" w:eastAsia="微軟正黑體" w:hAnsi="Century Gothic" w:hint="eastAsia"/>
                <w:sz w:val="22"/>
              </w:rPr>
              <w:t>)</w:t>
            </w:r>
          </w:p>
        </w:tc>
        <w:tc>
          <w:tcPr>
            <w:tcW w:w="6232" w:type="dxa"/>
            <w:gridSpan w:val="2"/>
          </w:tcPr>
          <w:p w14:paraId="599B1AE6" w14:textId="60D38F20" w:rsidR="001409F9" w:rsidRDefault="001409F9" w:rsidP="0039272F">
            <w:pPr>
              <w:pStyle w:val="af5"/>
              <w:numPr>
                <w:ilvl w:val="0"/>
                <w:numId w:val="7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sidR="00202DE8">
              <w:rPr>
                <w:rFonts w:ascii="Century Gothic" w:eastAsia="微軟正黑體" w:hAnsi="Century Gothic" w:hint="eastAsia"/>
                <w:sz w:val="22"/>
              </w:rPr>
              <w:t>返回原頁</w:t>
            </w:r>
            <w:proofErr w:type="gramEnd"/>
          </w:p>
        </w:tc>
      </w:tr>
      <w:tr w:rsidR="001409F9" w14:paraId="704AF1E2" w14:textId="77777777" w:rsidTr="00505A60">
        <w:trPr>
          <w:trHeight w:val="80"/>
        </w:trPr>
        <w:tc>
          <w:tcPr>
            <w:tcW w:w="2710" w:type="dxa"/>
            <w:shd w:val="clear" w:color="auto" w:fill="D9D9D9" w:themeFill="background1" w:themeFillShade="D9"/>
          </w:tcPr>
          <w:p w14:paraId="7AD304EF" w14:textId="2828DFCB"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lastRenderedPageBreak/>
              <w:t>啟用卡片</w:t>
            </w:r>
            <w:r>
              <w:rPr>
                <w:rFonts w:ascii="Century Gothic" w:eastAsia="微軟正黑體" w:hAnsi="Century Gothic" w:hint="eastAsia"/>
                <w:sz w:val="22"/>
              </w:rPr>
              <w:t>S</w:t>
            </w:r>
            <w:r>
              <w:rPr>
                <w:rFonts w:ascii="Century Gothic" w:eastAsia="微軟正黑體" w:hAnsi="Century Gothic"/>
                <w:sz w:val="22"/>
              </w:rPr>
              <w:t>tep</w:t>
            </w:r>
            <w:r w:rsidR="00202DE8">
              <w:rPr>
                <w:rFonts w:ascii="Century Gothic" w:eastAsia="微軟正黑體" w:hAnsi="Century Gothic"/>
                <w:sz w:val="22"/>
              </w:rPr>
              <w:t>2</w:t>
            </w:r>
          </w:p>
        </w:tc>
        <w:tc>
          <w:tcPr>
            <w:tcW w:w="1254" w:type="dxa"/>
            <w:shd w:val="clear" w:color="auto" w:fill="D9D9D9" w:themeFill="background1" w:themeFillShade="D9"/>
          </w:tcPr>
          <w:p w14:paraId="0C712C9A"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gridSpan w:val="2"/>
            <w:shd w:val="clear" w:color="auto" w:fill="D9D9D9" w:themeFill="background1" w:themeFillShade="D9"/>
          </w:tcPr>
          <w:p w14:paraId="6CC8D973"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202DE8" w14:paraId="55A43607" w14:textId="77777777" w:rsidTr="00505A60">
        <w:trPr>
          <w:trHeight w:val="227"/>
        </w:trPr>
        <w:tc>
          <w:tcPr>
            <w:tcW w:w="2710" w:type="dxa"/>
            <w:vMerge w:val="restart"/>
          </w:tcPr>
          <w:p w14:paraId="062E5488" w14:textId="68D5EA74" w:rsidR="00202DE8" w:rsidRDefault="00202DE8" w:rsidP="00202DE8">
            <w:pPr>
              <w:spacing w:line="0" w:lineRule="atLeast"/>
              <w:jc w:val="center"/>
              <w:rPr>
                <w:noProof/>
              </w:rPr>
            </w:pPr>
            <w:r>
              <w:rPr>
                <w:noProof/>
              </w:rPr>
              <w:drawing>
                <wp:inline distT="0" distB="0" distL="0" distR="0" wp14:anchorId="71905B33" wp14:editId="2E48C1FF">
                  <wp:extent cx="1584000" cy="2604941"/>
                  <wp:effectExtent l="0" t="0" r="0" b="508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548"/>
                          <a:stretch/>
                        </pic:blipFill>
                        <pic:spPr bwMode="auto">
                          <a:xfrm>
                            <a:off x="0" y="0"/>
                            <a:ext cx="1584000" cy="26049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Pr>
          <w:p w14:paraId="3A6D8866" w14:textId="4263AF33" w:rsidR="00202DE8" w:rsidRDefault="00202DE8" w:rsidP="00202DE8">
            <w:pPr>
              <w:spacing w:line="0" w:lineRule="atLeast"/>
              <w:rPr>
                <w:rFonts w:ascii="Century Gothic" w:eastAsia="微軟正黑體" w:hAnsi="Century Gothic"/>
                <w:sz w:val="22"/>
              </w:rPr>
            </w:pPr>
            <w:r>
              <w:rPr>
                <w:rFonts w:ascii="Century Gothic" w:eastAsia="微軟正黑體" w:hAnsi="Century Gothic" w:hint="eastAsia"/>
                <w:sz w:val="22"/>
              </w:rPr>
              <w:t>手機號碼</w:t>
            </w:r>
          </w:p>
        </w:tc>
        <w:tc>
          <w:tcPr>
            <w:tcW w:w="6232" w:type="dxa"/>
            <w:gridSpan w:val="2"/>
          </w:tcPr>
          <w:p w14:paraId="346377E9" w14:textId="77777777" w:rsidR="00202DE8" w:rsidRDefault="00202DE8" w:rsidP="0039272F">
            <w:pPr>
              <w:pStyle w:val="af5"/>
              <w:numPr>
                <w:ilvl w:val="0"/>
                <w:numId w:val="80"/>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顯示：已發送簡訊驗證碼至</w:t>
            </w:r>
            <w:r>
              <w:rPr>
                <w:rFonts w:ascii="Century Gothic" w:eastAsia="微軟正黑體" w:hAnsi="Century Gothic"/>
                <w:sz w:val="22"/>
              </w:rPr>
              <w:t>{</w:t>
            </w:r>
            <w:r w:rsidRPr="00844FA2">
              <w:rPr>
                <w:rFonts w:ascii="Century Gothic" w:eastAsia="微軟正黑體" w:hAnsi="Century Gothic" w:hint="eastAsia"/>
                <w:sz w:val="22"/>
              </w:rPr>
              <w:t>手機號碼</w:t>
            </w:r>
            <w:r>
              <w:rPr>
                <w:rFonts w:ascii="Century Gothic" w:eastAsia="微軟正黑體" w:hAnsi="Century Gothic" w:hint="eastAsia"/>
                <w:sz w:val="22"/>
              </w:rPr>
              <w:t>}</w:t>
            </w:r>
            <w:r w:rsidRPr="00844FA2">
              <w:rPr>
                <w:rFonts w:ascii="Century Gothic" w:eastAsia="微軟正黑體" w:hAnsi="Century Gothic"/>
                <w:sz w:val="22"/>
              </w:rPr>
              <w:t>(</w:t>
            </w:r>
            <w:proofErr w:type="gramStart"/>
            <w:r w:rsidRPr="00844FA2">
              <w:rPr>
                <w:rFonts w:ascii="Century Gothic" w:eastAsia="微軟正黑體" w:hAnsi="Century Gothic" w:hint="eastAsia"/>
                <w:sz w:val="22"/>
              </w:rPr>
              <w:t>隱碼</w:t>
            </w:r>
            <w:proofErr w:type="gramEnd"/>
            <w:r w:rsidRPr="00844FA2">
              <w:rPr>
                <w:rFonts w:ascii="Century Gothic" w:eastAsia="微軟正黑體" w:hAnsi="Century Gothic"/>
                <w:sz w:val="22"/>
              </w:rPr>
              <w:t>)</w:t>
            </w:r>
          </w:p>
          <w:p w14:paraId="0D06B6EC" w14:textId="51689686" w:rsidR="00202DE8" w:rsidRPr="00202DE8" w:rsidRDefault="00202DE8" w:rsidP="0039272F">
            <w:pPr>
              <w:pStyle w:val="af5"/>
              <w:numPr>
                <w:ilvl w:val="0"/>
                <w:numId w:val="80"/>
              </w:numPr>
              <w:spacing w:line="0" w:lineRule="atLeast"/>
              <w:ind w:leftChars="0"/>
              <w:rPr>
                <w:rFonts w:ascii="Century Gothic" w:eastAsia="微軟正黑體" w:hAnsi="Century Gothic"/>
                <w:sz w:val="22"/>
              </w:rPr>
            </w:pPr>
            <w:r w:rsidRPr="00202DE8">
              <w:rPr>
                <w:rFonts w:ascii="Century Gothic" w:eastAsia="微軟正黑體" w:hAnsi="Century Gothic" w:hint="eastAsia"/>
                <w:sz w:val="22"/>
              </w:rPr>
              <w:t>來源：帶出此</w:t>
            </w:r>
            <w:r w:rsidRPr="00202DE8">
              <w:rPr>
                <w:rFonts w:ascii="Century Gothic" w:eastAsia="微軟正黑體" w:hAnsi="Century Gothic"/>
                <w:sz w:val="22"/>
              </w:rPr>
              <w:t>ID</w:t>
            </w:r>
            <w:r w:rsidRPr="00202DE8">
              <w:rPr>
                <w:rFonts w:ascii="Century Gothic" w:eastAsia="微軟正黑體" w:hAnsi="Century Gothic" w:hint="eastAsia"/>
                <w:sz w:val="22"/>
              </w:rPr>
              <w:t>之卡戶手機號碼</w:t>
            </w:r>
          </w:p>
        </w:tc>
      </w:tr>
      <w:tr w:rsidR="00202DE8" w14:paraId="2D7737C7" w14:textId="77777777" w:rsidTr="00505A60">
        <w:trPr>
          <w:trHeight w:val="227"/>
        </w:trPr>
        <w:tc>
          <w:tcPr>
            <w:tcW w:w="2710" w:type="dxa"/>
            <w:vMerge/>
          </w:tcPr>
          <w:p w14:paraId="4DE3902E" w14:textId="77777777" w:rsidR="00202DE8" w:rsidRDefault="00202DE8" w:rsidP="00202DE8">
            <w:pPr>
              <w:spacing w:line="0" w:lineRule="atLeast"/>
              <w:jc w:val="center"/>
              <w:rPr>
                <w:noProof/>
              </w:rPr>
            </w:pPr>
          </w:p>
        </w:tc>
        <w:tc>
          <w:tcPr>
            <w:tcW w:w="1254" w:type="dxa"/>
          </w:tcPr>
          <w:p w14:paraId="1160C1A1" w14:textId="77777777" w:rsidR="00202DE8" w:rsidRDefault="00202DE8" w:rsidP="00202DE8">
            <w:pPr>
              <w:spacing w:line="0" w:lineRule="atLeast"/>
              <w:rPr>
                <w:rFonts w:ascii="Century Gothic" w:eastAsia="微軟正黑體" w:hAnsi="Century Gothic"/>
                <w:sz w:val="22"/>
              </w:rPr>
            </w:pPr>
            <w:r>
              <w:rPr>
                <w:rFonts w:ascii="Century Gothic" w:eastAsia="微軟正黑體" w:hAnsi="Century Gothic" w:hint="eastAsia"/>
                <w:sz w:val="22"/>
              </w:rPr>
              <w:t>驗證碼</w:t>
            </w:r>
          </w:p>
          <w:p w14:paraId="2E1F1B70" w14:textId="32370A8D" w:rsidR="00202DE8" w:rsidRDefault="00202DE8" w:rsidP="00202DE8">
            <w:pPr>
              <w:spacing w:line="0" w:lineRule="atLeast"/>
              <w:rPr>
                <w:rFonts w:ascii="Century Gothic" w:eastAsia="微軟正黑體" w:hAnsi="Century Gothic"/>
                <w:sz w:val="22"/>
              </w:rPr>
            </w:pPr>
            <w:r w:rsidRPr="00791B19">
              <w:rPr>
                <w:rFonts w:ascii="Century Gothic" w:eastAsia="微軟正黑體" w:hAnsi="Century Gothic" w:hint="eastAsia"/>
                <w:sz w:val="22"/>
              </w:rPr>
              <w:t>(text</w:t>
            </w:r>
            <w:r>
              <w:rPr>
                <w:rFonts w:ascii="Century Gothic" w:eastAsia="微軟正黑體" w:hAnsi="Century Gothic"/>
                <w:sz w:val="22"/>
              </w:rPr>
              <w:t xml:space="preserve"> </w:t>
            </w:r>
            <w:r w:rsidRPr="00791B19">
              <w:rPr>
                <w:rFonts w:ascii="Century Gothic" w:eastAsia="微軟正黑體" w:hAnsi="Century Gothic" w:hint="eastAsia"/>
                <w:sz w:val="22"/>
              </w:rPr>
              <w:t>field)</w:t>
            </w:r>
          </w:p>
        </w:tc>
        <w:tc>
          <w:tcPr>
            <w:tcW w:w="6232" w:type="dxa"/>
            <w:gridSpan w:val="2"/>
          </w:tcPr>
          <w:p w14:paraId="01590568" w14:textId="0C607E24" w:rsidR="00202DE8" w:rsidRPr="00844FA2" w:rsidRDefault="00202DE8" w:rsidP="0039272F">
            <w:pPr>
              <w:pStyle w:val="af5"/>
              <w:numPr>
                <w:ilvl w:val="0"/>
                <w:numId w:val="81"/>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輸入限制：</w:t>
            </w:r>
            <w:r>
              <w:rPr>
                <w:rFonts w:ascii="Century Gothic" w:eastAsia="微軟正黑體" w:hAnsi="Century Gothic" w:hint="eastAsia"/>
                <w:sz w:val="22"/>
              </w:rPr>
              <w:t>開啟數字鍵盤，</w:t>
            </w:r>
            <w:r w:rsidRPr="00844FA2">
              <w:rPr>
                <w:rFonts w:ascii="Century Gothic" w:eastAsia="微軟正黑體" w:hAnsi="Century Gothic" w:hint="eastAsia"/>
                <w:sz w:val="22"/>
              </w:rPr>
              <w:t>限</w:t>
            </w:r>
            <w:r w:rsidRPr="00844FA2">
              <w:rPr>
                <w:rFonts w:ascii="Century Gothic" w:eastAsia="微軟正黑體" w:hAnsi="Century Gothic"/>
                <w:sz w:val="22"/>
              </w:rPr>
              <w:t>6</w:t>
            </w:r>
            <w:r w:rsidRPr="00844FA2">
              <w:rPr>
                <w:rFonts w:ascii="Century Gothic" w:eastAsia="微軟正黑體" w:hAnsi="Century Gothic" w:hint="eastAsia"/>
                <w:sz w:val="22"/>
              </w:rPr>
              <w:t>碼數字，不能複製貼上</w:t>
            </w:r>
          </w:p>
          <w:p w14:paraId="7A6C72A6" w14:textId="4F3119CF" w:rsidR="00202DE8" w:rsidRDefault="00202DE8" w:rsidP="0039272F">
            <w:pPr>
              <w:pStyle w:val="af5"/>
              <w:numPr>
                <w:ilvl w:val="0"/>
                <w:numId w:val="81"/>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自動帶入：可由手機自動帶入驗證碼</w:t>
            </w:r>
          </w:p>
        </w:tc>
      </w:tr>
      <w:tr w:rsidR="00202DE8" w14:paraId="257D4973" w14:textId="77777777" w:rsidTr="00505A60">
        <w:trPr>
          <w:trHeight w:val="227"/>
        </w:trPr>
        <w:tc>
          <w:tcPr>
            <w:tcW w:w="2710" w:type="dxa"/>
            <w:vMerge/>
          </w:tcPr>
          <w:p w14:paraId="092C6ECA" w14:textId="77777777" w:rsidR="00202DE8" w:rsidRDefault="00202DE8" w:rsidP="00202DE8">
            <w:pPr>
              <w:spacing w:line="0" w:lineRule="atLeast"/>
              <w:jc w:val="center"/>
              <w:rPr>
                <w:noProof/>
              </w:rPr>
            </w:pPr>
          </w:p>
        </w:tc>
        <w:tc>
          <w:tcPr>
            <w:tcW w:w="1254" w:type="dxa"/>
          </w:tcPr>
          <w:p w14:paraId="08A2E81E" w14:textId="29B7E86D" w:rsidR="00202DE8" w:rsidRDefault="00202DE8" w:rsidP="00202DE8">
            <w:pPr>
              <w:spacing w:line="0" w:lineRule="atLeast"/>
              <w:rPr>
                <w:rFonts w:ascii="Century Gothic" w:eastAsia="微軟正黑體" w:hAnsi="Century Gothic"/>
                <w:sz w:val="22"/>
              </w:rPr>
            </w:pPr>
            <w:r>
              <w:rPr>
                <w:rFonts w:ascii="Century Gothic" w:eastAsia="微軟正黑體" w:hAnsi="Century Gothic" w:hint="eastAsia"/>
                <w:sz w:val="22"/>
              </w:rPr>
              <w:t>剩餘時間</w:t>
            </w:r>
          </w:p>
        </w:tc>
        <w:tc>
          <w:tcPr>
            <w:tcW w:w="6232" w:type="dxa"/>
            <w:gridSpan w:val="2"/>
          </w:tcPr>
          <w:p w14:paraId="0F5C74D1" w14:textId="77777777" w:rsidR="00202DE8" w:rsidRPr="00844FA2" w:rsidRDefault="00202DE8" w:rsidP="0039272F">
            <w:pPr>
              <w:pStyle w:val="af5"/>
              <w:numPr>
                <w:ilvl w:val="0"/>
                <w:numId w:val="82"/>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顯示：</w:t>
            </w:r>
          </w:p>
          <w:tbl>
            <w:tblPr>
              <w:tblStyle w:val="aa"/>
              <w:tblW w:w="5727" w:type="dxa"/>
              <w:tblInd w:w="108" w:type="dxa"/>
              <w:tblLayout w:type="fixed"/>
              <w:tblCellMar>
                <w:left w:w="57" w:type="dxa"/>
                <w:right w:w="57" w:type="dxa"/>
              </w:tblCellMar>
              <w:tblLook w:val="04A0" w:firstRow="1" w:lastRow="0" w:firstColumn="1" w:lastColumn="0" w:noHBand="0" w:noVBand="1"/>
            </w:tblPr>
            <w:tblGrid>
              <w:gridCol w:w="1418"/>
              <w:gridCol w:w="4309"/>
            </w:tblGrid>
            <w:tr w:rsidR="00202DE8" w:rsidRPr="00844FA2" w14:paraId="1E2C19B1" w14:textId="77777777" w:rsidTr="00202DE8">
              <w:tc>
                <w:tcPr>
                  <w:tcW w:w="1418" w:type="dxa"/>
                  <w:shd w:val="clear" w:color="auto" w:fill="D9D9D9" w:themeFill="background1" w:themeFillShade="D9"/>
                </w:tcPr>
                <w:p w14:paraId="68FA39E2"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狀態</w:t>
                  </w:r>
                </w:p>
              </w:tc>
              <w:tc>
                <w:tcPr>
                  <w:tcW w:w="4309" w:type="dxa"/>
                  <w:shd w:val="clear" w:color="auto" w:fill="D9D9D9" w:themeFill="background1" w:themeFillShade="D9"/>
                </w:tcPr>
                <w:p w14:paraId="628B89A3"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文字訊息</w:t>
                  </w:r>
                </w:p>
              </w:tc>
            </w:tr>
            <w:tr w:rsidR="00202DE8" w:rsidRPr="00844FA2" w14:paraId="463F6CC7" w14:textId="77777777" w:rsidTr="00202DE8">
              <w:tc>
                <w:tcPr>
                  <w:tcW w:w="1418" w:type="dxa"/>
                </w:tcPr>
                <w:p w14:paraId="1CE26F39"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120</w:t>
                  </w:r>
                  <w:r w:rsidRPr="00844FA2">
                    <w:rPr>
                      <w:rFonts w:ascii="Century Gothic" w:eastAsia="微軟正黑體" w:hAnsi="Century Gothic" w:hint="eastAsia"/>
                      <w:sz w:val="20"/>
                      <w:szCs w:val="20"/>
                    </w:rPr>
                    <w:t>秒倒數</w:t>
                  </w:r>
                </w:p>
              </w:tc>
              <w:tc>
                <w:tcPr>
                  <w:tcW w:w="4309" w:type="dxa"/>
                </w:tcPr>
                <w:p w14:paraId="35D1A1F8"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剩餘時間：</w:t>
                  </w:r>
                  <w:r w:rsidRPr="00844FA2">
                    <w:rPr>
                      <w:rFonts w:ascii="Century Gothic" w:eastAsia="微軟正黑體" w:hAnsi="Century Gothic"/>
                      <w:sz w:val="20"/>
                      <w:szCs w:val="20"/>
                    </w:rPr>
                    <w:t>{</w:t>
                  </w:r>
                  <w:r w:rsidRPr="00844FA2">
                    <w:rPr>
                      <w:rFonts w:ascii="Century Gothic" w:eastAsia="微軟正黑體" w:hAnsi="Century Gothic" w:hint="eastAsia"/>
                      <w:sz w:val="20"/>
                      <w:szCs w:val="20"/>
                    </w:rPr>
                    <w:t>秒數</w:t>
                  </w:r>
                  <w:r w:rsidRPr="00844FA2">
                    <w:rPr>
                      <w:rFonts w:ascii="Century Gothic" w:eastAsia="微軟正黑體" w:hAnsi="Century Gothic"/>
                      <w:sz w:val="20"/>
                      <w:szCs w:val="20"/>
                    </w:rPr>
                    <w:t>}</w:t>
                  </w:r>
                  <w:r w:rsidRPr="00844FA2">
                    <w:rPr>
                      <w:rFonts w:ascii="Century Gothic" w:eastAsia="微軟正黑體" w:hAnsi="Century Gothic" w:hint="eastAsia"/>
                      <w:sz w:val="20"/>
                      <w:szCs w:val="20"/>
                    </w:rPr>
                    <w:t>秒。</w:t>
                  </w:r>
                </w:p>
              </w:tc>
            </w:tr>
            <w:tr w:rsidR="00202DE8" w:rsidRPr="00844FA2" w14:paraId="0D6A6C90" w14:textId="77777777" w:rsidTr="00202DE8">
              <w:tc>
                <w:tcPr>
                  <w:tcW w:w="1418" w:type="dxa"/>
                </w:tcPr>
                <w:p w14:paraId="0A3CE54A"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0</w:t>
                  </w:r>
                  <w:r w:rsidRPr="00844FA2">
                    <w:rPr>
                      <w:rFonts w:ascii="Century Gothic" w:eastAsia="微軟正黑體" w:hAnsi="Century Gothic" w:hint="eastAsia"/>
                      <w:sz w:val="20"/>
                      <w:szCs w:val="20"/>
                    </w:rPr>
                    <w:t>秒</w:t>
                  </w:r>
                </w:p>
                <w:p w14:paraId="5D34F6F0"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(OTP</w:t>
                  </w:r>
                  <w:r w:rsidRPr="00844FA2">
                    <w:rPr>
                      <w:rFonts w:ascii="Century Gothic" w:eastAsia="微軟正黑體" w:hAnsi="Century Gothic" w:hint="eastAsia"/>
                      <w:sz w:val="20"/>
                      <w:szCs w:val="20"/>
                    </w:rPr>
                    <w:t>可重發</w:t>
                  </w:r>
                  <w:r w:rsidRPr="00844FA2">
                    <w:rPr>
                      <w:rFonts w:ascii="Century Gothic" w:eastAsia="微軟正黑體" w:hAnsi="Century Gothic"/>
                      <w:sz w:val="20"/>
                      <w:szCs w:val="20"/>
                    </w:rPr>
                    <w:t>)</w:t>
                  </w:r>
                </w:p>
              </w:tc>
              <w:tc>
                <w:tcPr>
                  <w:tcW w:w="4309" w:type="dxa"/>
                </w:tcPr>
                <w:p w14:paraId="53F231B9" w14:textId="77777777" w:rsidR="00202DE8" w:rsidRPr="00844FA2" w:rsidRDefault="00202DE8" w:rsidP="00202DE8">
                  <w:pPr>
                    <w:spacing w:line="0" w:lineRule="atLeast"/>
                    <w:rPr>
                      <w:rFonts w:ascii="Century Gothic" w:eastAsia="微軟正黑體" w:hAnsi="Century Gothic"/>
                      <w:sz w:val="20"/>
                      <w:szCs w:val="20"/>
                    </w:rPr>
                  </w:pPr>
                  <w:proofErr w:type="gramStart"/>
                  <w:r w:rsidRPr="00844FA2">
                    <w:rPr>
                      <w:rFonts w:ascii="Century Gothic" w:eastAsia="微軟正黑體" w:hAnsi="Century Gothic" w:hint="eastAsia"/>
                      <w:sz w:val="20"/>
                      <w:szCs w:val="20"/>
                    </w:rPr>
                    <w:t>驗證碼已失效</w:t>
                  </w:r>
                  <w:proofErr w:type="gramEnd"/>
                </w:p>
              </w:tc>
            </w:tr>
            <w:tr w:rsidR="00202DE8" w:rsidRPr="00844FA2" w14:paraId="14F6CDB3" w14:textId="77777777" w:rsidTr="00202DE8">
              <w:tc>
                <w:tcPr>
                  <w:tcW w:w="1418" w:type="dxa"/>
                  <w:shd w:val="clear" w:color="auto" w:fill="D9D9D9" w:themeFill="background1" w:themeFillShade="D9"/>
                </w:tcPr>
                <w:p w14:paraId="46D3886F"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後台檢核</w:t>
                  </w:r>
                </w:p>
              </w:tc>
              <w:tc>
                <w:tcPr>
                  <w:tcW w:w="4309" w:type="dxa"/>
                  <w:shd w:val="clear" w:color="auto" w:fill="D9D9D9" w:themeFill="background1" w:themeFillShade="D9"/>
                </w:tcPr>
                <w:p w14:paraId="3C25E609" w14:textId="20EE221C" w:rsidR="00202DE8" w:rsidRPr="00844FA2" w:rsidRDefault="00202DE8" w:rsidP="00202DE8">
                  <w:pPr>
                    <w:spacing w:line="0" w:lineRule="atLeast"/>
                    <w:rPr>
                      <w:rFonts w:ascii="Century Gothic" w:eastAsia="微軟正黑體" w:hAnsi="Century Gothic"/>
                      <w:sz w:val="20"/>
                      <w:szCs w:val="20"/>
                    </w:rPr>
                  </w:pPr>
                  <w:r w:rsidRPr="00202DE8">
                    <w:rPr>
                      <w:rFonts w:ascii="Century Gothic" w:eastAsia="微軟正黑體" w:hAnsi="Century Gothic" w:hint="eastAsia"/>
                      <w:sz w:val="20"/>
                      <w:szCs w:val="20"/>
                    </w:rPr>
                    <w:t>返回首頁，開啟</w:t>
                  </w:r>
                  <w:r w:rsidRPr="00202DE8">
                    <w:rPr>
                      <w:rFonts w:ascii="Century Gothic" w:eastAsia="微軟正黑體" w:hAnsi="Century Gothic" w:hint="eastAsia"/>
                      <w:sz w:val="20"/>
                      <w:szCs w:val="20"/>
                      <w:highlight w:val="green"/>
                    </w:rPr>
                    <w:t>燈箱</w:t>
                  </w:r>
                </w:p>
              </w:tc>
            </w:tr>
            <w:tr w:rsidR="00202DE8" w:rsidRPr="00844FA2" w14:paraId="5BC13435" w14:textId="77777777" w:rsidTr="00202DE8">
              <w:tc>
                <w:tcPr>
                  <w:tcW w:w="1418" w:type="dxa"/>
                  <w:shd w:val="clear" w:color="auto" w:fill="auto"/>
                </w:tcPr>
                <w:p w14:paraId="5B3E0B1E"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0</w:t>
                  </w:r>
                  <w:r w:rsidRPr="00844FA2">
                    <w:rPr>
                      <w:rFonts w:ascii="Century Gothic" w:eastAsia="微軟正黑體" w:hAnsi="Century Gothic" w:hint="eastAsia"/>
                      <w:sz w:val="20"/>
                      <w:szCs w:val="20"/>
                    </w:rPr>
                    <w:t>秒</w:t>
                  </w:r>
                </w:p>
                <w:p w14:paraId="763D557D" w14:textId="31A5D91E"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(OTP</w:t>
                  </w:r>
                  <w:r w:rsidRPr="00844FA2">
                    <w:rPr>
                      <w:rFonts w:ascii="Century Gothic" w:eastAsia="微軟正黑體" w:hAnsi="Century Gothic" w:hint="eastAsia"/>
                      <w:sz w:val="20"/>
                      <w:szCs w:val="20"/>
                    </w:rPr>
                    <w:t>已達當日上限</w:t>
                  </w:r>
                  <w:r w:rsidRPr="00202DE8">
                    <w:rPr>
                      <w:rFonts w:ascii="Century Gothic" w:eastAsia="微軟正黑體" w:hAnsi="Century Gothic"/>
                      <w:color w:val="FF0000"/>
                      <w:sz w:val="22"/>
                      <w:szCs w:val="22"/>
                      <w:highlight w:val="yellow"/>
                    </w:rPr>
                    <w:t>n</w:t>
                  </w:r>
                  <w:r w:rsidRPr="000A0E01">
                    <w:rPr>
                      <w:rFonts w:ascii="Century Gothic" w:eastAsia="微軟正黑體" w:hAnsi="Century Gothic" w:hint="eastAsia"/>
                      <w:color w:val="FF0000"/>
                      <w:sz w:val="20"/>
                      <w:szCs w:val="20"/>
                    </w:rPr>
                    <w:t>次</w:t>
                  </w:r>
                  <w:r w:rsidRPr="00844FA2">
                    <w:rPr>
                      <w:rFonts w:ascii="Century Gothic" w:eastAsia="微軟正黑體" w:hAnsi="Century Gothic"/>
                      <w:sz w:val="20"/>
                      <w:szCs w:val="20"/>
                    </w:rPr>
                    <w:t>)</w:t>
                  </w:r>
                </w:p>
              </w:tc>
              <w:tc>
                <w:tcPr>
                  <w:tcW w:w="4309" w:type="dxa"/>
                  <w:shd w:val="clear" w:color="auto" w:fill="auto"/>
                </w:tcPr>
                <w:p w14:paraId="2A058337"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內容：驗證碼發送次數達上限，請明日再試。</w:t>
                  </w:r>
                </w:p>
                <w:p w14:paraId="3087908D"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確定</w:t>
                  </w:r>
                  <w:r w:rsidRPr="00844FA2">
                    <w:rPr>
                      <w:rFonts w:ascii="Century Gothic" w:eastAsia="微軟正黑體" w:hAnsi="Century Gothic"/>
                      <w:sz w:val="20"/>
                      <w:szCs w:val="20"/>
                    </w:rPr>
                    <w:t>(</w:t>
                  </w:r>
                  <w:proofErr w:type="spellStart"/>
                  <w:r w:rsidRPr="00844FA2">
                    <w:rPr>
                      <w:rFonts w:ascii="Century Gothic" w:eastAsia="微軟正黑體" w:hAnsi="Century Gothic"/>
                      <w:sz w:val="20"/>
                      <w:szCs w:val="20"/>
                    </w:rPr>
                    <w:t>btn</w:t>
                  </w:r>
                  <w:proofErr w:type="spellEnd"/>
                  <w:r w:rsidRPr="00844FA2">
                    <w:rPr>
                      <w:rFonts w:ascii="Century Gothic" w:eastAsia="微軟正黑體" w:hAnsi="Century Gothic"/>
                      <w:sz w:val="20"/>
                      <w:szCs w:val="20"/>
                    </w:rPr>
                    <w:t>)</w:t>
                  </w:r>
                  <w:r w:rsidRPr="00844FA2">
                    <w:rPr>
                      <w:rFonts w:ascii="Century Gothic" w:eastAsia="微軟正黑體" w:hAnsi="Century Gothic" w:hint="eastAsia"/>
                      <w:sz w:val="20"/>
                      <w:szCs w:val="20"/>
                    </w:rPr>
                    <w:t>：點擊關閉燈箱，</w:t>
                  </w:r>
                  <w:proofErr w:type="gramStart"/>
                  <w:r w:rsidRPr="00844FA2">
                    <w:rPr>
                      <w:rFonts w:ascii="Century Gothic" w:eastAsia="微軟正黑體" w:hAnsi="Century Gothic" w:hint="eastAsia"/>
                      <w:sz w:val="20"/>
                      <w:szCs w:val="20"/>
                    </w:rPr>
                    <w:t>返回原頁</w:t>
                  </w:r>
                  <w:proofErr w:type="gramEnd"/>
                </w:p>
              </w:tc>
            </w:tr>
          </w:tbl>
          <w:p w14:paraId="6CAF8B3B" w14:textId="77777777" w:rsidR="00202DE8" w:rsidRDefault="00202DE8" w:rsidP="0039272F">
            <w:pPr>
              <w:pStyle w:val="af5"/>
              <w:numPr>
                <w:ilvl w:val="0"/>
                <w:numId w:val="81"/>
              </w:numPr>
              <w:spacing w:line="0" w:lineRule="atLeast"/>
              <w:ind w:leftChars="0"/>
              <w:rPr>
                <w:rFonts w:ascii="Century Gothic" w:eastAsia="微軟正黑體" w:hAnsi="Century Gothic"/>
                <w:sz w:val="22"/>
              </w:rPr>
            </w:pPr>
          </w:p>
        </w:tc>
      </w:tr>
      <w:tr w:rsidR="00202DE8" w14:paraId="67C27377" w14:textId="77777777" w:rsidTr="00505A60">
        <w:trPr>
          <w:trHeight w:val="227"/>
        </w:trPr>
        <w:tc>
          <w:tcPr>
            <w:tcW w:w="2710" w:type="dxa"/>
            <w:vMerge/>
          </w:tcPr>
          <w:p w14:paraId="0C1BDE09" w14:textId="77777777" w:rsidR="00202DE8" w:rsidRDefault="00202DE8" w:rsidP="00202DE8">
            <w:pPr>
              <w:spacing w:line="0" w:lineRule="atLeast"/>
              <w:jc w:val="center"/>
              <w:rPr>
                <w:noProof/>
              </w:rPr>
            </w:pPr>
          </w:p>
        </w:tc>
        <w:tc>
          <w:tcPr>
            <w:tcW w:w="1254" w:type="dxa"/>
          </w:tcPr>
          <w:p w14:paraId="2421B5BF" w14:textId="1DFCBDEE" w:rsidR="00202DE8" w:rsidRDefault="00202DE8" w:rsidP="00202DE8">
            <w:pPr>
              <w:spacing w:line="0" w:lineRule="atLeast"/>
              <w:rPr>
                <w:rFonts w:ascii="Century Gothic" w:eastAsia="微軟正黑體" w:hAnsi="Century Gothic"/>
                <w:sz w:val="22"/>
              </w:rPr>
            </w:pPr>
            <w:r>
              <w:rPr>
                <w:rFonts w:ascii="Century Gothic" w:eastAsia="微軟正黑體" w:hAnsi="Century Gothic" w:hint="eastAsia"/>
                <w:sz w:val="22"/>
              </w:rPr>
              <w:t>重發驗證碼</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gridSpan w:val="2"/>
          </w:tcPr>
          <w:p w14:paraId="3C4615E3" w14:textId="040F23CA" w:rsidR="00202DE8" w:rsidRDefault="00202DE8" w:rsidP="0039272F">
            <w:pPr>
              <w:pStyle w:val="af5"/>
              <w:numPr>
                <w:ilvl w:val="0"/>
                <w:numId w:val="84"/>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點擊：發送驗證碼至此手機。最多可重發</w:t>
            </w:r>
            <w:r w:rsidRPr="00202DE8">
              <w:rPr>
                <w:rFonts w:ascii="Century Gothic" w:eastAsia="微軟正黑體" w:hAnsi="Century Gothic"/>
                <w:color w:val="FF0000"/>
                <w:sz w:val="22"/>
                <w:szCs w:val="22"/>
                <w:highlight w:val="yellow"/>
                <w:u w:val="single"/>
              </w:rPr>
              <w:t>2</w:t>
            </w:r>
            <w:r w:rsidRPr="00844FA2">
              <w:rPr>
                <w:rFonts w:ascii="Century Gothic" w:eastAsia="微軟正黑體" w:hAnsi="Century Gothic" w:hint="eastAsia"/>
                <w:sz w:val="22"/>
              </w:rPr>
              <w:t>次。</w:t>
            </w:r>
          </w:p>
        </w:tc>
      </w:tr>
      <w:tr w:rsidR="00202DE8" w14:paraId="074A225E" w14:textId="77777777" w:rsidTr="00505A60">
        <w:trPr>
          <w:trHeight w:val="227"/>
        </w:trPr>
        <w:tc>
          <w:tcPr>
            <w:tcW w:w="2710" w:type="dxa"/>
            <w:vMerge/>
          </w:tcPr>
          <w:p w14:paraId="17B99086" w14:textId="77777777" w:rsidR="00202DE8" w:rsidRDefault="00202DE8" w:rsidP="00202DE8">
            <w:pPr>
              <w:spacing w:line="0" w:lineRule="atLeast"/>
              <w:jc w:val="center"/>
              <w:rPr>
                <w:noProof/>
              </w:rPr>
            </w:pPr>
          </w:p>
        </w:tc>
        <w:tc>
          <w:tcPr>
            <w:tcW w:w="1254" w:type="dxa"/>
          </w:tcPr>
          <w:p w14:paraId="44EA2053" w14:textId="52B56F37" w:rsidR="00202DE8" w:rsidRDefault="00202DE8" w:rsidP="00202DE8">
            <w:pPr>
              <w:spacing w:line="0" w:lineRule="atLeast"/>
              <w:rPr>
                <w:rFonts w:ascii="Century Gothic" w:eastAsia="微軟正黑體" w:hAnsi="Century Gothic"/>
                <w:sz w:val="22"/>
              </w:rPr>
            </w:pPr>
            <w:r w:rsidRPr="00791B19">
              <w:rPr>
                <w:rFonts w:ascii="Century Gothic" w:eastAsia="微軟正黑體" w:hAnsi="Century Gothic" w:hint="eastAsia"/>
                <w:sz w:val="22"/>
              </w:rPr>
              <w:t>確定</w:t>
            </w:r>
            <w:r w:rsidRPr="00791B19">
              <w:rPr>
                <w:rFonts w:ascii="Century Gothic" w:eastAsia="微軟正黑體" w:hAnsi="Century Gothic" w:hint="eastAsia"/>
                <w:sz w:val="22"/>
              </w:rPr>
              <w:t xml:space="preserve"> (button)</w:t>
            </w:r>
          </w:p>
        </w:tc>
        <w:tc>
          <w:tcPr>
            <w:tcW w:w="6232" w:type="dxa"/>
            <w:gridSpan w:val="2"/>
          </w:tcPr>
          <w:p w14:paraId="4A476DB3" w14:textId="77777777" w:rsidR="00202DE8" w:rsidRDefault="00202DE8" w:rsidP="0039272F">
            <w:pPr>
              <w:pStyle w:val="af5"/>
              <w:numPr>
                <w:ilvl w:val="0"/>
                <w:numId w:val="83"/>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：前後台進行相關檢核</w:t>
            </w:r>
          </w:p>
          <w:p w14:paraId="3148402C" w14:textId="77777777" w:rsidR="00202DE8" w:rsidRDefault="00202DE8" w:rsidP="0039272F">
            <w:pPr>
              <w:pStyle w:val="af5"/>
              <w:numPr>
                <w:ilvl w:val="0"/>
                <w:numId w:val="83"/>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r w:rsidRPr="00791B19">
              <w:rPr>
                <w:rFonts w:ascii="Century Gothic" w:eastAsia="微軟正黑體" w:hAnsi="Century Gothic" w:hint="eastAsia"/>
                <w:sz w:val="22"/>
              </w:rPr>
              <w:t>：</w:t>
            </w:r>
          </w:p>
          <w:tbl>
            <w:tblPr>
              <w:tblStyle w:val="aa"/>
              <w:tblW w:w="5731" w:type="dxa"/>
              <w:tblInd w:w="108" w:type="dxa"/>
              <w:tblLayout w:type="fixed"/>
              <w:tblCellMar>
                <w:left w:w="57" w:type="dxa"/>
                <w:right w:w="57" w:type="dxa"/>
              </w:tblCellMar>
              <w:tblLook w:val="04A0" w:firstRow="1" w:lastRow="0" w:firstColumn="1" w:lastColumn="0" w:noHBand="0" w:noVBand="1"/>
            </w:tblPr>
            <w:tblGrid>
              <w:gridCol w:w="1649"/>
              <w:gridCol w:w="4082"/>
            </w:tblGrid>
            <w:tr w:rsidR="00202DE8" w:rsidRPr="00DA0802" w14:paraId="467E3987" w14:textId="77777777" w:rsidTr="00202DE8">
              <w:tc>
                <w:tcPr>
                  <w:tcW w:w="1649" w:type="dxa"/>
                  <w:shd w:val="clear" w:color="auto" w:fill="D9D9D9" w:themeFill="background1" w:themeFillShade="D9"/>
                </w:tcPr>
                <w:p w14:paraId="3BD2B126"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前台檢核</w:t>
                  </w:r>
                </w:p>
              </w:tc>
              <w:tc>
                <w:tcPr>
                  <w:tcW w:w="4082" w:type="dxa"/>
                  <w:shd w:val="clear" w:color="auto" w:fill="D9D9D9" w:themeFill="background1" w:themeFillShade="D9"/>
                </w:tcPr>
                <w:p w14:paraId="1CE2DE7E"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前台文字訊息</w:t>
                  </w:r>
                </w:p>
              </w:tc>
            </w:tr>
            <w:tr w:rsidR="00202DE8" w:rsidRPr="00DA0802" w14:paraId="5ED32F56" w14:textId="77777777" w:rsidTr="00202DE8">
              <w:tc>
                <w:tcPr>
                  <w:tcW w:w="1649" w:type="dxa"/>
                </w:tcPr>
                <w:p w14:paraId="7371BAE5" w14:textId="77777777" w:rsidR="00202DE8" w:rsidRDefault="00202DE8" w:rsidP="00202DE8">
                  <w:pPr>
                    <w:spacing w:line="0" w:lineRule="atLeast"/>
                    <w:rPr>
                      <w:rFonts w:ascii="Century Gothic" w:eastAsia="微軟正黑體" w:hAnsi="Century Gothic"/>
                      <w:sz w:val="20"/>
                      <w:szCs w:val="20"/>
                    </w:rPr>
                  </w:pPr>
                  <w:proofErr w:type="gramStart"/>
                  <w:r w:rsidRPr="00DA0802">
                    <w:rPr>
                      <w:rFonts w:ascii="Century Gothic" w:eastAsia="微軟正黑體" w:hAnsi="Century Gothic" w:hint="eastAsia"/>
                      <w:sz w:val="20"/>
                      <w:szCs w:val="20"/>
                    </w:rPr>
                    <w:t>空值</w:t>
                  </w:r>
                  <w:proofErr w:type="gramEnd"/>
                </w:p>
              </w:tc>
              <w:tc>
                <w:tcPr>
                  <w:tcW w:w="4082" w:type="dxa"/>
                </w:tcPr>
                <w:p w14:paraId="6D1BCEA3"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請輸入驗證碼</w:t>
                  </w:r>
                  <w:r w:rsidRPr="00DA0802">
                    <w:rPr>
                      <w:rFonts w:ascii="Century Gothic" w:eastAsia="微軟正黑體" w:hAnsi="Century Gothic" w:hint="eastAsia"/>
                      <w:sz w:val="20"/>
                      <w:szCs w:val="20"/>
                    </w:rPr>
                    <w:t>。</w:t>
                  </w:r>
                </w:p>
              </w:tc>
            </w:tr>
            <w:tr w:rsidR="00202DE8" w:rsidRPr="00DA0802" w14:paraId="4C8C983D" w14:textId="77777777" w:rsidTr="00202DE8">
              <w:tc>
                <w:tcPr>
                  <w:tcW w:w="1649" w:type="dxa"/>
                </w:tcPr>
                <w:p w14:paraId="66CBD446"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碼數錯誤</w:t>
                  </w:r>
                </w:p>
              </w:tc>
              <w:tc>
                <w:tcPr>
                  <w:tcW w:w="4082" w:type="dxa"/>
                </w:tcPr>
                <w:p w14:paraId="349B800F"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請輸入</w:t>
                  </w:r>
                  <w:r>
                    <w:rPr>
                      <w:rFonts w:ascii="Century Gothic" w:eastAsia="微軟正黑體" w:hAnsi="Century Gothic" w:hint="eastAsia"/>
                      <w:sz w:val="20"/>
                      <w:szCs w:val="20"/>
                    </w:rPr>
                    <w:t>6</w:t>
                  </w:r>
                  <w:r>
                    <w:rPr>
                      <w:rFonts w:ascii="Century Gothic" w:eastAsia="微軟正黑體" w:hAnsi="Century Gothic" w:hint="eastAsia"/>
                      <w:sz w:val="20"/>
                      <w:szCs w:val="20"/>
                    </w:rPr>
                    <w:t>位數字驗證碼。</w:t>
                  </w:r>
                </w:p>
              </w:tc>
            </w:tr>
            <w:tr w:rsidR="00202DE8" w:rsidRPr="00DA0802" w14:paraId="4E7FA735" w14:textId="77777777" w:rsidTr="00202DE8">
              <w:tc>
                <w:tcPr>
                  <w:tcW w:w="1649" w:type="dxa"/>
                  <w:shd w:val="clear" w:color="auto" w:fill="D9D9D9" w:themeFill="background1" w:themeFillShade="D9"/>
                </w:tcPr>
                <w:p w14:paraId="48B93F5D" w14:textId="77777777" w:rsidR="00202DE8" w:rsidRPr="00DA0802"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後台檢核錯誤</w:t>
                  </w:r>
                </w:p>
              </w:tc>
              <w:tc>
                <w:tcPr>
                  <w:tcW w:w="4082" w:type="dxa"/>
                  <w:shd w:val="clear" w:color="auto" w:fill="D9D9D9" w:themeFill="background1" w:themeFillShade="D9"/>
                </w:tcPr>
                <w:p w14:paraId="05C0BF83" w14:textId="77777777" w:rsidR="00202DE8" w:rsidRPr="00DA0802"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前台文字訊息</w:t>
                  </w:r>
                </w:p>
              </w:tc>
            </w:tr>
            <w:tr w:rsidR="00202DE8" w:rsidRPr="00DA0802" w14:paraId="42699E4F" w14:textId="77777777" w:rsidTr="00202DE8">
              <w:tc>
                <w:tcPr>
                  <w:tcW w:w="1649" w:type="dxa"/>
                </w:tcPr>
                <w:p w14:paraId="123E72F3" w14:textId="77777777" w:rsidR="00202DE8" w:rsidRPr="00DA0802"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r>
                    <w:rPr>
                      <w:rFonts w:ascii="Century Gothic" w:eastAsia="微軟正黑體" w:hAnsi="Century Gothic" w:hint="eastAsia"/>
                      <w:sz w:val="20"/>
                      <w:szCs w:val="20"/>
                    </w:rPr>
                    <w:t>&lt;2</w:t>
                  </w:r>
                  <w:r>
                    <w:rPr>
                      <w:rFonts w:ascii="Century Gothic" w:eastAsia="微軟正黑體" w:hAnsi="Century Gothic" w:hint="eastAsia"/>
                      <w:sz w:val="20"/>
                      <w:szCs w:val="20"/>
                    </w:rPr>
                    <w:t>次</w:t>
                  </w:r>
                </w:p>
              </w:tc>
              <w:tc>
                <w:tcPr>
                  <w:tcW w:w="4082" w:type="dxa"/>
                </w:tcPr>
                <w:p w14:paraId="00CC8DD4" w14:textId="77777777" w:rsidR="00202DE8" w:rsidRPr="00DA0802"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驗證碼錯誤，請重新輸入</w:t>
                  </w:r>
                </w:p>
              </w:tc>
            </w:tr>
            <w:tr w:rsidR="00202DE8" w:rsidRPr="00DA0802" w14:paraId="1D29BB5E" w14:textId="77777777" w:rsidTr="00202DE8">
              <w:tc>
                <w:tcPr>
                  <w:tcW w:w="1649" w:type="dxa"/>
                  <w:shd w:val="clear" w:color="auto" w:fill="D9D9D9" w:themeFill="background1" w:themeFillShade="D9"/>
                </w:tcPr>
                <w:p w14:paraId="68EB218D"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後台檢核錯誤</w:t>
                  </w:r>
                </w:p>
              </w:tc>
              <w:tc>
                <w:tcPr>
                  <w:tcW w:w="4082" w:type="dxa"/>
                  <w:shd w:val="clear" w:color="auto" w:fill="D9D9D9" w:themeFill="background1" w:themeFillShade="D9"/>
                </w:tcPr>
                <w:p w14:paraId="1F731643" w14:textId="77777777" w:rsidR="00202DE8" w:rsidRDefault="00202DE8" w:rsidP="00202DE8">
                  <w:pPr>
                    <w:spacing w:line="0" w:lineRule="atLeast"/>
                    <w:rPr>
                      <w:rFonts w:ascii="Century Gothic" w:eastAsia="微軟正黑體" w:hAnsi="Century Gothic"/>
                      <w:sz w:val="20"/>
                      <w:szCs w:val="20"/>
                    </w:rPr>
                  </w:pPr>
                  <w:r w:rsidRPr="00202DE8">
                    <w:rPr>
                      <w:rFonts w:ascii="Century Gothic" w:eastAsia="微軟正黑體" w:hAnsi="Century Gothic" w:hint="eastAsia"/>
                      <w:sz w:val="20"/>
                      <w:szCs w:val="20"/>
                      <w:highlight w:val="green"/>
                    </w:rPr>
                    <w:t>燈箱</w:t>
                  </w:r>
                </w:p>
              </w:tc>
            </w:tr>
            <w:tr w:rsidR="00202DE8" w:rsidRPr="00DA0802" w14:paraId="0994C00F" w14:textId="77777777" w:rsidTr="00202DE8">
              <w:tc>
                <w:tcPr>
                  <w:tcW w:w="1649" w:type="dxa"/>
                </w:tcPr>
                <w:p w14:paraId="6505D35F"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r>
                    <w:rPr>
                      <w:rFonts w:ascii="Century Gothic" w:eastAsia="微軟正黑體" w:hAnsi="Century Gothic" w:hint="eastAsia"/>
                      <w:sz w:val="20"/>
                      <w:szCs w:val="20"/>
                    </w:rPr>
                    <w:t>3</w:t>
                  </w:r>
                  <w:r>
                    <w:rPr>
                      <w:rFonts w:ascii="Century Gothic" w:eastAsia="微軟正黑體" w:hAnsi="Century Gothic" w:hint="eastAsia"/>
                      <w:sz w:val="20"/>
                      <w:szCs w:val="20"/>
                    </w:rPr>
                    <w:t>次</w:t>
                  </w:r>
                </w:p>
              </w:tc>
              <w:tc>
                <w:tcPr>
                  <w:tcW w:w="4082" w:type="dxa"/>
                </w:tcPr>
                <w:p w14:paraId="2B8AD5A1"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內容：驗證碼錯誤已達上限，請重新綁定。</w:t>
                  </w:r>
                </w:p>
                <w:p w14:paraId="08324D78"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確定</w:t>
                  </w:r>
                  <w:r>
                    <w:rPr>
                      <w:rFonts w:ascii="Century Gothic" w:eastAsia="微軟正黑體" w:hAnsi="Century Gothic" w:hint="eastAsia"/>
                      <w:sz w:val="20"/>
                      <w:szCs w:val="20"/>
                    </w:rPr>
                    <w:t>(</w:t>
                  </w:r>
                  <w:r>
                    <w:rPr>
                      <w:rFonts w:ascii="Century Gothic" w:eastAsia="微軟正黑體" w:hAnsi="Century Gothic"/>
                      <w:sz w:val="20"/>
                      <w:szCs w:val="20"/>
                    </w:rPr>
                    <w:t>btn1</w:t>
                  </w:r>
                  <w:r>
                    <w:rPr>
                      <w:rFonts w:ascii="Century Gothic" w:eastAsia="微軟正黑體" w:hAnsi="Century Gothic" w:hint="eastAsia"/>
                      <w:sz w:val="20"/>
                      <w:szCs w:val="20"/>
                    </w:rPr>
                    <w:t>)</w:t>
                  </w:r>
                  <w:r>
                    <w:rPr>
                      <w:rFonts w:ascii="Century Gothic" w:eastAsia="微軟正黑體" w:hAnsi="Century Gothic" w:hint="eastAsia"/>
                      <w:sz w:val="20"/>
                      <w:szCs w:val="20"/>
                    </w:rPr>
                    <w:t>：關閉燈箱，返回原頁</w:t>
                  </w:r>
                </w:p>
                <w:p w14:paraId="0CD2AF1E" w14:textId="7AB2E532" w:rsidR="00202DE8" w:rsidRPr="00B8201E"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聯繫客服</w:t>
                  </w:r>
                  <w:r>
                    <w:rPr>
                      <w:rFonts w:ascii="Century Gothic" w:eastAsia="微軟正黑體" w:hAnsi="Century Gothic" w:hint="eastAsia"/>
                      <w:sz w:val="20"/>
                      <w:szCs w:val="20"/>
                    </w:rPr>
                    <w:t>(</w:t>
                  </w:r>
                  <w:r>
                    <w:rPr>
                      <w:rFonts w:ascii="Century Gothic" w:eastAsia="微軟正黑體" w:hAnsi="Century Gothic"/>
                      <w:sz w:val="20"/>
                      <w:szCs w:val="20"/>
                    </w:rPr>
                    <w:t>btn2</w:t>
                  </w:r>
                  <w:r>
                    <w:rPr>
                      <w:rFonts w:ascii="Century Gothic" w:eastAsia="微軟正黑體" w:hAnsi="Century Gothic" w:hint="eastAsia"/>
                      <w:sz w:val="20"/>
                      <w:szCs w:val="20"/>
                    </w:rPr>
                    <w:t>)</w:t>
                  </w:r>
                  <w:r>
                    <w:rPr>
                      <w:rFonts w:ascii="Century Gothic" w:eastAsia="微軟正黑體" w:hAnsi="Century Gothic" w:hint="eastAsia"/>
                      <w:sz w:val="20"/>
                      <w:szCs w:val="20"/>
                    </w:rPr>
                    <w:t>：開啟</w:t>
                  </w:r>
                  <w:r w:rsidRPr="00202DE8">
                    <w:rPr>
                      <w:rFonts w:ascii="Century Gothic" w:eastAsia="微軟正黑體" w:hAnsi="Century Gothic" w:hint="eastAsia"/>
                      <w:sz w:val="20"/>
                      <w:szCs w:val="20"/>
                      <w:highlight w:val="green"/>
                    </w:rPr>
                    <w:t>「聯繫客服」</w:t>
                  </w:r>
                  <w:r>
                    <w:rPr>
                      <w:rFonts w:ascii="Century Gothic" w:eastAsia="微軟正黑體" w:hAnsi="Century Gothic" w:hint="eastAsia"/>
                      <w:sz w:val="20"/>
                      <w:szCs w:val="20"/>
                    </w:rPr>
                    <w:t>。</w:t>
                  </w:r>
                </w:p>
              </w:tc>
            </w:tr>
            <w:tr w:rsidR="00202DE8" w:rsidRPr="00DA0802" w14:paraId="043DD815" w14:textId="77777777" w:rsidTr="00202DE8">
              <w:tc>
                <w:tcPr>
                  <w:tcW w:w="1649" w:type="dxa"/>
                  <w:shd w:val="clear" w:color="auto" w:fill="D9D9D9" w:themeFill="background1" w:themeFillShade="D9"/>
                </w:tcPr>
                <w:p w14:paraId="2A98AEBB"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後台檢核正確</w:t>
                  </w:r>
                </w:p>
              </w:tc>
              <w:tc>
                <w:tcPr>
                  <w:tcW w:w="4082" w:type="dxa"/>
                  <w:shd w:val="clear" w:color="auto" w:fill="D9D9D9" w:themeFill="background1" w:themeFillShade="D9"/>
                </w:tcPr>
                <w:p w14:paraId="3E740703"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前往</w:t>
                  </w:r>
                </w:p>
              </w:tc>
            </w:tr>
            <w:tr w:rsidR="00202DE8" w:rsidRPr="00DA0802" w14:paraId="63D703A7" w14:textId="77777777" w:rsidTr="00202DE8">
              <w:tc>
                <w:tcPr>
                  <w:tcW w:w="1649" w:type="dxa"/>
                </w:tcPr>
                <w:p w14:paraId="539756E0"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驗證碼正確</w:t>
                  </w:r>
                  <w:r>
                    <w:rPr>
                      <w:rFonts w:ascii="Century Gothic" w:eastAsia="微軟正黑體" w:hAnsi="Century Gothic"/>
                      <w:sz w:val="20"/>
                      <w:szCs w:val="20"/>
                    </w:rPr>
                    <w:t xml:space="preserve"> </w:t>
                  </w:r>
                </w:p>
              </w:tc>
              <w:tc>
                <w:tcPr>
                  <w:tcW w:w="4082" w:type="dxa"/>
                </w:tcPr>
                <w:p w14:paraId="6FECA085" w14:textId="7E5AA5C0"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前往</w:t>
                  </w:r>
                  <w:r>
                    <w:rPr>
                      <w:rFonts w:ascii="Century Gothic" w:eastAsia="微軟正黑體" w:hAnsi="Century Gothic"/>
                      <w:sz w:val="20"/>
                      <w:szCs w:val="20"/>
                    </w:rPr>
                    <w:t>Step3</w:t>
                  </w:r>
                </w:p>
              </w:tc>
            </w:tr>
          </w:tbl>
          <w:p w14:paraId="64E6DA1B" w14:textId="15787C5B" w:rsidR="00202DE8" w:rsidRDefault="00202DE8" w:rsidP="0039272F">
            <w:pPr>
              <w:pStyle w:val="af5"/>
              <w:numPr>
                <w:ilvl w:val="0"/>
                <w:numId w:val="78"/>
              </w:numPr>
              <w:spacing w:line="0" w:lineRule="atLeast"/>
              <w:ind w:leftChars="0"/>
              <w:rPr>
                <w:rFonts w:ascii="Century Gothic" w:eastAsia="微軟正黑體" w:hAnsi="Century Gothic"/>
                <w:sz w:val="22"/>
              </w:rPr>
            </w:pPr>
          </w:p>
        </w:tc>
      </w:tr>
      <w:tr w:rsidR="00202DE8" w14:paraId="6EEDB4FC" w14:textId="77777777" w:rsidTr="00505A60">
        <w:trPr>
          <w:trHeight w:val="227"/>
        </w:trPr>
        <w:tc>
          <w:tcPr>
            <w:tcW w:w="2710" w:type="dxa"/>
            <w:vMerge/>
          </w:tcPr>
          <w:p w14:paraId="42151A7C" w14:textId="77777777" w:rsidR="00202DE8" w:rsidRDefault="00202DE8" w:rsidP="00202DE8">
            <w:pPr>
              <w:spacing w:line="0" w:lineRule="atLeast"/>
              <w:jc w:val="center"/>
              <w:rPr>
                <w:noProof/>
              </w:rPr>
            </w:pPr>
          </w:p>
        </w:tc>
        <w:tc>
          <w:tcPr>
            <w:tcW w:w="1254" w:type="dxa"/>
          </w:tcPr>
          <w:p w14:paraId="3EA5D293" w14:textId="2A39A5E1" w:rsidR="00202DE8" w:rsidRDefault="00202DE8" w:rsidP="00202DE8">
            <w:pPr>
              <w:spacing w:line="0" w:lineRule="atLeast"/>
              <w:rPr>
                <w:rFonts w:ascii="Century Gothic" w:eastAsia="微軟正黑體" w:hAnsi="Century Gothic"/>
                <w:sz w:val="22"/>
              </w:rPr>
            </w:pPr>
            <w:r>
              <w:rPr>
                <w:rFonts w:ascii="Century Gothic" w:eastAsia="微軟正黑體" w:hAnsi="Century Gothic" w:hint="eastAsia"/>
                <w:sz w:val="22"/>
              </w:rPr>
              <w:t>取消</w:t>
            </w:r>
            <w:r w:rsidRPr="00791B19">
              <w:rPr>
                <w:rFonts w:ascii="Century Gothic" w:eastAsia="微軟正黑體" w:hAnsi="Century Gothic" w:hint="eastAsia"/>
                <w:sz w:val="22"/>
              </w:rPr>
              <w:t>(</w:t>
            </w:r>
            <w:proofErr w:type="spellStart"/>
            <w:r w:rsidRPr="00791B19">
              <w:rPr>
                <w:rFonts w:ascii="Century Gothic" w:eastAsia="微軟正黑體" w:hAnsi="Century Gothic" w:hint="eastAsia"/>
                <w:sz w:val="22"/>
              </w:rPr>
              <w:t>btn</w:t>
            </w:r>
            <w:proofErr w:type="spellEnd"/>
            <w:r w:rsidRPr="00791B19">
              <w:rPr>
                <w:rFonts w:ascii="Century Gothic" w:eastAsia="微軟正黑體" w:hAnsi="Century Gothic" w:hint="eastAsia"/>
                <w:sz w:val="22"/>
              </w:rPr>
              <w:t>)</w:t>
            </w:r>
          </w:p>
        </w:tc>
        <w:tc>
          <w:tcPr>
            <w:tcW w:w="6232" w:type="dxa"/>
            <w:gridSpan w:val="2"/>
          </w:tcPr>
          <w:p w14:paraId="04DC24CB" w14:textId="77777777" w:rsidR="00202DE8" w:rsidRDefault="00202DE8" w:rsidP="0039272F">
            <w:pPr>
              <w:pStyle w:val="af5"/>
              <w:numPr>
                <w:ilvl w:val="0"/>
                <w:numId w:val="85"/>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p w14:paraId="7F390D73" w14:textId="77777777" w:rsidR="00505A60" w:rsidRDefault="00505A60" w:rsidP="00505A60">
            <w:pPr>
              <w:spacing w:line="0" w:lineRule="atLeast"/>
              <w:rPr>
                <w:rFonts w:ascii="Century Gothic" w:eastAsia="微軟正黑體" w:hAnsi="Century Gothic"/>
                <w:sz w:val="22"/>
              </w:rPr>
            </w:pPr>
          </w:p>
          <w:p w14:paraId="29735A6A" w14:textId="77777777" w:rsidR="00505A60" w:rsidRDefault="00505A60" w:rsidP="00505A60">
            <w:pPr>
              <w:spacing w:line="0" w:lineRule="atLeast"/>
              <w:rPr>
                <w:rFonts w:ascii="Century Gothic" w:eastAsia="微軟正黑體" w:hAnsi="Century Gothic"/>
                <w:sz w:val="22"/>
              </w:rPr>
            </w:pPr>
          </w:p>
          <w:p w14:paraId="11A752D4" w14:textId="77777777" w:rsidR="00505A60" w:rsidRDefault="00505A60" w:rsidP="00505A60">
            <w:pPr>
              <w:spacing w:line="0" w:lineRule="atLeast"/>
              <w:rPr>
                <w:rFonts w:ascii="Century Gothic" w:eastAsia="微軟正黑體" w:hAnsi="Century Gothic"/>
                <w:sz w:val="22"/>
              </w:rPr>
            </w:pPr>
          </w:p>
          <w:p w14:paraId="27A17AB2" w14:textId="77777777" w:rsidR="00505A60" w:rsidRDefault="00505A60" w:rsidP="00505A60">
            <w:pPr>
              <w:spacing w:line="0" w:lineRule="atLeast"/>
              <w:rPr>
                <w:rFonts w:ascii="Century Gothic" w:eastAsia="微軟正黑體" w:hAnsi="Century Gothic"/>
                <w:sz w:val="22"/>
              </w:rPr>
            </w:pPr>
          </w:p>
          <w:p w14:paraId="2DD96577" w14:textId="77777777" w:rsidR="00505A60" w:rsidRDefault="00505A60" w:rsidP="00505A60">
            <w:pPr>
              <w:spacing w:line="0" w:lineRule="atLeast"/>
              <w:rPr>
                <w:rFonts w:ascii="Century Gothic" w:eastAsia="微軟正黑體" w:hAnsi="Century Gothic"/>
                <w:sz w:val="22"/>
              </w:rPr>
            </w:pPr>
          </w:p>
          <w:p w14:paraId="598DD0F5" w14:textId="77777777" w:rsidR="00505A60" w:rsidRDefault="00505A60" w:rsidP="00505A60">
            <w:pPr>
              <w:spacing w:line="0" w:lineRule="atLeast"/>
              <w:rPr>
                <w:rFonts w:ascii="Century Gothic" w:eastAsia="微軟正黑體" w:hAnsi="Century Gothic"/>
                <w:sz w:val="22"/>
              </w:rPr>
            </w:pPr>
          </w:p>
          <w:p w14:paraId="0B5CC5CC" w14:textId="77777777" w:rsidR="00505A60" w:rsidRDefault="00505A60" w:rsidP="00505A60">
            <w:pPr>
              <w:spacing w:line="0" w:lineRule="atLeast"/>
              <w:rPr>
                <w:rFonts w:ascii="Century Gothic" w:eastAsia="微軟正黑體" w:hAnsi="Century Gothic"/>
                <w:sz w:val="22"/>
              </w:rPr>
            </w:pPr>
          </w:p>
          <w:p w14:paraId="4CA5B00A" w14:textId="77777777" w:rsidR="00505A60" w:rsidRDefault="00505A60" w:rsidP="00505A60">
            <w:pPr>
              <w:spacing w:line="0" w:lineRule="atLeast"/>
              <w:rPr>
                <w:rFonts w:ascii="Century Gothic" w:eastAsia="微軟正黑體" w:hAnsi="Century Gothic"/>
                <w:sz w:val="22"/>
              </w:rPr>
            </w:pPr>
          </w:p>
          <w:p w14:paraId="633BF0F3" w14:textId="77777777" w:rsidR="00505A60" w:rsidRDefault="00505A60" w:rsidP="00505A60">
            <w:pPr>
              <w:spacing w:line="0" w:lineRule="atLeast"/>
              <w:rPr>
                <w:rFonts w:ascii="Century Gothic" w:eastAsia="微軟正黑體" w:hAnsi="Century Gothic"/>
                <w:sz w:val="22"/>
              </w:rPr>
            </w:pPr>
          </w:p>
          <w:p w14:paraId="7A8C2ED6" w14:textId="0D9795EA" w:rsidR="00505A60" w:rsidRPr="00505A60" w:rsidRDefault="00505A60" w:rsidP="00505A60">
            <w:pPr>
              <w:spacing w:line="0" w:lineRule="atLeast"/>
              <w:rPr>
                <w:rFonts w:ascii="Century Gothic" w:eastAsia="微軟正黑體" w:hAnsi="Century Gothic"/>
                <w:sz w:val="22"/>
              </w:rPr>
            </w:pPr>
          </w:p>
        </w:tc>
      </w:tr>
      <w:tr w:rsidR="001409F9" w14:paraId="437E7FF0" w14:textId="77777777" w:rsidTr="00505A60">
        <w:trPr>
          <w:trHeight w:val="80"/>
        </w:trPr>
        <w:tc>
          <w:tcPr>
            <w:tcW w:w="2710" w:type="dxa"/>
            <w:shd w:val="clear" w:color="auto" w:fill="D9D9D9" w:themeFill="background1" w:themeFillShade="D9"/>
          </w:tcPr>
          <w:p w14:paraId="6A14F6CD" w14:textId="568C8BB1"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lastRenderedPageBreak/>
              <w:t>啟用卡片</w:t>
            </w:r>
            <w:r>
              <w:rPr>
                <w:rFonts w:ascii="Century Gothic" w:eastAsia="微軟正黑體" w:hAnsi="Century Gothic" w:hint="eastAsia"/>
                <w:sz w:val="22"/>
              </w:rPr>
              <w:t>S</w:t>
            </w:r>
            <w:r>
              <w:rPr>
                <w:rFonts w:ascii="Century Gothic" w:eastAsia="微軟正黑體" w:hAnsi="Century Gothic"/>
                <w:sz w:val="22"/>
              </w:rPr>
              <w:t>tep</w:t>
            </w:r>
            <w:r w:rsidR="00202DE8">
              <w:rPr>
                <w:rFonts w:ascii="Century Gothic" w:eastAsia="微軟正黑體" w:hAnsi="Century Gothic"/>
                <w:sz w:val="22"/>
              </w:rPr>
              <w:t>3</w:t>
            </w:r>
            <w:r w:rsidR="00505A60">
              <w:rPr>
                <w:rFonts w:ascii="Century Gothic" w:eastAsia="微軟正黑體" w:hAnsi="Century Gothic"/>
                <w:sz w:val="22"/>
              </w:rPr>
              <w:t>-1</w:t>
            </w:r>
          </w:p>
        </w:tc>
        <w:tc>
          <w:tcPr>
            <w:tcW w:w="1254" w:type="dxa"/>
            <w:shd w:val="clear" w:color="auto" w:fill="D9D9D9" w:themeFill="background1" w:themeFillShade="D9"/>
          </w:tcPr>
          <w:p w14:paraId="414D1267"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gridSpan w:val="2"/>
            <w:shd w:val="clear" w:color="auto" w:fill="D9D9D9" w:themeFill="background1" w:themeFillShade="D9"/>
          </w:tcPr>
          <w:p w14:paraId="44C7E3E4"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1409F9" w14:paraId="59404CF1" w14:textId="77777777" w:rsidTr="00505A60">
        <w:trPr>
          <w:trHeight w:val="227"/>
        </w:trPr>
        <w:tc>
          <w:tcPr>
            <w:tcW w:w="2710" w:type="dxa"/>
            <w:vMerge w:val="restart"/>
          </w:tcPr>
          <w:p w14:paraId="66FEF96B" w14:textId="1C276E6F" w:rsidR="001409F9" w:rsidRDefault="00202DE8" w:rsidP="001409F9">
            <w:pPr>
              <w:spacing w:line="0" w:lineRule="atLeast"/>
              <w:jc w:val="center"/>
              <w:rPr>
                <w:noProof/>
              </w:rPr>
            </w:pPr>
            <w:r>
              <w:rPr>
                <w:noProof/>
              </w:rPr>
              <w:drawing>
                <wp:inline distT="0" distB="0" distL="0" distR="0" wp14:anchorId="2FC457B7" wp14:editId="02F957D4">
                  <wp:extent cx="1584000" cy="3024292"/>
                  <wp:effectExtent l="0" t="0" r="0" b="5080"/>
                  <wp:docPr id="90" name="圖片 14">
                    <a:extLst xmlns:a="http://schemas.openxmlformats.org/drawingml/2006/main">
                      <a:ext uri="{FF2B5EF4-FFF2-40B4-BE49-F238E27FC236}">
                        <a16:creationId xmlns:a16="http://schemas.microsoft.com/office/drawing/2014/main" id="{6BE08E6D-873E-4E4A-AA8E-9143A33BB7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4">
                            <a:extLst>
                              <a:ext uri="{FF2B5EF4-FFF2-40B4-BE49-F238E27FC236}">
                                <a16:creationId xmlns:a16="http://schemas.microsoft.com/office/drawing/2014/main" id="{6BE08E6D-873E-4E4A-AA8E-9143A33BB7D3}"/>
                              </a:ext>
                            </a:extLst>
                          </pic:cNvPr>
                          <pic:cNvPicPr>
                            <a:picLocks noChangeAspect="1"/>
                          </pic:cNvPicPr>
                        </pic:nvPicPr>
                        <pic:blipFill rotWithShape="1">
                          <a:blip r:embed="rId33" cstate="print">
                            <a:extLst>
                              <a:ext uri="{28A0092B-C50C-407E-A947-70E740481C1C}">
                                <a14:useLocalDpi xmlns:a14="http://schemas.microsoft.com/office/drawing/2010/main" val="0"/>
                              </a:ext>
                            </a:extLst>
                          </a:blip>
                          <a:srcRect b="9731"/>
                          <a:stretch/>
                        </pic:blipFill>
                        <pic:spPr bwMode="auto">
                          <a:xfrm>
                            <a:off x="0" y="0"/>
                            <a:ext cx="1584000" cy="3024292"/>
                          </a:xfrm>
                          <a:prstGeom prst="rect">
                            <a:avLst/>
                          </a:prstGeom>
                          <a:ln>
                            <a:noFill/>
                          </a:ln>
                          <a:extLst>
                            <a:ext uri="{53640926-AAD7-44D8-BBD7-CCE9431645EC}">
                              <a14:shadowObscured xmlns:a14="http://schemas.microsoft.com/office/drawing/2010/main"/>
                            </a:ext>
                          </a:extLst>
                        </pic:spPr>
                      </pic:pic>
                    </a:graphicData>
                  </a:graphic>
                </wp:inline>
              </w:drawing>
            </w:r>
          </w:p>
        </w:tc>
        <w:tc>
          <w:tcPr>
            <w:tcW w:w="1254" w:type="dxa"/>
          </w:tcPr>
          <w:p w14:paraId="5EB378E7" w14:textId="77777777"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232" w:type="dxa"/>
            <w:gridSpan w:val="2"/>
          </w:tcPr>
          <w:p w14:paraId="26321980" w14:textId="2D2756F9" w:rsidR="001409F9" w:rsidRDefault="001409F9" w:rsidP="0039272F">
            <w:pPr>
              <w:pStyle w:val="af5"/>
              <w:numPr>
                <w:ilvl w:val="0"/>
                <w:numId w:val="86"/>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w:t>
            </w:r>
            <w:r>
              <w:rPr>
                <w:rFonts w:ascii="Century Gothic" w:eastAsia="微軟正黑體" w:hAnsi="Century Gothic"/>
                <w:sz w:val="22"/>
              </w:rPr>
              <w:t>ID</w:t>
            </w:r>
            <w:r w:rsidR="00505A60">
              <w:rPr>
                <w:rFonts w:ascii="Century Gothic" w:eastAsia="微軟正黑體" w:hAnsi="Century Gothic" w:hint="eastAsia"/>
                <w:sz w:val="22"/>
              </w:rPr>
              <w:t>可啟用卡片之</w:t>
            </w:r>
            <w:r>
              <w:rPr>
                <w:rFonts w:ascii="Century Gothic" w:eastAsia="微軟正黑體" w:hAnsi="Century Gothic" w:hint="eastAsia"/>
                <w:sz w:val="22"/>
              </w:rPr>
              <w:t>列表</w:t>
            </w:r>
            <w:r w:rsidR="00505A60">
              <w:rPr>
                <w:rFonts w:ascii="Century Gothic" w:eastAsia="微軟正黑體" w:hAnsi="Century Gothic" w:hint="eastAsia"/>
                <w:sz w:val="22"/>
              </w:rPr>
              <w:t>(</w:t>
            </w:r>
            <w:r w:rsidR="00505A60">
              <w:rPr>
                <w:rFonts w:ascii="Century Gothic" w:eastAsia="微軟正黑體" w:hAnsi="Century Gothic" w:hint="eastAsia"/>
                <w:sz w:val="22"/>
              </w:rPr>
              <w:t>卡號由小到大</w:t>
            </w:r>
            <w:r w:rsidR="00505A60">
              <w:rPr>
                <w:rFonts w:ascii="Century Gothic" w:eastAsia="微軟正黑體" w:hAnsi="Century Gothic" w:hint="eastAsia"/>
                <w:sz w:val="22"/>
              </w:rPr>
              <w:t>)</w:t>
            </w:r>
            <w:r w:rsidR="00505A60">
              <w:rPr>
                <w:rFonts w:ascii="Century Gothic" w:eastAsia="微軟正黑體" w:hAnsi="Century Gothic" w:hint="eastAsia"/>
                <w:sz w:val="22"/>
              </w:rPr>
              <w:t>，多張</w:t>
            </w:r>
          </w:p>
          <w:p w14:paraId="7695C02B" w14:textId="3A8DE597" w:rsidR="00505A60" w:rsidRDefault="00505A60" w:rsidP="0039272F">
            <w:pPr>
              <w:pStyle w:val="af5"/>
              <w:numPr>
                <w:ilvl w:val="0"/>
                <w:numId w:val="86"/>
              </w:numPr>
              <w:spacing w:line="0" w:lineRule="atLeast"/>
              <w:ind w:leftChars="0"/>
              <w:rPr>
                <w:rFonts w:ascii="Century Gothic" w:eastAsia="微軟正黑體" w:hAnsi="Century Gothic"/>
                <w:sz w:val="22"/>
              </w:rPr>
            </w:pPr>
            <w:r>
              <w:rPr>
                <w:rFonts w:ascii="Century Gothic" w:eastAsia="微軟正黑體" w:hAnsi="Century Gothic" w:hint="eastAsia"/>
                <w:sz w:val="22"/>
              </w:rPr>
              <w:t>預設勾選：第一張卡片</w:t>
            </w:r>
          </w:p>
          <w:p w14:paraId="6B090655" w14:textId="77777777" w:rsidR="001409F9" w:rsidRPr="003B7888" w:rsidRDefault="001409F9" w:rsidP="0039272F">
            <w:pPr>
              <w:pStyle w:val="af5"/>
              <w:numPr>
                <w:ilvl w:val="0"/>
                <w:numId w:val="86"/>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5444EBFB" w14:textId="77777777" w:rsidR="001409F9" w:rsidRDefault="001409F9" w:rsidP="0039272F">
            <w:pPr>
              <w:pStyle w:val="af5"/>
              <w:numPr>
                <w:ilvl w:val="0"/>
                <w:numId w:val="87"/>
              </w:numPr>
              <w:spacing w:line="0" w:lineRule="atLeast"/>
              <w:ind w:leftChars="0"/>
              <w:rPr>
                <w:rFonts w:ascii="Century Gothic" w:eastAsia="微軟正黑體" w:hAnsi="Century Gothic"/>
                <w:sz w:val="22"/>
              </w:rPr>
            </w:pPr>
            <w:proofErr w:type="gramStart"/>
            <w:r>
              <w:rPr>
                <w:rFonts w:ascii="Century Gothic" w:eastAsia="微軟正黑體" w:hAnsi="Century Gothic" w:hint="eastAsia"/>
                <w:sz w:val="22"/>
              </w:rPr>
              <w:t>卡圖</w:t>
            </w:r>
            <w:proofErr w:type="gramEnd"/>
            <w:r>
              <w:rPr>
                <w:rFonts w:ascii="Century Gothic" w:eastAsia="微軟正黑體" w:hAnsi="Century Gothic" w:hint="eastAsia"/>
                <w:sz w:val="22"/>
              </w:rPr>
              <w:t>：依前述來源</w:t>
            </w:r>
          </w:p>
          <w:p w14:paraId="731DD4D2" w14:textId="77777777" w:rsidR="001409F9" w:rsidRDefault="001409F9" w:rsidP="0039272F">
            <w:pPr>
              <w:pStyle w:val="af5"/>
              <w:numPr>
                <w:ilvl w:val="0"/>
                <w:numId w:val="87"/>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w:t>
            </w:r>
            <w:proofErr w:type="gramStart"/>
            <w:r>
              <w:rPr>
                <w:rFonts w:ascii="Century Gothic" w:eastAsia="微軟正黑體" w:hAnsi="Century Gothic" w:hint="eastAsia"/>
                <w:sz w:val="22"/>
              </w:rPr>
              <w:t>卡名需</w:t>
            </w:r>
            <w:proofErr w:type="gramEnd"/>
            <w:r>
              <w:rPr>
                <w:rFonts w:ascii="Century Gothic" w:eastAsia="微軟正黑體" w:hAnsi="Century Gothic" w:hint="eastAsia"/>
                <w:sz w:val="22"/>
              </w:rPr>
              <w:t>完整顯示，最多</w:t>
            </w:r>
            <w:r>
              <w:rPr>
                <w:rFonts w:ascii="Century Gothic" w:eastAsia="微軟正黑體" w:hAnsi="Century Gothic" w:hint="eastAsia"/>
                <w:sz w:val="22"/>
              </w:rPr>
              <w:t>20</w:t>
            </w:r>
            <w:r w:rsidRPr="00925711">
              <w:rPr>
                <w:rFonts w:ascii="Century Gothic" w:eastAsia="微軟正黑體" w:hAnsi="Century Gothic" w:hint="eastAsia"/>
                <w:sz w:val="22"/>
              </w:rPr>
              <w:t>字</w:t>
            </w:r>
          </w:p>
          <w:p w14:paraId="7CB57B18" w14:textId="6D620105" w:rsidR="001409F9" w:rsidRPr="00505A60" w:rsidRDefault="001409F9" w:rsidP="0039272F">
            <w:pPr>
              <w:pStyle w:val="af5"/>
              <w:numPr>
                <w:ilvl w:val="0"/>
                <w:numId w:val="87"/>
              </w:numPr>
              <w:spacing w:line="0" w:lineRule="atLeast"/>
              <w:ind w:leftChars="0"/>
              <w:rPr>
                <w:rFonts w:ascii="Century Gothic" w:eastAsia="微軟正黑體" w:hAnsi="Century Gothic"/>
                <w:sz w:val="22"/>
              </w:rPr>
            </w:pPr>
            <w:r>
              <w:rPr>
                <w:rFonts w:ascii="Century Gothic" w:eastAsia="微軟正黑體" w:hAnsi="Century Gothic" w:hint="eastAsia"/>
                <w:sz w:val="22"/>
              </w:rPr>
              <w:t>卡號資訊：國際發卡組織、卡號</w:t>
            </w:r>
            <w:r w:rsidRPr="002A63DD">
              <w:rPr>
                <w:rFonts w:ascii="Century Gothic" w:eastAsia="微軟正黑體" w:hAnsi="Century Gothic" w:hint="eastAsia"/>
                <w:sz w:val="22"/>
              </w:rPr>
              <w:t>(</w:t>
            </w:r>
            <w:proofErr w:type="gramStart"/>
            <w:r w:rsidRPr="002A63DD">
              <w:rPr>
                <w:rFonts w:ascii="Century Gothic" w:eastAsia="微軟正黑體" w:hAnsi="Century Gothic" w:hint="eastAsia"/>
                <w:sz w:val="22"/>
              </w:rPr>
              <w:t>隱碼</w:t>
            </w:r>
            <w:proofErr w:type="gramEnd"/>
            <w:r w:rsidRPr="002A63DD">
              <w:rPr>
                <w:rFonts w:ascii="Century Gothic" w:eastAsia="微軟正黑體" w:hAnsi="Century Gothic" w:hint="eastAsia"/>
                <w:sz w:val="22"/>
              </w:rPr>
              <w:t>)</w:t>
            </w:r>
          </w:p>
        </w:tc>
      </w:tr>
      <w:tr w:rsidR="001409F9" w:rsidRPr="00505A60" w14:paraId="30EFF893" w14:textId="77777777" w:rsidTr="00505A60">
        <w:trPr>
          <w:trHeight w:val="227"/>
        </w:trPr>
        <w:tc>
          <w:tcPr>
            <w:tcW w:w="2710" w:type="dxa"/>
            <w:vMerge/>
          </w:tcPr>
          <w:p w14:paraId="12D491E5" w14:textId="77777777" w:rsidR="001409F9" w:rsidRDefault="001409F9" w:rsidP="001409F9">
            <w:pPr>
              <w:spacing w:line="0" w:lineRule="atLeast"/>
              <w:jc w:val="center"/>
              <w:rPr>
                <w:noProof/>
              </w:rPr>
            </w:pPr>
          </w:p>
        </w:tc>
        <w:tc>
          <w:tcPr>
            <w:tcW w:w="1254" w:type="dxa"/>
          </w:tcPr>
          <w:p w14:paraId="7FEDB795" w14:textId="77777777"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gridSpan w:val="2"/>
          </w:tcPr>
          <w:p w14:paraId="5DA8D493" w14:textId="01AD871E" w:rsidR="001409F9" w:rsidRDefault="001409F9" w:rsidP="0039272F">
            <w:pPr>
              <w:pStyle w:val="af5"/>
              <w:numPr>
                <w:ilvl w:val="0"/>
                <w:numId w:val="88"/>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00505A60">
              <w:rPr>
                <w:rFonts w:ascii="Century Gothic" w:eastAsia="微軟正黑體" w:hAnsi="Century Gothic" w:hint="eastAsia"/>
                <w:sz w:val="22"/>
              </w:rPr>
              <w:t>啟用選擇之卡片，前往</w:t>
            </w:r>
            <w:r w:rsidR="00505A60">
              <w:rPr>
                <w:rFonts w:ascii="Century Gothic" w:eastAsia="微軟正黑體" w:hAnsi="Century Gothic"/>
                <w:sz w:val="22"/>
              </w:rPr>
              <w:t>Step4</w:t>
            </w:r>
          </w:p>
        </w:tc>
      </w:tr>
      <w:tr w:rsidR="00505A60" w14:paraId="5E4380FA" w14:textId="77777777" w:rsidTr="00505A60">
        <w:trPr>
          <w:trHeight w:val="227"/>
        </w:trPr>
        <w:tc>
          <w:tcPr>
            <w:tcW w:w="2710" w:type="dxa"/>
            <w:vMerge/>
          </w:tcPr>
          <w:p w14:paraId="011FEBD5" w14:textId="77777777" w:rsidR="00505A60" w:rsidRDefault="00505A60" w:rsidP="00505A60">
            <w:pPr>
              <w:spacing w:line="0" w:lineRule="atLeast"/>
              <w:jc w:val="center"/>
              <w:rPr>
                <w:noProof/>
              </w:rPr>
            </w:pPr>
          </w:p>
        </w:tc>
        <w:tc>
          <w:tcPr>
            <w:tcW w:w="1254" w:type="dxa"/>
          </w:tcPr>
          <w:p w14:paraId="40A70858" w14:textId="150E0674" w:rsidR="00505A60" w:rsidRDefault="00505A60" w:rsidP="00505A60">
            <w:pPr>
              <w:spacing w:line="0" w:lineRule="atLeast"/>
              <w:rPr>
                <w:rFonts w:ascii="Century Gothic" w:eastAsia="微軟正黑體" w:hAnsi="Century Gothic"/>
                <w:sz w:val="22"/>
              </w:rPr>
            </w:pPr>
            <w:r>
              <w:rPr>
                <w:rFonts w:ascii="Century Gothic" w:eastAsia="微軟正黑體" w:hAnsi="Century Gothic" w:hint="eastAsia"/>
                <w:sz w:val="22"/>
              </w:rPr>
              <w:t>取消</w:t>
            </w:r>
            <w:r w:rsidRPr="00791B19">
              <w:rPr>
                <w:rFonts w:ascii="Century Gothic" w:eastAsia="微軟正黑體" w:hAnsi="Century Gothic" w:hint="eastAsia"/>
                <w:sz w:val="22"/>
              </w:rPr>
              <w:t>(</w:t>
            </w:r>
            <w:proofErr w:type="spellStart"/>
            <w:r w:rsidRPr="00791B19">
              <w:rPr>
                <w:rFonts w:ascii="Century Gothic" w:eastAsia="微軟正黑體" w:hAnsi="Century Gothic" w:hint="eastAsia"/>
                <w:sz w:val="22"/>
              </w:rPr>
              <w:t>btn</w:t>
            </w:r>
            <w:proofErr w:type="spellEnd"/>
            <w:r w:rsidRPr="00791B19">
              <w:rPr>
                <w:rFonts w:ascii="Century Gothic" w:eastAsia="微軟正黑體" w:hAnsi="Century Gothic" w:hint="eastAsia"/>
                <w:sz w:val="22"/>
              </w:rPr>
              <w:t>)</w:t>
            </w:r>
          </w:p>
        </w:tc>
        <w:tc>
          <w:tcPr>
            <w:tcW w:w="6232" w:type="dxa"/>
            <w:gridSpan w:val="2"/>
          </w:tcPr>
          <w:p w14:paraId="62F7FA20" w14:textId="5AD618BB" w:rsidR="00505A60" w:rsidRPr="00505A60" w:rsidRDefault="00505A60" w:rsidP="0039272F">
            <w:pPr>
              <w:pStyle w:val="af5"/>
              <w:numPr>
                <w:ilvl w:val="0"/>
                <w:numId w:val="8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tc>
      </w:tr>
      <w:tr w:rsidR="001409F9" w14:paraId="56A48FB6" w14:textId="77777777" w:rsidTr="00505A60">
        <w:trPr>
          <w:trHeight w:val="80"/>
        </w:trPr>
        <w:tc>
          <w:tcPr>
            <w:tcW w:w="2710" w:type="dxa"/>
            <w:shd w:val="clear" w:color="auto" w:fill="D9D9D9" w:themeFill="background1" w:themeFillShade="D9"/>
          </w:tcPr>
          <w:p w14:paraId="5EB7F17A" w14:textId="07CF6782"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啟用卡片</w:t>
            </w:r>
            <w:r>
              <w:rPr>
                <w:rFonts w:ascii="Century Gothic" w:eastAsia="微軟正黑體" w:hAnsi="Century Gothic" w:hint="eastAsia"/>
                <w:sz w:val="22"/>
              </w:rPr>
              <w:t>S</w:t>
            </w:r>
            <w:r>
              <w:rPr>
                <w:rFonts w:ascii="Century Gothic" w:eastAsia="微軟正黑體" w:hAnsi="Century Gothic"/>
                <w:sz w:val="22"/>
              </w:rPr>
              <w:t>tep</w:t>
            </w:r>
            <w:r w:rsidR="00505A60">
              <w:rPr>
                <w:rFonts w:ascii="Century Gothic" w:eastAsia="微軟正黑體" w:hAnsi="Century Gothic"/>
                <w:sz w:val="22"/>
              </w:rPr>
              <w:t>3-2</w:t>
            </w:r>
          </w:p>
        </w:tc>
        <w:tc>
          <w:tcPr>
            <w:tcW w:w="1254" w:type="dxa"/>
            <w:shd w:val="clear" w:color="auto" w:fill="D9D9D9" w:themeFill="background1" w:themeFillShade="D9"/>
          </w:tcPr>
          <w:p w14:paraId="51B7BC6C"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gridSpan w:val="2"/>
            <w:shd w:val="clear" w:color="auto" w:fill="D9D9D9" w:themeFill="background1" w:themeFillShade="D9"/>
          </w:tcPr>
          <w:p w14:paraId="10C452AE"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1409F9" w14:paraId="1C982B7E" w14:textId="77777777" w:rsidTr="00505A60">
        <w:trPr>
          <w:trHeight w:val="227"/>
        </w:trPr>
        <w:tc>
          <w:tcPr>
            <w:tcW w:w="2710" w:type="dxa"/>
            <w:vMerge w:val="restart"/>
          </w:tcPr>
          <w:p w14:paraId="022A234B" w14:textId="3D821585" w:rsidR="001409F9" w:rsidRDefault="00505A60" w:rsidP="001409F9">
            <w:pPr>
              <w:spacing w:line="0" w:lineRule="atLeast"/>
              <w:jc w:val="center"/>
              <w:rPr>
                <w:noProof/>
              </w:rPr>
            </w:pPr>
            <w:r>
              <w:rPr>
                <w:noProof/>
              </w:rPr>
              <w:drawing>
                <wp:inline distT="0" distB="0" distL="0" distR="0" wp14:anchorId="42806688" wp14:editId="2DBF87BF">
                  <wp:extent cx="1584000" cy="2734490"/>
                  <wp:effectExtent l="0" t="0" r="0" b="8890"/>
                  <wp:docPr id="91" name="圖片 15">
                    <a:extLst xmlns:a="http://schemas.openxmlformats.org/drawingml/2006/main">
                      <a:ext uri="{FF2B5EF4-FFF2-40B4-BE49-F238E27FC236}">
                        <a16:creationId xmlns:a16="http://schemas.microsoft.com/office/drawing/2014/main" id="{D3DAAFDA-596E-4155-B693-DBB51AD5C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5">
                            <a:extLst>
                              <a:ext uri="{FF2B5EF4-FFF2-40B4-BE49-F238E27FC236}">
                                <a16:creationId xmlns:a16="http://schemas.microsoft.com/office/drawing/2014/main" id="{D3DAAFDA-596E-4155-B693-DBB51AD5C230}"/>
                              </a:ext>
                            </a:extLst>
                          </pic:cNvPr>
                          <pic:cNvPicPr>
                            <a:picLocks noChangeAspect="1"/>
                          </pic:cNvPicPr>
                        </pic:nvPicPr>
                        <pic:blipFill rotWithShape="1">
                          <a:blip r:embed="rId34" cstate="print">
                            <a:extLst>
                              <a:ext uri="{28A0092B-C50C-407E-A947-70E740481C1C}">
                                <a14:useLocalDpi xmlns:a14="http://schemas.microsoft.com/office/drawing/2010/main" val="0"/>
                              </a:ext>
                            </a:extLst>
                          </a:blip>
                          <a:srcRect b="14120"/>
                          <a:stretch/>
                        </pic:blipFill>
                        <pic:spPr bwMode="auto">
                          <a:xfrm>
                            <a:off x="0" y="0"/>
                            <a:ext cx="1584000" cy="2734490"/>
                          </a:xfrm>
                          <a:prstGeom prst="rect">
                            <a:avLst/>
                          </a:prstGeom>
                          <a:ln>
                            <a:noFill/>
                          </a:ln>
                          <a:extLst>
                            <a:ext uri="{53640926-AAD7-44D8-BBD7-CCE9431645EC}">
                              <a14:shadowObscured xmlns:a14="http://schemas.microsoft.com/office/drawing/2010/main"/>
                            </a:ext>
                          </a:extLst>
                        </pic:spPr>
                      </pic:pic>
                    </a:graphicData>
                  </a:graphic>
                </wp:inline>
              </w:drawing>
            </w:r>
          </w:p>
        </w:tc>
        <w:tc>
          <w:tcPr>
            <w:tcW w:w="1254" w:type="dxa"/>
          </w:tcPr>
          <w:p w14:paraId="2598B67C" w14:textId="77777777"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232" w:type="dxa"/>
            <w:gridSpan w:val="2"/>
          </w:tcPr>
          <w:p w14:paraId="10703FD2" w14:textId="351B7734" w:rsidR="00505A60" w:rsidRDefault="00505A60" w:rsidP="0039272F">
            <w:pPr>
              <w:pStyle w:val="af5"/>
              <w:numPr>
                <w:ilvl w:val="0"/>
                <w:numId w:val="90"/>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w:t>
            </w:r>
            <w:r>
              <w:rPr>
                <w:rFonts w:ascii="Century Gothic" w:eastAsia="微軟正黑體" w:hAnsi="Century Gothic"/>
                <w:sz w:val="22"/>
              </w:rPr>
              <w:t>ID</w:t>
            </w:r>
            <w:r>
              <w:rPr>
                <w:rFonts w:ascii="Century Gothic" w:eastAsia="微軟正黑體" w:hAnsi="Century Gothic" w:hint="eastAsia"/>
                <w:sz w:val="22"/>
              </w:rPr>
              <w:t>可啟用卡片之列表</w:t>
            </w:r>
            <w:r>
              <w:rPr>
                <w:rFonts w:ascii="Century Gothic" w:eastAsia="微軟正黑體" w:hAnsi="Century Gothic" w:hint="eastAsia"/>
                <w:sz w:val="22"/>
              </w:rPr>
              <w:t>(</w:t>
            </w:r>
            <w:r>
              <w:rPr>
                <w:rFonts w:ascii="Century Gothic" w:eastAsia="微軟正黑體" w:hAnsi="Century Gothic" w:hint="eastAsia"/>
                <w:sz w:val="22"/>
              </w:rPr>
              <w:t>卡號由小到大</w:t>
            </w:r>
            <w:r>
              <w:rPr>
                <w:rFonts w:ascii="Century Gothic" w:eastAsia="微軟正黑體" w:hAnsi="Century Gothic" w:hint="eastAsia"/>
                <w:sz w:val="22"/>
              </w:rPr>
              <w:t>)</w:t>
            </w:r>
            <w:r>
              <w:rPr>
                <w:rFonts w:ascii="Century Gothic" w:eastAsia="微軟正黑體" w:hAnsi="Century Gothic" w:hint="eastAsia"/>
                <w:sz w:val="22"/>
              </w:rPr>
              <w:t>，僅單張</w:t>
            </w:r>
          </w:p>
          <w:p w14:paraId="412BEA0C" w14:textId="77777777" w:rsidR="00505A60" w:rsidRDefault="001409F9" w:rsidP="0039272F">
            <w:pPr>
              <w:pStyle w:val="af5"/>
              <w:numPr>
                <w:ilvl w:val="0"/>
                <w:numId w:val="90"/>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731063DB" w14:textId="77777777" w:rsidR="00505A60" w:rsidRDefault="00505A60" w:rsidP="0039272F">
            <w:pPr>
              <w:pStyle w:val="af5"/>
              <w:numPr>
                <w:ilvl w:val="0"/>
                <w:numId w:val="94"/>
              </w:numPr>
              <w:spacing w:line="0" w:lineRule="atLeast"/>
              <w:ind w:leftChars="0"/>
              <w:rPr>
                <w:rFonts w:ascii="Century Gothic" w:eastAsia="微軟正黑體" w:hAnsi="Century Gothic"/>
                <w:sz w:val="22"/>
              </w:rPr>
            </w:pPr>
            <w:r w:rsidRPr="00505A60">
              <w:rPr>
                <w:rFonts w:ascii="Century Gothic" w:eastAsia="微軟正黑體" w:hAnsi="Century Gothic" w:hint="eastAsia"/>
                <w:sz w:val="22"/>
              </w:rPr>
              <w:t>卡片名稱：欲啟用卡片之名稱</w:t>
            </w:r>
          </w:p>
          <w:p w14:paraId="18AD2C50" w14:textId="77777777" w:rsidR="00505A60" w:rsidRDefault="00505A60" w:rsidP="0039272F">
            <w:pPr>
              <w:pStyle w:val="af5"/>
              <w:numPr>
                <w:ilvl w:val="0"/>
                <w:numId w:val="94"/>
              </w:numPr>
              <w:spacing w:line="0" w:lineRule="atLeast"/>
              <w:ind w:leftChars="0"/>
              <w:rPr>
                <w:rFonts w:ascii="Century Gothic" w:eastAsia="微軟正黑體" w:hAnsi="Century Gothic"/>
                <w:sz w:val="22"/>
              </w:rPr>
            </w:pPr>
            <w:r w:rsidRPr="00505A60">
              <w:rPr>
                <w:rFonts w:ascii="Century Gothic" w:eastAsia="微軟正黑體" w:hAnsi="Century Gothic" w:hint="eastAsia"/>
                <w:sz w:val="22"/>
              </w:rPr>
              <w:t>卡片標語：</w:t>
            </w:r>
            <w:r w:rsidRPr="00505A60">
              <w:rPr>
                <w:rFonts w:ascii="Century Gothic" w:eastAsia="微軟正黑體" w:hAnsi="Century Gothic" w:hint="eastAsia"/>
                <w:sz w:val="22"/>
                <w:highlight w:val="yellow"/>
              </w:rPr>
              <w:t>卡片附帶標語</w:t>
            </w:r>
          </w:p>
          <w:p w14:paraId="31476FC8" w14:textId="4DC4F9BA" w:rsidR="001409F9" w:rsidRPr="00505A60" w:rsidRDefault="00505A60" w:rsidP="0039272F">
            <w:pPr>
              <w:pStyle w:val="af5"/>
              <w:numPr>
                <w:ilvl w:val="0"/>
                <w:numId w:val="94"/>
              </w:numPr>
              <w:spacing w:line="0" w:lineRule="atLeast"/>
              <w:ind w:leftChars="0"/>
              <w:rPr>
                <w:rFonts w:ascii="Century Gothic" w:eastAsia="微軟正黑體" w:hAnsi="Century Gothic"/>
                <w:sz w:val="22"/>
              </w:rPr>
            </w:pPr>
            <w:proofErr w:type="gramStart"/>
            <w:r w:rsidRPr="00505A60">
              <w:rPr>
                <w:rFonts w:ascii="Century Gothic" w:eastAsia="微軟正黑體" w:hAnsi="Century Gothic" w:hint="eastAsia"/>
                <w:sz w:val="22"/>
              </w:rPr>
              <w:t>卡圖</w:t>
            </w:r>
            <w:proofErr w:type="gramEnd"/>
            <w:r w:rsidRPr="00505A60">
              <w:rPr>
                <w:rFonts w:ascii="Century Gothic" w:eastAsia="微軟正黑體" w:hAnsi="Century Gothic" w:hint="eastAsia"/>
                <w:sz w:val="22"/>
              </w:rPr>
              <w:t>：依前述來源</w:t>
            </w:r>
          </w:p>
        </w:tc>
      </w:tr>
      <w:tr w:rsidR="00505A60" w14:paraId="194451E7" w14:textId="77777777" w:rsidTr="00505A60">
        <w:trPr>
          <w:trHeight w:val="227"/>
        </w:trPr>
        <w:tc>
          <w:tcPr>
            <w:tcW w:w="2710" w:type="dxa"/>
            <w:vMerge/>
          </w:tcPr>
          <w:p w14:paraId="14C94077" w14:textId="77777777" w:rsidR="00505A60" w:rsidRDefault="00505A60" w:rsidP="00505A60">
            <w:pPr>
              <w:spacing w:line="0" w:lineRule="atLeast"/>
              <w:jc w:val="center"/>
              <w:rPr>
                <w:noProof/>
              </w:rPr>
            </w:pPr>
          </w:p>
        </w:tc>
        <w:tc>
          <w:tcPr>
            <w:tcW w:w="1254" w:type="dxa"/>
          </w:tcPr>
          <w:p w14:paraId="07BAD7D8" w14:textId="03115556" w:rsidR="00505A60" w:rsidRDefault="00505A60" w:rsidP="00505A60">
            <w:pPr>
              <w:spacing w:line="0" w:lineRule="atLeast"/>
              <w:rPr>
                <w:rFonts w:ascii="Century Gothic" w:eastAsia="微軟正黑體" w:hAnsi="Century Gothic"/>
                <w:sz w:val="22"/>
              </w:rPr>
            </w:pPr>
            <w:r>
              <w:rPr>
                <w:rFonts w:ascii="Century Gothic" w:eastAsia="微軟正黑體" w:hAnsi="Century Gothic" w:hint="eastAsia"/>
                <w:sz w:val="22"/>
              </w:rPr>
              <w:t>優先啟用</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gridSpan w:val="2"/>
          </w:tcPr>
          <w:p w14:paraId="25F73F4E" w14:textId="03706776" w:rsidR="00505A60" w:rsidRDefault="00505A60" w:rsidP="0039272F">
            <w:pPr>
              <w:pStyle w:val="af5"/>
              <w:numPr>
                <w:ilvl w:val="0"/>
                <w:numId w:val="9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：啟用卡片，前往</w:t>
            </w:r>
            <w:r>
              <w:rPr>
                <w:rFonts w:ascii="Century Gothic" w:eastAsia="微軟正黑體" w:hAnsi="Century Gothic"/>
                <w:sz w:val="22"/>
              </w:rPr>
              <w:t>Step4</w:t>
            </w:r>
          </w:p>
        </w:tc>
      </w:tr>
      <w:tr w:rsidR="00505A60" w14:paraId="508F30FE" w14:textId="77777777" w:rsidTr="00505A60">
        <w:trPr>
          <w:trHeight w:val="227"/>
        </w:trPr>
        <w:tc>
          <w:tcPr>
            <w:tcW w:w="2710" w:type="dxa"/>
            <w:vMerge/>
            <w:tcBorders>
              <w:bottom w:val="single" w:sz="4" w:space="0" w:color="auto"/>
            </w:tcBorders>
          </w:tcPr>
          <w:p w14:paraId="6D06D817" w14:textId="77777777" w:rsidR="00505A60" w:rsidRDefault="00505A60" w:rsidP="00505A60">
            <w:pPr>
              <w:spacing w:line="0" w:lineRule="atLeast"/>
              <w:jc w:val="center"/>
              <w:rPr>
                <w:noProof/>
              </w:rPr>
            </w:pPr>
          </w:p>
        </w:tc>
        <w:tc>
          <w:tcPr>
            <w:tcW w:w="1254" w:type="dxa"/>
            <w:tcBorders>
              <w:bottom w:val="single" w:sz="4" w:space="0" w:color="auto"/>
            </w:tcBorders>
          </w:tcPr>
          <w:p w14:paraId="3A9CEE01" w14:textId="445EAB7D" w:rsidR="00505A60" w:rsidRDefault="00505A60" w:rsidP="00505A60">
            <w:pPr>
              <w:spacing w:line="0" w:lineRule="atLeast"/>
              <w:rPr>
                <w:rFonts w:ascii="Century Gothic" w:eastAsia="微軟正黑體" w:hAnsi="Century Gothic"/>
                <w:sz w:val="22"/>
              </w:rPr>
            </w:pPr>
            <w:r>
              <w:rPr>
                <w:rFonts w:ascii="Century Gothic" w:eastAsia="微軟正黑體" w:hAnsi="Century Gothic" w:hint="eastAsia"/>
                <w:sz w:val="22"/>
              </w:rPr>
              <w:t>取消</w:t>
            </w:r>
            <w:r w:rsidRPr="00791B19">
              <w:rPr>
                <w:rFonts w:ascii="Century Gothic" w:eastAsia="微軟正黑體" w:hAnsi="Century Gothic" w:hint="eastAsia"/>
                <w:sz w:val="22"/>
              </w:rPr>
              <w:t>(</w:t>
            </w:r>
            <w:proofErr w:type="spellStart"/>
            <w:r w:rsidRPr="00791B19">
              <w:rPr>
                <w:rFonts w:ascii="Century Gothic" w:eastAsia="微軟正黑體" w:hAnsi="Century Gothic" w:hint="eastAsia"/>
                <w:sz w:val="22"/>
              </w:rPr>
              <w:t>btn</w:t>
            </w:r>
            <w:proofErr w:type="spellEnd"/>
            <w:r w:rsidRPr="00791B19">
              <w:rPr>
                <w:rFonts w:ascii="Century Gothic" w:eastAsia="微軟正黑體" w:hAnsi="Century Gothic" w:hint="eastAsia"/>
                <w:sz w:val="22"/>
              </w:rPr>
              <w:t>)</w:t>
            </w:r>
          </w:p>
        </w:tc>
        <w:tc>
          <w:tcPr>
            <w:tcW w:w="6232" w:type="dxa"/>
            <w:gridSpan w:val="2"/>
            <w:tcBorders>
              <w:bottom w:val="single" w:sz="4" w:space="0" w:color="auto"/>
            </w:tcBorders>
          </w:tcPr>
          <w:p w14:paraId="59053BA2" w14:textId="77777777" w:rsidR="00505A60" w:rsidRDefault="00505A60" w:rsidP="0039272F">
            <w:pPr>
              <w:pStyle w:val="af5"/>
              <w:numPr>
                <w:ilvl w:val="0"/>
                <w:numId w:val="92"/>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p w14:paraId="264032EA" w14:textId="77777777" w:rsidR="00505A60" w:rsidRDefault="00505A60" w:rsidP="00505A60">
            <w:pPr>
              <w:spacing w:line="0" w:lineRule="atLeast"/>
              <w:rPr>
                <w:rFonts w:ascii="Century Gothic" w:eastAsia="微軟正黑體" w:hAnsi="Century Gothic"/>
                <w:sz w:val="22"/>
              </w:rPr>
            </w:pPr>
          </w:p>
          <w:p w14:paraId="4F474CAF" w14:textId="77777777" w:rsidR="00505A60" w:rsidRDefault="00505A60" w:rsidP="00505A60">
            <w:pPr>
              <w:spacing w:line="0" w:lineRule="atLeast"/>
              <w:rPr>
                <w:rFonts w:ascii="Century Gothic" w:eastAsia="微軟正黑體" w:hAnsi="Century Gothic"/>
                <w:sz w:val="22"/>
              </w:rPr>
            </w:pPr>
          </w:p>
          <w:p w14:paraId="594E9D2A" w14:textId="77777777" w:rsidR="00505A60" w:rsidRDefault="00505A60" w:rsidP="00505A60">
            <w:pPr>
              <w:spacing w:line="0" w:lineRule="atLeast"/>
              <w:rPr>
                <w:rFonts w:ascii="Century Gothic" w:eastAsia="微軟正黑體" w:hAnsi="Century Gothic"/>
                <w:sz w:val="22"/>
              </w:rPr>
            </w:pPr>
          </w:p>
          <w:p w14:paraId="15953634" w14:textId="77777777" w:rsidR="00505A60" w:rsidRDefault="00505A60" w:rsidP="00505A60">
            <w:pPr>
              <w:spacing w:line="0" w:lineRule="atLeast"/>
              <w:rPr>
                <w:rFonts w:ascii="Century Gothic" w:eastAsia="微軟正黑體" w:hAnsi="Century Gothic"/>
                <w:sz w:val="22"/>
              </w:rPr>
            </w:pPr>
          </w:p>
          <w:p w14:paraId="62A4C40A" w14:textId="77777777" w:rsidR="00505A60" w:rsidRDefault="00505A60" w:rsidP="00505A60">
            <w:pPr>
              <w:spacing w:line="0" w:lineRule="atLeast"/>
              <w:rPr>
                <w:rFonts w:ascii="Century Gothic" w:eastAsia="微軟正黑體" w:hAnsi="Century Gothic"/>
                <w:sz w:val="22"/>
              </w:rPr>
            </w:pPr>
          </w:p>
          <w:p w14:paraId="69B0722C" w14:textId="77777777" w:rsidR="00505A60" w:rsidRDefault="00505A60" w:rsidP="00505A60">
            <w:pPr>
              <w:spacing w:line="0" w:lineRule="atLeast"/>
              <w:rPr>
                <w:rFonts w:ascii="Century Gothic" w:eastAsia="微軟正黑體" w:hAnsi="Century Gothic"/>
                <w:sz w:val="22"/>
              </w:rPr>
            </w:pPr>
          </w:p>
          <w:p w14:paraId="2434229E" w14:textId="77777777" w:rsidR="00505A60" w:rsidRDefault="00505A60" w:rsidP="00505A60">
            <w:pPr>
              <w:spacing w:line="0" w:lineRule="atLeast"/>
              <w:rPr>
                <w:rFonts w:ascii="Century Gothic" w:eastAsia="微軟正黑體" w:hAnsi="Century Gothic"/>
                <w:sz w:val="22"/>
              </w:rPr>
            </w:pPr>
          </w:p>
          <w:p w14:paraId="267CEBBD" w14:textId="77777777" w:rsidR="00505A60" w:rsidRDefault="00505A60" w:rsidP="00505A60">
            <w:pPr>
              <w:spacing w:line="0" w:lineRule="atLeast"/>
              <w:rPr>
                <w:rFonts w:ascii="Century Gothic" w:eastAsia="微軟正黑體" w:hAnsi="Century Gothic"/>
                <w:sz w:val="22"/>
              </w:rPr>
            </w:pPr>
          </w:p>
          <w:p w14:paraId="57EC3051" w14:textId="77777777" w:rsidR="00505A60" w:rsidRDefault="00505A60" w:rsidP="00505A60">
            <w:pPr>
              <w:spacing w:line="0" w:lineRule="atLeast"/>
              <w:rPr>
                <w:rFonts w:ascii="Century Gothic" w:eastAsia="微軟正黑體" w:hAnsi="Century Gothic"/>
                <w:sz w:val="22"/>
              </w:rPr>
            </w:pPr>
          </w:p>
          <w:p w14:paraId="5F80E80C" w14:textId="77777777" w:rsidR="00505A60" w:rsidRDefault="00505A60" w:rsidP="00505A60">
            <w:pPr>
              <w:spacing w:line="0" w:lineRule="atLeast"/>
              <w:rPr>
                <w:rFonts w:ascii="Century Gothic" w:eastAsia="微軟正黑體" w:hAnsi="Century Gothic"/>
                <w:sz w:val="22"/>
              </w:rPr>
            </w:pPr>
          </w:p>
          <w:p w14:paraId="5E7FCA0E" w14:textId="77777777" w:rsidR="00505A60" w:rsidRDefault="00505A60" w:rsidP="00505A60">
            <w:pPr>
              <w:spacing w:line="0" w:lineRule="atLeast"/>
              <w:rPr>
                <w:rFonts w:ascii="Century Gothic" w:eastAsia="微軟正黑體" w:hAnsi="Century Gothic"/>
                <w:sz w:val="22"/>
              </w:rPr>
            </w:pPr>
          </w:p>
          <w:p w14:paraId="6BA52FDE" w14:textId="77777777" w:rsidR="00505A60" w:rsidRDefault="00505A60" w:rsidP="00505A60">
            <w:pPr>
              <w:spacing w:line="0" w:lineRule="atLeast"/>
              <w:rPr>
                <w:rFonts w:ascii="Century Gothic" w:eastAsia="微軟正黑體" w:hAnsi="Century Gothic"/>
                <w:sz w:val="22"/>
              </w:rPr>
            </w:pPr>
          </w:p>
          <w:p w14:paraId="5DC78E00" w14:textId="77777777" w:rsidR="00505A60" w:rsidRDefault="00505A60" w:rsidP="00505A60">
            <w:pPr>
              <w:spacing w:line="0" w:lineRule="atLeast"/>
              <w:rPr>
                <w:rFonts w:ascii="Century Gothic" w:eastAsia="微軟正黑體" w:hAnsi="Century Gothic"/>
                <w:sz w:val="22"/>
              </w:rPr>
            </w:pPr>
          </w:p>
          <w:p w14:paraId="3EFCB7FE" w14:textId="77777777" w:rsidR="00505A60" w:rsidRDefault="00505A60" w:rsidP="00505A60">
            <w:pPr>
              <w:spacing w:line="0" w:lineRule="atLeast"/>
              <w:rPr>
                <w:rFonts w:ascii="Century Gothic" w:eastAsia="微軟正黑體" w:hAnsi="Century Gothic"/>
                <w:sz w:val="22"/>
              </w:rPr>
            </w:pPr>
          </w:p>
          <w:p w14:paraId="1BE6FA4E" w14:textId="77777777" w:rsidR="00505A60" w:rsidRDefault="00505A60" w:rsidP="00505A60">
            <w:pPr>
              <w:spacing w:line="0" w:lineRule="atLeast"/>
              <w:rPr>
                <w:rFonts w:ascii="Century Gothic" w:eastAsia="微軟正黑體" w:hAnsi="Century Gothic"/>
                <w:sz w:val="22"/>
              </w:rPr>
            </w:pPr>
          </w:p>
          <w:p w14:paraId="08021CFA" w14:textId="77777777" w:rsidR="00505A60" w:rsidRDefault="00505A60" w:rsidP="00505A60">
            <w:pPr>
              <w:spacing w:line="0" w:lineRule="atLeast"/>
              <w:rPr>
                <w:rFonts w:ascii="Century Gothic" w:eastAsia="微軟正黑體" w:hAnsi="Century Gothic"/>
                <w:sz w:val="22"/>
              </w:rPr>
            </w:pPr>
          </w:p>
          <w:p w14:paraId="2A1B1C35" w14:textId="76DCD14C" w:rsidR="00505A60" w:rsidRDefault="00505A60" w:rsidP="00505A60">
            <w:pPr>
              <w:spacing w:line="0" w:lineRule="atLeast"/>
              <w:rPr>
                <w:rFonts w:ascii="Century Gothic" w:eastAsia="微軟正黑體" w:hAnsi="Century Gothic"/>
                <w:sz w:val="22"/>
              </w:rPr>
            </w:pPr>
          </w:p>
          <w:p w14:paraId="10563BE9" w14:textId="77777777" w:rsidR="002C2DC7" w:rsidRDefault="002C2DC7" w:rsidP="00505A60">
            <w:pPr>
              <w:spacing w:line="0" w:lineRule="atLeast"/>
              <w:rPr>
                <w:rFonts w:ascii="Century Gothic" w:eastAsia="微軟正黑體" w:hAnsi="Century Gothic"/>
                <w:sz w:val="22"/>
              </w:rPr>
            </w:pPr>
          </w:p>
          <w:p w14:paraId="7B42AD17" w14:textId="77777777" w:rsidR="00505A60" w:rsidRDefault="00505A60" w:rsidP="00505A60">
            <w:pPr>
              <w:spacing w:line="0" w:lineRule="atLeast"/>
              <w:rPr>
                <w:rFonts w:ascii="Century Gothic" w:eastAsia="微軟正黑體" w:hAnsi="Century Gothic"/>
                <w:sz w:val="22"/>
              </w:rPr>
            </w:pPr>
          </w:p>
          <w:p w14:paraId="31637BC0" w14:textId="3014B4C6" w:rsidR="00505A60" w:rsidRPr="00505A60" w:rsidRDefault="00505A60" w:rsidP="00505A60">
            <w:pPr>
              <w:spacing w:line="0" w:lineRule="atLeast"/>
              <w:rPr>
                <w:rFonts w:ascii="Century Gothic" w:eastAsia="微軟正黑體" w:hAnsi="Century Gothic"/>
                <w:sz w:val="22"/>
              </w:rPr>
            </w:pPr>
          </w:p>
        </w:tc>
      </w:tr>
      <w:tr w:rsidR="00505A60" w14:paraId="3C73E0E0"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EC2F8D" w14:textId="3DE268CB" w:rsidR="00505A60" w:rsidRDefault="00505A60"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lastRenderedPageBreak/>
              <w:t>啟用卡片</w:t>
            </w:r>
            <w:r w:rsidR="002C2DC7">
              <w:rPr>
                <w:rFonts w:ascii="Century Gothic" w:eastAsia="微軟正黑體" w:hAnsi="Century Gothic"/>
                <w:sz w:val="22"/>
              </w:rPr>
              <w:t>Step4</w:t>
            </w:r>
          </w:p>
        </w:tc>
        <w:tc>
          <w:tcPr>
            <w:tcW w:w="1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E917F4" w14:textId="77777777" w:rsidR="00505A60" w:rsidRDefault="00505A60"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48BC7C" w14:textId="77777777" w:rsidR="00505A60" w:rsidRDefault="00505A60"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505A60" w14:paraId="6B85F490"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353"/>
        </w:trPr>
        <w:tc>
          <w:tcPr>
            <w:tcW w:w="2710" w:type="dxa"/>
            <w:vMerge w:val="restart"/>
            <w:tcBorders>
              <w:top w:val="single" w:sz="4" w:space="0" w:color="auto"/>
              <w:left w:val="single" w:sz="4" w:space="0" w:color="auto"/>
              <w:bottom w:val="single" w:sz="4" w:space="0" w:color="auto"/>
              <w:right w:val="single" w:sz="4" w:space="0" w:color="auto"/>
            </w:tcBorders>
          </w:tcPr>
          <w:p w14:paraId="4486C6B8" w14:textId="77777777" w:rsidR="00505A60" w:rsidRDefault="00505A60" w:rsidP="00A31421">
            <w:pPr>
              <w:spacing w:line="0" w:lineRule="atLeast"/>
              <w:jc w:val="center"/>
              <w:rPr>
                <w:rFonts w:ascii="Century Gothic" w:eastAsia="微軟正黑體" w:hAnsi="Century Gothic"/>
                <w:sz w:val="22"/>
              </w:rPr>
            </w:pPr>
            <w:r>
              <w:rPr>
                <w:noProof/>
              </w:rPr>
              <w:drawing>
                <wp:inline distT="0" distB="0" distL="0" distR="0" wp14:anchorId="0B356B4E" wp14:editId="1B624669">
                  <wp:extent cx="1273126" cy="4859041"/>
                  <wp:effectExtent l="0" t="0" r="381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495"/>
                          <a:stretch/>
                        </pic:blipFill>
                        <pic:spPr bwMode="auto">
                          <a:xfrm>
                            <a:off x="0" y="0"/>
                            <a:ext cx="1292570" cy="49332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Borders>
              <w:top w:val="single" w:sz="4" w:space="0" w:color="auto"/>
              <w:left w:val="single" w:sz="4" w:space="0" w:color="auto"/>
              <w:bottom w:val="single" w:sz="4" w:space="0" w:color="auto"/>
              <w:right w:val="single" w:sz="4" w:space="0" w:color="auto"/>
            </w:tcBorders>
          </w:tcPr>
          <w:p w14:paraId="0182566A" w14:textId="77777777" w:rsidR="00505A60" w:rsidRDefault="00505A60" w:rsidP="00A31421">
            <w:pPr>
              <w:spacing w:line="0" w:lineRule="atLeast"/>
              <w:rPr>
                <w:noProof/>
              </w:rPr>
            </w:pPr>
            <w:r>
              <w:rPr>
                <w:rFonts w:ascii="Century Gothic" w:eastAsia="微軟正黑體" w:hAnsi="Century Gothic" w:hint="eastAsia"/>
                <w:sz w:val="22"/>
              </w:rPr>
              <w:t>顯示</w:t>
            </w:r>
          </w:p>
        </w:tc>
        <w:tc>
          <w:tcPr>
            <w:tcW w:w="6232" w:type="dxa"/>
            <w:gridSpan w:val="2"/>
            <w:tcBorders>
              <w:top w:val="single" w:sz="4" w:space="0" w:color="auto"/>
              <w:left w:val="single" w:sz="4" w:space="0" w:color="auto"/>
              <w:bottom w:val="single" w:sz="4" w:space="0" w:color="auto"/>
              <w:right w:val="single" w:sz="4" w:space="0" w:color="auto"/>
            </w:tcBorders>
          </w:tcPr>
          <w:p w14:paraId="0039E49F" w14:textId="77777777" w:rsidR="00505A60" w:rsidRDefault="00505A60" w:rsidP="0039272F">
            <w:pPr>
              <w:pStyle w:val="af5"/>
              <w:numPr>
                <w:ilvl w:val="0"/>
                <w:numId w:val="93"/>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卡片名稱：欲啟用卡片之名稱</w:t>
            </w:r>
          </w:p>
          <w:p w14:paraId="48045F82" w14:textId="77777777" w:rsidR="00505A60" w:rsidRDefault="00505A60" w:rsidP="0039272F">
            <w:pPr>
              <w:pStyle w:val="af5"/>
              <w:numPr>
                <w:ilvl w:val="0"/>
                <w:numId w:val="93"/>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卡片標語：</w:t>
            </w:r>
            <w:r w:rsidRPr="00453EF5">
              <w:rPr>
                <w:rFonts w:ascii="Century Gothic" w:eastAsia="微軟正黑體" w:hAnsi="Century Gothic" w:hint="eastAsia"/>
                <w:sz w:val="22"/>
                <w:highlight w:val="yellow"/>
              </w:rPr>
              <w:t>卡片附帶標語</w:t>
            </w:r>
          </w:p>
          <w:p w14:paraId="6AD0E8F5" w14:textId="77777777" w:rsidR="00505A60" w:rsidRPr="00060D03" w:rsidRDefault="00505A60" w:rsidP="0039272F">
            <w:pPr>
              <w:pStyle w:val="af5"/>
              <w:numPr>
                <w:ilvl w:val="0"/>
                <w:numId w:val="93"/>
              </w:numPr>
              <w:spacing w:line="0" w:lineRule="atLeast"/>
              <w:ind w:leftChars="0"/>
              <w:rPr>
                <w:rFonts w:ascii="Century Gothic" w:eastAsia="微軟正黑體" w:hAnsi="Century Gothic"/>
                <w:sz w:val="22"/>
              </w:rPr>
            </w:pPr>
            <w:proofErr w:type="gramStart"/>
            <w:r>
              <w:rPr>
                <w:rFonts w:ascii="Century Gothic" w:eastAsia="微軟正黑體" w:hAnsi="Century Gothic" w:hint="eastAsia"/>
                <w:sz w:val="22"/>
              </w:rPr>
              <w:t>卡圖</w:t>
            </w:r>
            <w:proofErr w:type="gramEnd"/>
            <w:r>
              <w:rPr>
                <w:rFonts w:ascii="Century Gothic" w:eastAsia="微軟正黑體" w:hAnsi="Century Gothic" w:hint="eastAsia"/>
                <w:sz w:val="22"/>
              </w:rPr>
              <w:t>：依前述來源</w:t>
            </w:r>
          </w:p>
        </w:tc>
      </w:tr>
      <w:tr w:rsidR="00505A60" w14:paraId="1AF14EB8"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353"/>
        </w:trPr>
        <w:tc>
          <w:tcPr>
            <w:tcW w:w="2710" w:type="dxa"/>
            <w:vMerge/>
            <w:tcBorders>
              <w:top w:val="single" w:sz="4" w:space="0" w:color="auto"/>
              <w:left w:val="single" w:sz="4" w:space="0" w:color="auto"/>
              <w:bottom w:val="single" w:sz="4" w:space="0" w:color="auto"/>
              <w:right w:val="single" w:sz="4" w:space="0" w:color="auto"/>
            </w:tcBorders>
          </w:tcPr>
          <w:p w14:paraId="0D04385E" w14:textId="77777777" w:rsidR="00505A60" w:rsidRDefault="00505A60" w:rsidP="00A31421">
            <w:pPr>
              <w:spacing w:line="0" w:lineRule="atLeast"/>
              <w:rPr>
                <w:noProof/>
              </w:rPr>
            </w:pPr>
          </w:p>
        </w:tc>
        <w:tc>
          <w:tcPr>
            <w:tcW w:w="1254" w:type="dxa"/>
            <w:tcBorders>
              <w:top w:val="single" w:sz="4" w:space="0" w:color="auto"/>
              <w:left w:val="single" w:sz="4" w:space="0" w:color="auto"/>
              <w:bottom w:val="single" w:sz="4" w:space="0" w:color="auto"/>
              <w:right w:val="single" w:sz="4" w:space="0" w:color="auto"/>
            </w:tcBorders>
          </w:tcPr>
          <w:p w14:paraId="75F331F5" w14:textId="77777777" w:rsidR="00505A60" w:rsidRPr="00D35155" w:rsidRDefault="00505A60" w:rsidP="00A31421">
            <w:pPr>
              <w:spacing w:line="0" w:lineRule="atLeast"/>
              <w:rPr>
                <w:rFonts w:ascii="Century Gothic" w:eastAsia="微軟正黑體" w:hAnsi="Century Gothic"/>
                <w:sz w:val="22"/>
              </w:rPr>
            </w:pPr>
            <w:r>
              <w:rPr>
                <w:rFonts w:ascii="Century Gothic" w:eastAsia="微軟正黑體" w:hAnsi="Century Gothic" w:hint="eastAsia"/>
                <w:sz w:val="22"/>
              </w:rPr>
              <w:t>確認資訊</w:t>
            </w:r>
          </w:p>
        </w:tc>
        <w:tc>
          <w:tcPr>
            <w:tcW w:w="6232" w:type="dxa"/>
            <w:gridSpan w:val="2"/>
            <w:tcBorders>
              <w:top w:val="single" w:sz="4" w:space="0" w:color="auto"/>
              <w:left w:val="single" w:sz="4" w:space="0" w:color="auto"/>
              <w:bottom w:val="single" w:sz="4" w:space="0" w:color="auto"/>
              <w:right w:val="single" w:sz="4" w:space="0" w:color="auto"/>
            </w:tcBorders>
          </w:tcPr>
          <w:p w14:paraId="0DD06C9B" w14:textId="77777777" w:rsidR="00505A60" w:rsidRPr="00453EF5" w:rsidRDefault="00505A60" w:rsidP="0039272F">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核卡日</w:t>
            </w:r>
          </w:p>
          <w:p w14:paraId="0FE33FAB" w14:textId="77777777" w:rsidR="00505A60" w:rsidRPr="00453EF5" w:rsidRDefault="00505A60" w:rsidP="0039272F">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啟用失效日</w:t>
            </w:r>
          </w:p>
          <w:p w14:paraId="1C0E2FEE" w14:textId="77777777" w:rsidR="00505A60" w:rsidRPr="00453EF5" w:rsidRDefault="00505A60" w:rsidP="0039272F">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卡片名稱</w:t>
            </w:r>
          </w:p>
          <w:p w14:paraId="675188C3" w14:textId="77777777" w:rsidR="00505A60" w:rsidRPr="00453EF5" w:rsidRDefault="00505A60" w:rsidP="0039272F">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國際組織</w:t>
            </w:r>
          </w:p>
          <w:p w14:paraId="3DF88FBC" w14:textId="77777777" w:rsidR="00505A60" w:rsidRPr="00453EF5" w:rsidRDefault="00505A60" w:rsidP="0039272F">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信用卡號</w:t>
            </w:r>
            <w:r>
              <w:rPr>
                <w:rFonts w:ascii="Century Gothic" w:eastAsia="微軟正黑體" w:hAnsi="Century Gothic" w:hint="eastAsia"/>
                <w:sz w:val="22"/>
              </w:rPr>
              <w:t>：</w:t>
            </w:r>
            <w:proofErr w:type="gramStart"/>
            <w:r w:rsidRPr="00453EF5">
              <w:rPr>
                <w:rFonts w:ascii="Century Gothic" w:eastAsia="微軟正黑體" w:hAnsi="Century Gothic" w:hint="eastAsia"/>
                <w:sz w:val="22"/>
              </w:rPr>
              <w:t>隱碼前</w:t>
            </w:r>
            <w:proofErr w:type="gramEnd"/>
            <w:r w:rsidRPr="00453EF5">
              <w:rPr>
                <w:rFonts w:ascii="Century Gothic" w:eastAsia="微軟正黑體" w:hAnsi="Century Gothic" w:hint="eastAsia"/>
                <w:sz w:val="22"/>
              </w:rPr>
              <w:t>6</w:t>
            </w:r>
            <w:r w:rsidRPr="00453EF5">
              <w:rPr>
                <w:rFonts w:ascii="Century Gothic" w:eastAsia="微軟正黑體" w:hAnsi="Century Gothic" w:hint="eastAsia"/>
                <w:sz w:val="22"/>
              </w:rPr>
              <w:t>後</w:t>
            </w:r>
            <w:r w:rsidRPr="00453EF5">
              <w:rPr>
                <w:rFonts w:ascii="Century Gothic" w:eastAsia="微軟正黑體" w:hAnsi="Century Gothic" w:hint="eastAsia"/>
                <w:sz w:val="22"/>
              </w:rPr>
              <w:t>4</w:t>
            </w:r>
            <w:r w:rsidRPr="00453EF5">
              <w:rPr>
                <w:rFonts w:ascii="Century Gothic" w:eastAsia="微軟正黑體" w:hAnsi="Century Gothic" w:hint="eastAsia"/>
                <w:sz w:val="22"/>
              </w:rPr>
              <w:t>，加眼睛檢視</w:t>
            </w:r>
          </w:p>
          <w:p w14:paraId="03AEF28C" w14:textId="77777777" w:rsidR="00505A60" w:rsidRPr="00453EF5" w:rsidRDefault="00505A60" w:rsidP="0039272F">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效期</w:t>
            </w:r>
            <w:r>
              <w:rPr>
                <w:rFonts w:ascii="Century Gothic" w:eastAsia="微軟正黑體" w:hAnsi="Century Gothic" w:hint="eastAsia"/>
                <w:sz w:val="22"/>
              </w:rPr>
              <w:t>：</w:t>
            </w:r>
            <w:proofErr w:type="gramStart"/>
            <w:r w:rsidRPr="00453EF5">
              <w:rPr>
                <w:rFonts w:ascii="Century Gothic" w:eastAsia="微軟正黑體" w:hAnsi="Century Gothic" w:hint="eastAsia"/>
                <w:sz w:val="22"/>
              </w:rPr>
              <w:t>全隱碼</w:t>
            </w:r>
            <w:proofErr w:type="gramEnd"/>
            <w:r w:rsidRPr="00453EF5">
              <w:rPr>
                <w:rFonts w:ascii="Century Gothic" w:eastAsia="微軟正黑體" w:hAnsi="Century Gothic" w:hint="eastAsia"/>
                <w:sz w:val="22"/>
              </w:rPr>
              <w:t>，加眼睛檢視</w:t>
            </w:r>
          </w:p>
          <w:p w14:paraId="699B90C4" w14:textId="77777777" w:rsidR="00505A60" w:rsidRPr="00453EF5" w:rsidRDefault="00505A60" w:rsidP="0039272F">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末三碼</w:t>
            </w:r>
            <w:r>
              <w:rPr>
                <w:rFonts w:ascii="Century Gothic" w:eastAsia="微軟正黑體" w:hAnsi="Century Gothic" w:hint="eastAsia"/>
                <w:sz w:val="22"/>
              </w:rPr>
              <w:t>：</w:t>
            </w:r>
            <w:proofErr w:type="gramStart"/>
            <w:r w:rsidRPr="00453EF5">
              <w:rPr>
                <w:rFonts w:ascii="Century Gothic" w:eastAsia="微軟正黑體" w:hAnsi="Century Gothic" w:hint="eastAsia"/>
                <w:sz w:val="22"/>
              </w:rPr>
              <w:t>全隱碼</w:t>
            </w:r>
            <w:proofErr w:type="gramEnd"/>
            <w:r w:rsidRPr="00453EF5">
              <w:rPr>
                <w:rFonts w:ascii="Century Gothic" w:eastAsia="微軟正黑體" w:hAnsi="Century Gothic" w:hint="eastAsia"/>
                <w:sz w:val="22"/>
              </w:rPr>
              <w:t>，加眼睛檢視</w:t>
            </w:r>
          </w:p>
          <w:p w14:paraId="100D99FB" w14:textId="77777777" w:rsidR="00505A60" w:rsidRPr="00453EF5" w:rsidRDefault="00505A60" w:rsidP="0039272F">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持卡人中文姓名</w:t>
            </w:r>
          </w:p>
          <w:p w14:paraId="74D8DF70" w14:textId="77777777" w:rsidR="00505A60" w:rsidRPr="00453EF5" w:rsidRDefault="00505A60" w:rsidP="0039272F">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持卡人英文姓名</w:t>
            </w:r>
          </w:p>
          <w:p w14:paraId="3F00C0CD" w14:textId="77777777" w:rsidR="00505A60" w:rsidRPr="006A2697" w:rsidRDefault="00505A60" w:rsidP="0039272F">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信用額度</w:t>
            </w:r>
          </w:p>
        </w:tc>
      </w:tr>
      <w:tr w:rsidR="00505A60" w14:paraId="649C9BF5"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353"/>
        </w:trPr>
        <w:tc>
          <w:tcPr>
            <w:tcW w:w="2710" w:type="dxa"/>
            <w:vMerge/>
            <w:tcBorders>
              <w:top w:val="single" w:sz="4" w:space="0" w:color="auto"/>
              <w:left w:val="single" w:sz="4" w:space="0" w:color="auto"/>
              <w:bottom w:val="single" w:sz="4" w:space="0" w:color="auto"/>
              <w:right w:val="single" w:sz="4" w:space="0" w:color="auto"/>
            </w:tcBorders>
          </w:tcPr>
          <w:p w14:paraId="36659EF1" w14:textId="77777777" w:rsidR="00505A60" w:rsidRDefault="00505A60" w:rsidP="00A31421">
            <w:pPr>
              <w:spacing w:line="0" w:lineRule="atLeast"/>
              <w:rPr>
                <w:noProof/>
              </w:rPr>
            </w:pPr>
          </w:p>
        </w:tc>
        <w:tc>
          <w:tcPr>
            <w:tcW w:w="1254" w:type="dxa"/>
            <w:tcBorders>
              <w:top w:val="single" w:sz="4" w:space="0" w:color="auto"/>
              <w:left w:val="single" w:sz="4" w:space="0" w:color="auto"/>
              <w:bottom w:val="single" w:sz="4" w:space="0" w:color="auto"/>
              <w:right w:val="single" w:sz="4" w:space="0" w:color="auto"/>
            </w:tcBorders>
          </w:tcPr>
          <w:p w14:paraId="738F62EF" w14:textId="77777777" w:rsidR="00505A60" w:rsidRPr="00C951E1" w:rsidRDefault="00505A60" w:rsidP="00A31421">
            <w:pPr>
              <w:spacing w:line="0" w:lineRule="atLeast"/>
              <w:rPr>
                <w:rFonts w:ascii="Century Gothic" w:eastAsia="微軟正黑體" w:hAnsi="Century Gothic"/>
                <w:sz w:val="22"/>
              </w:rPr>
            </w:pPr>
            <w:r>
              <w:rPr>
                <w:rFonts w:ascii="Century Gothic" w:eastAsia="微軟正黑體" w:hAnsi="Century Gothic" w:hint="eastAsia"/>
                <w:sz w:val="22"/>
              </w:rPr>
              <w:t>立即啟用</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gridSpan w:val="2"/>
            <w:tcBorders>
              <w:top w:val="single" w:sz="4" w:space="0" w:color="auto"/>
              <w:left w:val="single" w:sz="4" w:space="0" w:color="auto"/>
              <w:bottom w:val="single" w:sz="4" w:space="0" w:color="auto"/>
              <w:right w:val="single" w:sz="4" w:space="0" w:color="auto"/>
            </w:tcBorders>
          </w:tcPr>
          <w:p w14:paraId="5ED34D6E" w14:textId="77777777" w:rsidR="00505A60" w:rsidRDefault="00505A60" w:rsidP="0039272F">
            <w:pPr>
              <w:pStyle w:val="af5"/>
              <w:numPr>
                <w:ilvl w:val="0"/>
                <w:numId w:val="96"/>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：啟用此卡片</w:t>
            </w:r>
          </w:p>
          <w:p w14:paraId="6B4E504C" w14:textId="77777777" w:rsidR="00505A60" w:rsidRDefault="00505A60" w:rsidP="0039272F">
            <w:pPr>
              <w:pStyle w:val="af5"/>
              <w:numPr>
                <w:ilvl w:val="0"/>
                <w:numId w:val="96"/>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p>
          <w:tbl>
            <w:tblPr>
              <w:tblStyle w:val="aa"/>
              <w:tblW w:w="5775" w:type="dxa"/>
              <w:tblLayout w:type="fixed"/>
              <w:tblLook w:val="04A0" w:firstRow="1" w:lastRow="0" w:firstColumn="1" w:lastColumn="0" w:noHBand="0" w:noVBand="1"/>
            </w:tblPr>
            <w:tblGrid>
              <w:gridCol w:w="1948"/>
              <w:gridCol w:w="3827"/>
            </w:tblGrid>
            <w:tr w:rsidR="00505A60" w:rsidRPr="00DA0802" w14:paraId="6D37F166" w14:textId="77777777" w:rsidTr="00A31421">
              <w:tc>
                <w:tcPr>
                  <w:tcW w:w="1948" w:type="dxa"/>
                  <w:shd w:val="clear" w:color="auto" w:fill="D9D9D9" w:themeFill="background1" w:themeFillShade="D9"/>
                </w:tcPr>
                <w:p w14:paraId="366B5D8F" w14:textId="77777777" w:rsidR="00505A60" w:rsidRDefault="00505A60"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檢核錯誤</w:t>
                  </w:r>
                </w:p>
              </w:tc>
              <w:tc>
                <w:tcPr>
                  <w:tcW w:w="3827" w:type="dxa"/>
                  <w:shd w:val="clear" w:color="auto" w:fill="D9D9D9" w:themeFill="background1" w:themeFillShade="D9"/>
                </w:tcPr>
                <w:p w14:paraId="4FF10ACB" w14:textId="77777777" w:rsidR="00505A60" w:rsidRDefault="00505A60" w:rsidP="00A31421">
                  <w:pPr>
                    <w:spacing w:line="0" w:lineRule="atLeast"/>
                    <w:rPr>
                      <w:rFonts w:ascii="Century Gothic" w:eastAsia="微軟正黑體" w:hAnsi="Century Gothic"/>
                      <w:sz w:val="20"/>
                      <w:szCs w:val="20"/>
                    </w:rPr>
                  </w:pPr>
                  <w:r w:rsidRPr="004F5A91">
                    <w:rPr>
                      <w:rFonts w:ascii="Century Gothic" w:eastAsia="微軟正黑體" w:hAnsi="Century Gothic" w:hint="eastAsia"/>
                      <w:sz w:val="20"/>
                      <w:szCs w:val="20"/>
                      <w:highlight w:val="green"/>
                    </w:rPr>
                    <w:t>燈箱</w:t>
                  </w:r>
                </w:p>
              </w:tc>
            </w:tr>
            <w:tr w:rsidR="00505A60" w:rsidRPr="00DA0802" w14:paraId="697A5963" w14:textId="77777777" w:rsidTr="00A31421">
              <w:tc>
                <w:tcPr>
                  <w:tcW w:w="1948" w:type="dxa"/>
                </w:tcPr>
                <w:p w14:paraId="1634C63A" w14:textId="77777777" w:rsidR="00505A60" w:rsidRDefault="00505A60"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錯誤</w:t>
                  </w:r>
                </w:p>
              </w:tc>
              <w:tc>
                <w:tcPr>
                  <w:tcW w:w="3827" w:type="dxa"/>
                </w:tcPr>
                <w:p w14:paraId="01A54F67" w14:textId="77777777" w:rsidR="00505A60" w:rsidRDefault="00505A60" w:rsidP="00A31421">
                  <w:pPr>
                    <w:spacing w:line="0" w:lineRule="atLeast"/>
                    <w:rPr>
                      <w:rFonts w:ascii="Century Gothic" w:eastAsia="微軟正黑體" w:hAnsi="Century Gothic"/>
                      <w:sz w:val="20"/>
                      <w:szCs w:val="20"/>
                    </w:rPr>
                  </w:pPr>
                  <w:r w:rsidRPr="009A5032">
                    <w:rPr>
                      <w:rFonts w:ascii="Century Gothic" w:eastAsia="微軟正黑體" w:hAnsi="Century Gothic" w:hint="eastAsia"/>
                      <w:sz w:val="20"/>
                      <w:szCs w:val="20"/>
                    </w:rPr>
                    <w:t>內容</w:t>
                  </w:r>
                  <w:r>
                    <w:rPr>
                      <w:rFonts w:ascii="Century Gothic" w:eastAsia="微軟正黑體" w:hAnsi="Century Gothic" w:hint="eastAsia"/>
                      <w:sz w:val="20"/>
                      <w:szCs w:val="20"/>
                    </w:rPr>
                    <w:t>：</w:t>
                  </w:r>
                  <w:r>
                    <w:rPr>
                      <w:rFonts w:ascii="Century Gothic" w:eastAsia="微軟正黑體" w:hAnsi="Century Gothic" w:hint="eastAsia"/>
                      <w:sz w:val="20"/>
                      <w:szCs w:val="20"/>
                    </w:rPr>
                    <w:t>(</w:t>
                  </w:r>
                  <w:r>
                    <w:rPr>
                      <w:rFonts w:ascii="Century Gothic" w:eastAsia="微軟正黑體" w:hAnsi="Century Gothic" w:hint="eastAsia"/>
                      <w:sz w:val="20"/>
                      <w:szCs w:val="20"/>
                    </w:rPr>
                    <w:t>錯誤訊息</w:t>
                  </w:r>
                  <w:r>
                    <w:rPr>
                      <w:rFonts w:ascii="Century Gothic" w:eastAsia="微軟正黑體" w:hAnsi="Century Gothic" w:hint="eastAsia"/>
                      <w:sz w:val="20"/>
                      <w:szCs w:val="20"/>
                    </w:rPr>
                    <w:t>)</w:t>
                  </w:r>
                </w:p>
                <w:p w14:paraId="3DE3DBF7" w14:textId="77777777" w:rsidR="00505A60" w:rsidRPr="009A5032" w:rsidRDefault="00505A60"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確定</w:t>
                  </w:r>
                  <w:r>
                    <w:rPr>
                      <w:rFonts w:ascii="Century Gothic" w:eastAsia="微軟正黑體" w:hAnsi="Century Gothic" w:hint="eastAsia"/>
                      <w:sz w:val="20"/>
                      <w:szCs w:val="20"/>
                    </w:rPr>
                    <w:t>(</w:t>
                  </w:r>
                  <w:proofErr w:type="spellStart"/>
                  <w:r>
                    <w:rPr>
                      <w:rFonts w:ascii="Century Gothic" w:eastAsia="微軟正黑體" w:hAnsi="Century Gothic"/>
                      <w:sz w:val="20"/>
                      <w:szCs w:val="20"/>
                    </w:rPr>
                    <w:t>btn</w:t>
                  </w:r>
                  <w:proofErr w:type="spellEnd"/>
                  <w:r>
                    <w:rPr>
                      <w:rFonts w:ascii="Century Gothic" w:eastAsia="微軟正黑體" w:hAnsi="Century Gothic" w:hint="eastAsia"/>
                      <w:sz w:val="20"/>
                      <w:szCs w:val="20"/>
                    </w:rPr>
                    <w:t>)</w:t>
                  </w:r>
                  <w:r>
                    <w:rPr>
                      <w:rFonts w:ascii="Century Gothic" w:eastAsia="微軟正黑體" w:hAnsi="Century Gothic" w:hint="eastAsia"/>
                      <w:sz w:val="20"/>
                      <w:szCs w:val="20"/>
                    </w:rPr>
                    <w:t>：關閉燈箱，返回信用卡頁</w:t>
                  </w:r>
                </w:p>
              </w:tc>
            </w:tr>
            <w:tr w:rsidR="00505A60" w:rsidRPr="00DA0802" w14:paraId="7A7E7FD0" w14:textId="77777777" w:rsidTr="00A31421">
              <w:tc>
                <w:tcPr>
                  <w:tcW w:w="1948" w:type="dxa"/>
                  <w:shd w:val="clear" w:color="auto" w:fill="D9D9D9" w:themeFill="background1" w:themeFillShade="D9"/>
                  <w:vAlign w:val="center"/>
                </w:tcPr>
                <w:p w14:paraId="15C41B49" w14:textId="77777777" w:rsidR="00505A60" w:rsidRDefault="00505A60"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檢核正確</w:t>
                  </w:r>
                </w:p>
              </w:tc>
              <w:tc>
                <w:tcPr>
                  <w:tcW w:w="3827" w:type="dxa"/>
                  <w:shd w:val="clear" w:color="auto" w:fill="D9D9D9" w:themeFill="background1" w:themeFillShade="D9"/>
                </w:tcPr>
                <w:p w14:paraId="1F577DB6" w14:textId="77777777" w:rsidR="00505A60" w:rsidRPr="00F10D4E" w:rsidRDefault="00505A60" w:rsidP="00A31421">
                  <w:pPr>
                    <w:spacing w:line="0" w:lineRule="atLeast"/>
                    <w:rPr>
                      <w:rFonts w:ascii="Century Gothic" w:eastAsia="微軟正黑體" w:hAnsi="Century Gothic"/>
                      <w:sz w:val="20"/>
                      <w:szCs w:val="20"/>
                    </w:rPr>
                  </w:pPr>
                  <w:r w:rsidRPr="00E21570">
                    <w:rPr>
                      <w:rFonts w:ascii="Century Gothic" w:eastAsia="微軟正黑體" w:hAnsi="Century Gothic" w:hint="eastAsia"/>
                      <w:sz w:val="20"/>
                      <w:szCs w:val="20"/>
                      <w:highlight w:val="green"/>
                    </w:rPr>
                    <w:t>燈箱</w:t>
                  </w:r>
                </w:p>
              </w:tc>
            </w:tr>
            <w:tr w:rsidR="00505A60" w:rsidRPr="00DA0802" w14:paraId="7BDEC93B" w14:textId="77777777" w:rsidTr="00A31421">
              <w:tc>
                <w:tcPr>
                  <w:tcW w:w="1948" w:type="dxa"/>
                </w:tcPr>
                <w:p w14:paraId="61FA4074" w14:textId="77777777" w:rsidR="00505A60" w:rsidRDefault="00505A60"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啟用正確</w:t>
                  </w:r>
                </w:p>
              </w:tc>
              <w:tc>
                <w:tcPr>
                  <w:tcW w:w="3827" w:type="dxa"/>
                </w:tcPr>
                <w:p w14:paraId="58877F93" w14:textId="77777777" w:rsidR="00505A60" w:rsidRDefault="00505A60"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標題：啟用成功</w:t>
                  </w:r>
                </w:p>
                <w:p w14:paraId="613617A5" w14:textId="77777777" w:rsidR="00505A60" w:rsidRDefault="00505A60" w:rsidP="00A31421">
                  <w:pPr>
                    <w:spacing w:line="0" w:lineRule="atLeast"/>
                    <w:rPr>
                      <w:rFonts w:ascii="Century Gothic" w:eastAsia="微軟正黑體" w:hAnsi="Century Gothic"/>
                      <w:sz w:val="20"/>
                      <w:szCs w:val="20"/>
                    </w:rPr>
                  </w:pPr>
                  <w:r w:rsidRPr="009A5032">
                    <w:rPr>
                      <w:rFonts w:ascii="Century Gothic" w:eastAsia="微軟正黑體" w:hAnsi="Century Gothic" w:hint="eastAsia"/>
                      <w:sz w:val="20"/>
                      <w:szCs w:val="20"/>
                    </w:rPr>
                    <w:t>內容</w:t>
                  </w:r>
                  <w:r>
                    <w:rPr>
                      <w:rFonts w:ascii="Century Gothic" w:eastAsia="微軟正黑體" w:hAnsi="Century Gothic" w:hint="eastAsia"/>
                      <w:sz w:val="20"/>
                      <w:szCs w:val="20"/>
                    </w:rPr>
                    <w:t>：刷卡消費輕鬆管理</w:t>
                  </w:r>
                </w:p>
                <w:p w14:paraId="73360EB2" w14:textId="77777777" w:rsidR="00505A60" w:rsidRPr="00F10D4E" w:rsidRDefault="00505A60"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確定</w:t>
                  </w:r>
                  <w:r>
                    <w:rPr>
                      <w:rFonts w:ascii="Century Gothic" w:eastAsia="微軟正黑體" w:hAnsi="Century Gothic" w:hint="eastAsia"/>
                      <w:sz w:val="20"/>
                      <w:szCs w:val="20"/>
                    </w:rPr>
                    <w:t>(</w:t>
                  </w:r>
                  <w:proofErr w:type="spellStart"/>
                  <w:r>
                    <w:rPr>
                      <w:rFonts w:ascii="Century Gothic" w:eastAsia="微軟正黑體" w:hAnsi="Century Gothic"/>
                      <w:sz w:val="20"/>
                      <w:szCs w:val="20"/>
                    </w:rPr>
                    <w:t>btn</w:t>
                  </w:r>
                  <w:proofErr w:type="spellEnd"/>
                  <w:r>
                    <w:rPr>
                      <w:rFonts w:ascii="Century Gothic" w:eastAsia="微軟正黑體" w:hAnsi="Century Gothic" w:hint="eastAsia"/>
                      <w:sz w:val="20"/>
                      <w:szCs w:val="20"/>
                    </w:rPr>
                    <w:t>)</w:t>
                  </w:r>
                  <w:r>
                    <w:rPr>
                      <w:rFonts w:ascii="Century Gothic" w:eastAsia="微軟正黑體" w:hAnsi="Century Gothic" w:hint="eastAsia"/>
                      <w:sz w:val="20"/>
                      <w:szCs w:val="20"/>
                    </w:rPr>
                    <w:t>：關閉燈箱，返回信用卡頁</w:t>
                  </w:r>
                </w:p>
              </w:tc>
            </w:tr>
          </w:tbl>
          <w:p w14:paraId="2CDAE554" w14:textId="77777777" w:rsidR="00505A60" w:rsidRDefault="00505A60" w:rsidP="00A31421">
            <w:pPr>
              <w:pStyle w:val="af5"/>
              <w:spacing w:line="0" w:lineRule="atLeast"/>
              <w:ind w:leftChars="0"/>
              <w:rPr>
                <w:rFonts w:ascii="Century Gothic" w:eastAsia="微軟正黑體" w:hAnsi="Century Gothic"/>
                <w:sz w:val="22"/>
              </w:rPr>
            </w:pPr>
          </w:p>
        </w:tc>
      </w:tr>
      <w:tr w:rsidR="00505A60" w14:paraId="4CC3146C"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353"/>
        </w:trPr>
        <w:tc>
          <w:tcPr>
            <w:tcW w:w="2710" w:type="dxa"/>
            <w:vMerge/>
            <w:tcBorders>
              <w:top w:val="single" w:sz="4" w:space="0" w:color="auto"/>
              <w:left w:val="single" w:sz="4" w:space="0" w:color="auto"/>
              <w:bottom w:val="single" w:sz="4" w:space="0" w:color="auto"/>
              <w:right w:val="single" w:sz="4" w:space="0" w:color="auto"/>
            </w:tcBorders>
          </w:tcPr>
          <w:p w14:paraId="6717FB0A" w14:textId="77777777" w:rsidR="00505A60" w:rsidRDefault="00505A60" w:rsidP="00A31421">
            <w:pPr>
              <w:spacing w:line="0" w:lineRule="atLeast"/>
              <w:rPr>
                <w:noProof/>
              </w:rPr>
            </w:pPr>
          </w:p>
        </w:tc>
        <w:tc>
          <w:tcPr>
            <w:tcW w:w="1254" w:type="dxa"/>
            <w:tcBorders>
              <w:top w:val="single" w:sz="4" w:space="0" w:color="auto"/>
              <w:left w:val="single" w:sz="4" w:space="0" w:color="auto"/>
              <w:bottom w:val="single" w:sz="4" w:space="0" w:color="auto"/>
              <w:right w:val="single" w:sz="4" w:space="0" w:color="auto"/>
            </w:tcBorders>
          </w:tcPr>
          <w:p w14:paraId="1E06A433" w14:textId="77777777" w:rsidR="00505A60" w:rsidRDefault="00505A60" w:rsidP="00A31421">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gridSpan w:val="2"/>
            <w:tcBorders>
              <w:top w:val="single" w:sz="4" w:space="0" w:color="auto"/>
              <w:left w:val="single" w:sz="4" w:space="0" w:color="auto"/>
              <w:bottom w:val="single" w:sz="4" w:space="0" w:color="auto"/>
              <w:right w:val="single" w:sz="4" w:space="0" w:color="auto"/>
            </w:tcBorders>
          </w:tcPr>
          <w:p w14:paraId="7FD5EBC6" w14:textId="77777777" w:rsidR="00505A60" w:rsidRDefault="00505A60" w:rsidP="0039272F">
            <w:pPr>
              <w:pStyle w:val="af5"/>
              <w:numPr>
                <w:ilvl w:val="0"/>
                <w:numId w:val="97"/>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：返回「信用卡管理頁」</w:t>
            </w:r>
          </w:p>
        </w:tc>
      </w:tr>
      <w:tr w:rsidR="00505A60" w14:paraId="07D4D67F"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353"/>
        </w:trPr>
        <w:tc>
          <w:tcPr>
            <w:tcW w:w="2710" w:type="dxa"/>
            <w:vMerge/>
            <w:tcBorders>
              <w:top w:val="single" w:sz="4" w:space="0" w:color="auto"/>
              <w:left w:val="single" w:sz="4" w:space="0" w:color="auto"/>
              <w:bottom w:val="single" w:sz="4" w:space="0" w:color="auto"/>
              <w:right w:val="single" w:sz="4" w:space="0" w:color="auto"/>
            </w:tcBorders>
          </w:tcPr>
          <w:p w14:paraId="72F3590F" w14:textId="77777777" w:rsidR="00505A60" w:rsidRDefault="00505A60" w:rsidP="00A31421">
            <w:pPr>
              <w:spacing w:line="0" w:lineRule="atLeast"/>
              <w:rPr>
                <w:noProof/>
              </w:rPr>
            </w:pPr>
          </w:p>
        </w:tc>
        <w:tc>
          <w:tcPr>
            <w:tcW w:w="1254" w:type="dxa"/>
            <w:tcBorders>
              <w:top w:val="single" w:sz="4" w:space="0" w:color="auto"/>
              <w:left w:val="single" w:sz="4" w:space="0" w:color="auto"/>
              <w:bottom w:val="single" w:sz="4" w:space="0" w:color="auto"/>
              <w:right w:val="single" w:sz="4" w:space="0" w:color="auto"/>
            </w:tcBorders>
          </w:tcPr>
          <w:p w14:paraId="7CAC8EE1" w14:textId="77777777" w:rsidR="00505A60" w:rsidRPr="00C951E1" w:rsidRDefault="00505A60" w:rsidP="00A31421">
            <w:pPr>
              <w:spacing w:line="0" w:lineRule="atLeast"/>
              <w:rPr>
                <w:rFonts w:ascii="Century Gothic" w:eastAsia="微軟正黑體" w:hAnsi="Century Gothic"/>
                <w:sz w:val="22"/>
              </w:rPr>
            </w:pPr>
            <w:r>
              <w:rPr>
                <w:rFonts w:ascii="Century Gothic" w:eastAsia="微軟正黑體" w:hAnsi="Century Gothic" w:hint="eastAsia"/>
                <w:sz w:val="22"/>
              </w:rPr>
              <w:t>注意事項</w:t>
            </w:r>
          </w:p>
        </w:tc>
        <w:tc>
          <w:tcPr>
            <w:tcW w:w="6232" w:type="dxa"/>
            <w:gridSpan w:val="2"/>
            <w:tcBorders>
              <w:top w:val="single" w:sz="4" w:space="0" w:color="auto"/>
              <w:left w:val="single" w:sz="4" w:space="0" w:color="auto"/>
              <w:bottom w:val="single" w:sz="4" w:space="0" w:color="auto"/>
              <w:right w:val="single" w:sz="4" w:space="0" w:color="auto"/>
            </w:tcBorders>
          </w:tcPr>
          <w:p w14:paraId="02F24674" w14:textId="77777777" w:rsidR="00505A60" w:rsidRDefault="00505A60" w:rsidP="0039272F">
            <w:pPr>
              <w:pStyle w:val="af5"/>
              <w:numPr>
                <w:ilvl w:val="0"/>
                <w:numId w:val="98"/>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p>
          <w:p w14:paraId="2385753B" w14:textId="77777777" w:rsidR="00505A60" w:rsidRPr="00453EF5" w:rsidRDefault="00505A60" w:rsidP="00A3142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(1) </w:t>
            </w:r>
            <w:r w:rsidRPr="00453EF5">
              <w:rPr>
                <w:rFonts w:ascii="Century Gothic" w:eastAsia="微軟正黑體" w:hAnsi="Century Gothic" w:hint="eastAsia"/>
                <w:sz w:val="22"/>
              </w:rPr>
              <w:t>為保障您的用卡安全，優先啟用碼自</w:t>
            </w:r>
            <w:proofErr w:type="gramStart"/>
            <w:r w:rsidRPr="00453EF5">
              <w:rPr>
                <w:rFonts w:ascii="Century Gothic" w:eastAsia="微軟正黑體" w:hAnsi="Century Gothic" w:hint="eastAsia"/>
                <w:sz w:val="22"/>
              </w:rPr>
              <w:t>核卡日起</w:t>
            </w:r>
            <w:proofErr w:type="gramEnd"/>
            <w:r w:rsidRPr="00453EF5">
              <w:rPr>
                <w:rFonts w:ascii="Century Gothic" w:eastAsia="微軟正黑體" w:hAnsi="Century Gothic" w:hint="eastAsia"/>
                <w:sz w:val="22"/>
              </w:rPr>
              <w:t>有效期間</w:t>
            </w:r>
            <w:r w:rsidRPr="00453EF5">
              <w:rPr>
                <w:rFonts w:ascii="Century Gothic" w:eastAsia="微軟正黑體" w:hAnsi="Century Gothic" w:hint="eastAsia"/>
                <w:sz w:val="22"/>
              </w:rPr>
              <w:t>30</w:t>
            </w:r>
            <w:r w:rsidRPr="00453EF5">
              <w:rPr>
                <w:rFonts w:ascii="Century Gothic" w:eastAsia="微軟正黑體" w:hAnsi="Century Gothic" w:hint="eastAsia"/>
                <w:sz w:val="22"/>
              </w:rPr>
              <w:t>天，請於收到實體卡立即開卡並於卡片背面簽名。</w:t>
            </w:r>
          </w:p>
          <w:p w14:paraId="51EF2EE7" w14:textId="77777777" w:rsidR="00505A60" w:rsidRPr="00453EF5" w:rsidRDefault="00505A60" w:rsidP="00A3142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(2) </w:t>
            </w:r>
            <w:r w:rsidRPr="00453EF5">
              <w:rPr>
                <w:rFonts w:ascii="Century Gothic" w:eastAsia="微軟正黑體" w:hAnsi="Century Gothic" w:hint="eastAsia"/>
                <w:sz w:val="22"/>
              </w:rPr>
              <w:t>優先啟用碼適用指定商店的一般及分期付款網路交易或裝載</w:t>
            </w:r>
            <w:r w:rsidRPr="00453EF5">
              <w:rPr>
                <w:rFonts w:ascii="Century Gothic" w:eastAsia="微軟正黑體" w:hAnsi="Century Gothic" w:hint="eastAsia"/>
                <w:sz w:val="22"/>
              </w:rPr>
              <w:t>Apple Pay</w:t>
            </w:r>
            <w:r w:rsidRPr="00453EF5">
              <w:rPr>
                <w:rFonts w:ascii="Century Gothic" w:eastAsia="微軟正黑體" w:hAnsi="Century Gothic" w:hint="eastAsia"/>
                <w:sz w:val="22"/>
              </w:rPr>
              <w:t>、</w:t>
            </w:r>
            <w:r w:rsidRPr="00453EF5">
              <w:rPr>
                <w:rFonts w:ascii="Century Gothic" w:eastAsia="微軟正黑體" w:hAnsi="Century Gothic" w:hint="eastAsia"/>
                <w:sz w:val="22"/>
              </w:rPr>
              <w:t>Google Pay</w:t>
            </w:r>
            <w:r w:rsidRPr="00453EF5">
              <w:rPr>
                <w:rFonts w:ascii="Century Gothic" w:eastAsia="微軟正黑體" w:hAnsi="Century Gothic" w:hint="eastAsia"/>
                <w:sz w:val="22"/>
              </w:rPr>
              <w:t>感應式交易。</w:t>
            </w:r>
          </w:p>
          <w:p w14:paraId="5FE735EC" w14:textId="77777777" w:rsidR="00505A60" w:rsidRPr="00453EF5" w:rsidRDefault="00505A60" w:rsidP="00A3142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(3) </w:t>
            </w:r>
            <w:r w:rsidRPr="00453EF5">
              <w:rPr>
                <w:rFonts w:ascii="Century Gothic" w:eastAsia="微軟正黑體" w:hAnsi="Century Gothic" w:hint="eastAsia"/>
                <w:sz w:val="22"/>
              </w:rPr>
              <w:t>申請人同意妥善保管優先啟用碼，如有遺失、被竊、盜用情事時，請儘速以電話方式通知貴行，掛失手續費依規定辦理收費，因可歸責於申請人之事由致啟用碼外</w:t>
            </w:r>
            <w:proofErr w:type="gramStart"/>
            <w:r w:rsidRPr="00453EF5">
              <w:rPr>
                <w:rFonts w:ascii="Century Gothic" w:eastAsia="微軟正黑體" w:hAnsi="Century Gothic" w:hint="eastAsia"/>
                <w:sz w:val="22"/>
              </w:rPr>
              <w:t>洩</w:t>
            </w:r>
            <w:proofErr w:type="gramEnd"/>
            <w:r w:rsidRPr="00453EF5">
              <w:rPr>
                <w:rFonts w:ascii="Century Gothic" w:eastAsia="微軟正黑體" w:hAnsi="Century Gothic" w:hint="eastAsia"/>
                <w:sz w:val="22"/>
              </w:rPr>
              <w:t>時申請人自負冒用損失。</w:t>
            </w:r>
          </w:p>
          <w:p w14:paraId="440C8F0D" w14:textId="77777777" w:rsidR="00505A60" w:rsidRPr="00453EF5" w:rsidRDefault="00505A60" w:rsidP="00A3142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(4) </w:t>
            </w:r>
            <w:r w:rsidRPr="00453EF5">
              <w:rPr>
                <w:rFonts w:ascii="Century Gothic" w:eastAsia="微軟正黑體" w:hAnsi="Century Gothic" w:hint="eastAsia"/>
                <w:sz w:val="22"/>
              </w:rPr>
              <w:t>若您無立即刷卡需求，請勿完成啟用程序，收到實體卡片後再開卡使用。</w:t>
            </w:r>
          </w:p>
          <w:p w14:paraId="30D8CA47" w14:textId="77777777" w:rsidR="00505A60" w:rsidRDefault="00505A60" w:rsidP="00A3142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(5) </w:t>
            </w:r>
            <w:r w:rsidRPr="00453EF5">
              <w:rPr>
                <w:rFonts w:ascii="Century Gothic" w:eastAsia="微軟正黑體" w:hAnsi="Century Gothic" w:hint="eastAsia"/>
                <w:sz w:val="22"/>
              </w:rPr>
              <w:t>如有任何使用疑問，請致電</w:t>
            </w:r>
            <w:r w:rsidRPr="00453EF5">
              <w:rPr>
                <w:rFonts w:ascii="Century Gothic" w:eastAsia="微軟正黑體" w:hAnsi="Century Gothic" w:hint="eastAsia"/>
                <w:sz w:val="22"/>
              </w:rPr>
              <w:t>02-2528-7766</w:t>
            </w:r>
            <w:r w:rsidRPr="00453EF5">
              <w:rPr>
                <w:rFonts w:ascii="Century Gothic" w:eastAsia="微軟正黑體" w:hAnsi="Century Gothic" w:hint="eastAsia"/>
                <w:sz w:val="22"/>
              </w:rPr>
              <w:t>轉接專人為您辦理。</w:t>
            </w:r>
          </w:p>
        </w:tc>
      </w:tr>
      <w:tr w:rsidR="00505A60" w14:paraId="5BDEE057"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A5E60" w14:textId="4820D731" w:rsidR="00505A60" w:rsidRDefault="00505A60"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lastRenderedPageBreak/>
              <w:t>啟用卡片</w:t>
            </w:r>
            <w:r>
              <w:rPr>
                <w:rFonts w:ascii="Century Gothic" w:eastAsia="微軟正黑體" w:hAnsi="Century Gothic" w:hint="eastAsia"/>
                <w:sz w:val="22"/>
              </w:rPr>
              <w:t>S</w:t>
            </w:r>
            <w:r>
              <w:rPr>
                <w:rFonts w:ascii="Century Gothic" w:eastAsia="微軟正黑體" w:hAnsi="Century Gothic"/>
                <w:sz w:val="22"/>
              </w:rPr>
              <w:t>tep5</w:t>
            </w:r>
          </w:p>
        </w:tc>
        <w:tc>
          <w:tcPr>
            <w:tcW w:w="13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346C4" w14:textId="77777777" w:rsidR="00505A60" w:rsidRDefault="00505A60"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0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8EA864" w14:textId="77777777" w:rsidR="00505A60" w:rsidRDefault="00505A60"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505A60" w:rsidRPr="00505A60" w14:paraId="23112293"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1051458C" w14:textId="56C1612E" w:rsidR="00505A60" w:rsidRDefault="00505A60" w:rsidP="00505A60">
            <w:pPr>
              <w:spacing w:line="0" w:lineRule="atLeast"/>
              <w:jc w:val="center"/>
              <w:rPr>
                <w:noProof/>
              </w:rPr>
            </w:pPr>
            <w:r>
              <w:rPr>
                <w:noProof/>
              </w:rPr>
              <w:drawing>
                <wp:inline distT="0" distB="0" distL="0" distR="0" wp14:anchorId="06DB980E" wp14:editId="68CADA61">
                  <wp:extent cx="1584000" cy="2817909"/>
                  <wp:effectExtent l="0" t="0" r="0" b="1905"/>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84000" cy="2817909"/>
                          </a:xfrm>
                          <a:prstGeom prst="rect">
                            <a:avLst/>
                          </a:prstGeom>
                          <a:noFill/>
                          <a:ln>
                            <a:noFill/>
                          </a:ln>
                        </pic:spPr>
                      </pic:pic>
                    </a:graphicData>
                  </a:graphic>
                </wp:inline>
              </w:drawing>
            </w:r>
          </w:p>
        </w:tc>
        <w:tc>
          <w:tcPr>
            <w:tcW w:w="1396" w:type="dxa"/>
            <w:gridSpan w:val="2"/>
            <w:tcBorders>
              <w:top w:val="single" w:sz="4" w:space="0" w:color="auto"/>
              <w:left w:val="single" w:sz="4" w:space="0" w:color="auto"/>
              <w:bottom w:val="single" w:sz="4" w:space="0" w:color="auto"/>
              <w:right w:val="single" w:sz="4" w:space="0" w:color="auto"/>
            </w:tcBorders>
          </w:tcPr>
          <w:p w14:paraId="18E5BA78" w14:textId="77777777" w:rsidR="00505A60" w:rsidRDefault="00505A60" w:rsidP="00A3142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090" w:type="dxa"/>
            <w:tcBorders>
              <w:top w:val="single" w:sz="4" w:space="0" w:color="auto"/>
              <w:left w:val="single" w:sz="4" w:space="0" w:color="auto"/>
              <w:bottom w:val="single" w:sz="4" w:space="0" w:color="auto"/>
              <w:right w:val="single" w:sz="4" w:space="0" w:color="auto"/>
            </w:tcBorders>
          </w:tcPr>
          <w:p w14:paraId="5A8C8031" w14:textId="77777777" w:rsidR="00505A60" w:rsidRDefault="00505A60" w:rsidP="0039272F">
            <w:pPr>
              <w:pStyle w:val="af5"/>
              <w:numPr>
                <w:ilvl w:val="0"/>
                <w:numId w:val="99"/>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標題：啟用成功</w:t>
            </w:r>
          </w:p>
          <w:p w14:paraId="5ACA6EFF" w14:textId="0C86117B" w:rsidR="00505A60" w:rsidRPr="00505A60" w:rsidRDefault="00505A60" w:rsidP="0039272F">
            <w:pPr>
              <w:pStyle w:val="af5"/>
              <w:numPr>
                <w:ilvl w:val="0"/>
                <w:numId w:val="99"/>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內容：刷卡帳</w:t>
            </w:r>
            <w:proofErr w:type="gramStart"/>
            <w:r>
              <w:rPr>
                <w:rFonts w:ascii="Century Gothic" w:eastAsia="微軟正黑體" w:hAnsi="Century Gothic" w:hint="eastAsia"/>
                <w:sz w:val="22"/>
              </w:rPr>
              <w:t>務</w:t>
            </w:r>
            <w:proofErr w:type="gramEnd"/>
            <w:r>
              <w:rPr>
                <w:rFonts w:ascii="Century Gothic" w:eastAsia="微軟正黑體" w:hAnsi="Century Gothic" w:hint="eastAsia"/>
                <w:sz w:val="22"/>
              </w:rPr>
              <w:t>輕鬆管理，回饋報告</w:t>
            </w:r>
            <w:proofErr w:type="gramStart"/>
            <w:r>
              <w:rPr>
                <w:rFonts w:ascii="Century Gothic" w:eastAsia="微軟正黑體" w:hAnsi="Century Gothic" w:hint="eastAsia"/>
                <w:sz w:val="22"/>
              </w:rPr>
              <w:t>一</w:t>
            </w:r>
            <w:proofErr w:type="gramEnd"/>
            <w:r>
              <w:rPr>
                <w:rFonts w:ascii="Century Gothic" w:eastAsia="微軟正黑體" w:hAnsi="Century Gothic" w:hint="eastAsia"/>
                <w:sz w:val="22"/>
              </w:rPr>
              <w:t>目瞭然</w:t>
            </w:r>
            <w:r>
              <w:rPr>
                <w:rFonts w:ascii="Century Gothic" w:eastAsia="微軟正黑體" w:hAnsi="Century Gothic"/>
                <w:sz w:val="22"/>
              </w:rPr>
              <w:t xml:space="preserve"> </w:t>
            </w:r>
          </w:p>
        </w:tc>
      </w:tr>
      <w:tr w:rsidR="00505A60" w:rsidRPr="00505A60" w14:paraId="42C1132F"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top w:val="single" w:sz="4" w:space="0" w:color="auto"/>
              <w:left w:val="single" w:sz="4" w:space="0" w:color="auto"/>
              <w:bottom w:val="single" w:sz="4" w:space="0" w:color="auto"/>
              <w:right w:val="single" w:sz="4" w:space="0" w:color="auto"/>
            </w:tcBorders>
          </w:tcPr>
          <w:p w14:paraId="3AEDD4B6" w14:textId="77777777" w:rsidR="00505A60" w:rsidRDefault="00505A60" w:rsidP="00505A60">
            <w:pPr>
              <w:spacing w:line="0" w:lineRule="atLeast"/>
              <w:jc w:val="center"/>
              <w:rPr>
                <w:noProof/>
              </w:rPr>
            </w:pPr>
          </w:p>
        </w:tc>
        <w:tc>
          <w:tcPr>
            <w:tcW w:w="1396" w:type="dxa"/>
            <w:gridSpan w:val="2"/>
            <w:tcBorders>
              <w:top w:val="single" w:sz="4" w:space="0" w:color="auto"/>
              <w:left w:val="single" w:sz="4" w:space="0" w:color="auto"/>
              <w:bottom w:val="single" w:sz="4" w:space="0" w:color="auto"/>
              <w:right w:val="single" w:sz="4" w:space="0" w:color="auto"/>
            </w:tcBorders>
          </w:tcPr>
          <w:p w14:paraId="5106138C" w14:textId="4089BEE5" w:rsidR="00505A60" w:rsidRDefault="00505A60" w:rsidP="00A31421">
            <w:pPr>
              <w:spacing w:line="0" w:lineRule="atLeast"/>
              <w:rPr>
                <w:rFonts w:ascii="Century Gothic" w:eastAsia="微軟正黑體" w:hAnsi="Century Gothic"/>
                <w:sz w:val="22"/>
              </w:rPr>
            </w:pPr>
            <w:r>
              <w:rPr>
                <w:rFonts w:ascii="Century Gothic" w:eastAsia="微軟正黑體" w:hAnsi="Century Gothic" w:hint="eastAsia"/>
                <w:sz w:val="22"/>
              </w:rPr>
              <w:t>搶先體驗</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090" w:type="dxa"/>
            <w:tcBorders>
              <w:top w:val="single" w:sz="4" w:space="0" w:color="auto"/>
              <w:left w:val="single" w:sz="4" w:space="0" w:color="auto"/>
              <w:bottom w:val="single" w:sz="4" w:space="0" w:color="auto"/>
              <w:right w:val="single" w:sz="4" w:space="0" w:color="auto"/>
            </w:tcBorders>
          </w:tcPr>
          <w:p w14:paraId="7128BBFF" w14:textId="7760446B" w:rsidR="00505A60" w:rsidRDefault="00505A60" w:rsidP="0039272F">
            <w:pPr>
              <w:pStyle w:val="af5"/>
              <w:numPr>
                <w:ilvl w:val="0"/>
                <w:numId w:val="10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：前往「信用卡頁」</w:t>
            </w:r>
            <w:r w:rsidR="00A31421">
              <w:rPr>
                <w:rFonts w:ascii="Century Gothic" w:eastAsia="微軟正黑體" w:hAnsi="Century Gothic" w:hint="eastAsia"/>
                <w:sz w:val="22"/>
              </w:rPr>
              <w:t>。</w:t>
            </w:r>
          </w:p>
        </w:tc>
      </w:tr>
      <w:tr w:rsidR="00505A60" w:rsidRPr="00505A60" w14:paraId="3C04C28B"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top w:val="single" w:sz="4" w:space="0" w:color="auto"/>
              <w:left w:val="single" w:sz="4" w:space="0" w:color="auto"/>
              <w:bottom w:val="single" w:sz="4" w:space="0" w:color="auto"/>
              <w:right w:val="single" w:sz="4" w:space="0" w:color="auto"/>
            </w:tcBorders>
          </w:tcPr>
          <w:p w14:paraId="2F467C11" w14:textId="77777777" w:rsidR="00505A60" w:rsidRDefault="00505A60" w:rsidP="00A31421">
            <w:pPr>
              <w:spacing w:line="0" w:lineRule="atLeast"/>
              <w:jc w:val="center"/>
              <w:rPr>
                <w:noProof/>
              </w:rPr>
            </w:pPr>
          </w:p>
        </w:tc>
        <w:tc>
          <w:tcPr>
            <w:tcW w:w="1396" w:type="dxa"/>
            <w:gridSpan w:val="2"/>
            <w:tcBorders>
              <w:top w:val="single" w:sz="4" w:space="0" w:color="auto"/>
              <w:left w:val="single" w:sz="4" w:space="0" w:color="auto"/>
              <w:bottom w:val="single" w:sz="4" w:space="0" w:color="auto"/>
              <w:right w:val="single" w:sz="4" w:space="0" w:color="auto"/>
            </w:tcBorders>
          </w:tcPr>
          <w:p w14:paraId="3E126C2C" w14:textId="67E97A9A" w:rsidR="00505A60"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回首頁</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090" w:type="dxa"/>
            <w:tcBorders>
              <w:top w:val="single" w:sz="4" w:space="0" w:color="auto"/>
              <w:left w:val="single" w:sz="4" w:space="0" w:color="auto"/>
              <w:bottom w:val="single" w:sz="4" w:space="0" w:color="auto"/>
              <w:right w:val="single" w:sz="4" w:space="0" w:color="auto"/>
            </w:tcBorders>
          </w:tcPr>
          <w:p w14:paraId="63CC9F36" w14:textId="55BDB713" w:rsidR="00505A60" w:rsidRDefault="00A31421" w:rsidP="0039272F">
            <w:pPr>
              <w:pStyle w:val="af5"/>
              <w:numPr>
                <w:ilvl w:val="0"/>
                <w:numId w:val="10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tc>
      </w:tr>
      <w:tr w:rsidR="00A31421" w14:paraId="3CDFEFA6"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val="restart"/>
            <w:tcBorders>
              <w:top w:val="single" w:sz="4" w:space="0" w:color="auto"/>
              <w:left w:val="single" w:sz="4" w:space="0" w:color="auto"/>
              <w:right w:val="single" w:sz="4" w:space="0" w:color="auto"/>
            </w:tcBorders>
          </w:tcPr>
          <w:p w14:paraId="38C4D9C0" w14:textId="0C3E7B3F" w:rsidR="00A31421" w:rsidRDefault="00A31421" w:rsidP="00A31421">
            <w:pPr>
              <w:spacing w:line="0" w:lineRule="atLeast"/>
              <w:jc w:val="center"/>
              <w:rPr>
                <w:noProof/>
              </w:rPr>
            </w:pPr>
            <w:r>
              <w:rPr>
                <w:noProof/>
              </w:rPr>
              <w:drawing>
                <wp:inline distT="0" distB="0" distL="0" distR="0" wp14:anchorId="540AC75F" wp14:editId="2AF9037D">
                  <wp:extent cx="1584000" cy="2817611"/>
                  <wp:effectExtent l="0" t="0" r="0" b="1905"/>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84000" cy="2817611"/>
                          </a:xfrm>
                          <a:prstGeom prst="rect">
                            <a:avLst/>
                          </a:prstGeom>
                          <a:noFill/>
                          <a:ln>
                            <a:noFill/>
                          </a:ln>
                        </pic:spPr>
                      </pic:pic>
                    </a:graphicData>
                  </a:graphic>
                </wp:inline>
              </w:drawing>
            </w:r>
          </w:p>
        </w:tc>
        <w:tc>
          <w:tcPr>
            <w:tcW w:w="1396" w:type="dxa"/>
            <w:gridSpan w:val="2"/>
            <w:tcBorders>
              <w:top w:val="single" w:sz="4" w:space="0" w:color="auto"/>
              <w:left w:val="single" w:sz="4" w:space="0" w:color="auto"/>
              <w:bottom w:val="single" w:sz="4" w:space="0" w:color="auto"/>
              <w:right w:val="single" w:sz="4" w:space="0" w:color="auto"/>
            </w:tcBorders>
          </w:tcPr>
          <w:p w14:paraId="72E27C14" w14:textId="3C5F8360"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090" w:type="dxa"/>
            <w:tcBorders>
              <w:top w:val="single" w:sz="4" w:space="0" w:color="auto"/>
              <w:left w:val="single" w:sz="4" w:space="0" w:color="auto"/>
              <w:bottom w:val="single" w:sz="4" w:space="0" w:color="auto"/>
              <w:right w:val="single" w:sz="4" w:space="0" w:color="auto"/>
            </w:tcBorders>
          </w:tcPr>
          <w:p w14:paraId="373FBBF6" w14:textId="1DB7C693" w:rsidR="00A31421" w:rsidRDefault="00A31421" w:rsidP="0039272F">
            <w:pPr>
              <w:pStyle w:val="af5"/>
              <w:numPr>
                <w:ilvl w:val="0"/>
                <w:numId w:val="102"/>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標題：啟用失敗</w:t>
            </w:r>
          </w:p>
          <w:p w14:paraId="75BF0997" w14:textId="6F9433A3" w:rsidR="00A31421" w:rsidRDefault="00A31421" w:rsidP="0039272F">
            <w:pPr>
              <w:pStyle w:val="af5"/>
              <w:numPr>
                <w:ilvl w:val="0"/>
                <w:numId w:val="92"/>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r>
              <w:rPr>
                <w:rFonts w:ascii="Century Gothic" w:eastAsia="微軟正黑體" w:hAnsi="Century Gothic" w:hint="eastAsia"/>
                <w:sz w:val="22"/>
              </w:rPr>
              <w:t>(</w:t>
            </w:r>
            <w:r>
              <w:rPr>
                <w:rFonts w:ascii="Century Gothic" w:eastAsia="微軟正黑體" w:hAnsi="Century Gothic" w:hint="eastAsia"/>
                <w:sz w:val="22"/>
              </w:rPr>
              <w:t>錯誤訊息</w:t>
            </w:r>
            <w:r>
              <w:rPr>
                <w:rFonts w:ascii="Century Gothic" w:eastAsia="微軟正黑體" w:hAnsi="Century Gothic" w:hint="eastAsia"/>
                <w:sz w:val="22"/>
              </w:rPr>
              <w:t>)</w:t>
            </w:r>
            <w:r>
              <w:rPr>
                <w:rFonts w:ascii="Century Gothic" w:eastAsia="微軟正黑體" w:hAnsi="Century Gothic"/>
                <w:sz w:val="22"/>
              </w:rPr>
              <w:t xml:space="preserve"> </w:t>
            </w:r>
          </w:p>
        </w:tc>
      </w:tr>
      <w:tr w:rsidR="00A31421" w14:paraId="292140FC"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left w:val="single" w:sz="4" w:space="0" w:color="auto"/>
              <w:right w:val="single" w:sz="4" w:space="0" w:color="auto"/>
            </w:tcBorders>
          </w:tcPr>
          <w:p w14:paraId="74C35453" w14:textId="77777777" w:rsidR="00A31421" w:rsidRDefault="00A31421" w:rsidP="00A31421">
            <w:pPr>
              <w:spacing w:line="0" w:lineRule="atLeast"/>
              <w:jc w:val="center"/>
              <w:rPr>
                <w:noProof/>
              </w:rPr>
            </w:pPr>
          </w:p>
        </w:tc>
        <w:tc>
          <w:tcPr>
            <w:tcW w:w="1396" w:type="dxa"/>
            <w:gridSpan w:val="2"/>
            <w:tcBorders>
              <w:top w:val="single" w:sz="4" w:space="0" w:color="auto"/>
              <w:left w:val="single" w:sz="4" w:space="0" w:color="auto"/>
              <w:bottom w:val="single" w:sz="4" w:space="0" w:color="auto"/>
              <w:right w:val="single" w:sz="4" w:space="0" w:color="auto"/>
            </w:tcBorders>
          </w:tcPr>
          <w:p w14:paraId="0486EC31" w14:textId="5AFD47CB"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090" w:type="dxa"/>
            <w:tcBorders>
              <w:top w:val="single" w:sz="4" w:space="0" w:color="auto"/>
              <w:left w:val="single" w:sz="4" w:space="0" w:color="auto"/>
              <w:bottom w:val="single" w:sz="4" w:space="0" w:color="auto"/>
              <w:right w:val="single" w:sz="4" w:space="0" w:color="auto"/>
            </w:tcBorders>
          </w:tcPr>
          <w:p w14:paraId="471FC6FA" w14:textId="1FA13E05" w:rsidR="00A31421" w:rsidRDefault="00A31421" w:rsidP="0039272F">
            <w:pPr>
              <w:pStyle w:val="af5"/>
              <w:numPr>
                <w:ilvl w:val="0"/>
                <w:numId w:val="103"/>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「聯繫客服」</w:t>
            </w:r>
            <w:r>
              <w:rPr>
                <w:rFonts w:ascii="Century Gothic" w:eastAsia="微軟正黑體" w:hAnsi="Century Gothic" w:hint="eastAsia"/>
                <w:sz w:val="22"/>
              </w:rPr>
              <w:t>。</w:t>
            </w:r>
          </w:p>
        </w:tc>
      </w:tr>
      <w:tr w:rsidR="00A31421" w14:paraId="786668E2"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left w:val="single" w:sz="4" w:space="0" w:color="auto"/>
              <w:bottom w:val="single" w:sz="4" w:space="0" w:color="auto"/>
              <w:right w:val="single" w:sz="4" w:space="0" w:color="auto"/>
            </w:tcBorders>
          </w:tcPr>
          <w:p w14:paraId="63C88A1C" w14:textId="77777777" w:rsidR="00A31421" w:rsidRDefault="00A31421" w:rsidP="00A31421">
            <w:pPr>
              <w:spacing w:line="0" w:lineRule="atLeast"/>
              <w:jc w:val="center"/>
              <w:rPr>
                <w:noProof/>
              </w:rPr>
            </w:pPr>
          </w:p>
        </w:tc>
        <w:tc>
          <w:tcPr>
            <w:tcW w:w="1396" w:type="dxa"/>
            <w:gridSpan w:val="2"/>
            <w:tcBorders>
              <w:top w:val="single" w:sz="4" w:space="0" w:color="auto"/>
              <w:left w:val="single" w:sz="4" w:space="0" w:color="auto"/>
              <w:bottom w:val="single" w:sz="4" w:space="0" w:color="auto"/>
              <w:right w:val="single" w:sz="4" w:space="0" w:color="auto"/>
            </w:tcBorders>
          </w:tcPr>
          <w:p w14:paraId="1F672D90" w14:textId="2ED41821"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回首頁</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090" w:type="dxa"/>
            <w:tcBorders>
              <w:top w:val="single" w:sz="4" w:space="0" w:color="auto"/>
              <w:left w:val="single" w:sz="4" w:space="0" w:color="auto"/>
              <w:bottom w:val="single" w:sz="4" w:space="0" w:color="auto"/>
              <w:right w:val="single" w:sz="4" w:space="0" w:color="auto"/>
            </w:tcBorders>
          </w:tcPr>
          <w:p w14:paraId="544BBB89" w14:textId="19AE8015" w:rsidR="00A31421" w:rsidRDefault="00A31421" w:rsidP="0039272F">
            <w:pPr>
              <w:pStyle w:val="af5"/>
              <w:numPr>
                <w:ilvl w:val="0"/>
                <w:numId w:val="104"/>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tc>
      </w:tr>
    </w:tbl>
    <w:p w14:paraId="418648FE" w14:textId="0646C1A2" w:rsidR="001409F9" w:rsidRPr="001409F9" w:rsidRDefault="001409F9" w:rsidP="001409F9">
      <w:pPr>
        <w:pStyle w:val="af5"/>
        <w:spacing w:line="0" w:lineRule="atLeast"/>
        <w:ind w:leftChars="0" w:left="425"/>
        <w:outlineLvl w:val="2"/>
        <w:rPr>
          <w:rFonts w:ascii="Century Gothic" w:eastAsia="微軟正黑體" w:hAnsi="Century Gothic"/>
          <w:b/>
          <w:sz w:val="22"/>
        </w:rPr>
      </w:pPr>
    </w:p>
    <w:p w14:paraId="637F2723" w14:textId="68A688D5" w:rsidR="00A31421" w:rsidRDefault="00A31421">
      <w:pPr>
        <w:widowControl/>
        <w:rPr>
          <w:rFonts w:ascii="Century Gothic" w:eastAsia="微軟正黑體" w:hAnsi="Century Gothic"/>
          <w:b/>
          <w:sz w:val="22"/>
        </w:rPr>
      </w:pPr>
      <w:r>
        <w:rPr>
          <w:rFonts w:ascii="Century Gothic" w:eastAsia="微軟正黑體" w:hAnsi="Century Gothic"/>
          <w:b/>
          <w:sz w:val="22"/>
        </w:rPr>
        <w:br w:type="page"/>
      </w:r>
    </w:p>
    <w:p w14:paraId="2C60F073" w14:textId="230210AB" w:rsidR="00A31421" w:rsidRDefault="00A31421" w:rsidP="0039272F">
      <w:pPr>
        <w:pStyle w:val="af5"/>
        <w:numPr>
          <w:ilvl w:val="0"/>
          <w:numId w:val="4"/>
        </w:numPr>
        <w:spacing w:line="0" w:lineRule="atLeast"/>
        <w:ind w:leftChars="0" w:left="425" w:hanging="425"/>
        <w:outlineLvl w:val="2"/>
        <w:rPr>
          <w:rFonts w:ascii="Century Gothic" w:eastAsia="微軟正黑體" w:hAnsi="Century Gothic"/>
          <w:b/>
          <w:sz w:val="22"/>
        </w:rPr>
      </w:pPr>
      <w:bookmarkStart w:id="13" w:name="_Toc81398695"/>
      <w:proofErr w:type="gramStart"/>
      <w:r>
        <w:rPr>
          <w:rFonts w:ascii="Century Gothic" w:eastAsia="微軟正黑體" w:hAnsi="Century Gothic" w:hint="eastAsia"/>
          <w:b/>
          <w:sz w:val="22"/>
        </w:rPr>
        <w:lastRenderedPageBreak/>
        <w:t>線上開</w:t>
      </w:r>
      <w:proofErr w:type="gramEnd"/>
      <w:r>
        <w:rPr>
          <w:rFonts w:ascii="Century Gothic" w:eastAsia="微軟正黑體" w:hAnsi="Century Gothic" w:hint="eastAsia"/>
          <w:b/>
          <w:sz w:val="22"/>
        </w:rPr>
        <w:t>卡</w:t>
      </w:r>
      <w:r>
        <w:rPr>
          <w:rFonts w:ascii="Century Gothic" w:eastAsia="微軟正黑體" w:hAnsi="Century Gothic" w:hint="eastAsia"/>
          <w:b/>
          <w:sz w:val="22"/>
        </w:rPr>
        <w:t>(</w:t>
      </w:r>
      <w:r>
        <w:rPr>
          <w:rFonts w:ascii="Century Gothic" w:eastAsia="微軟正黑體" w:hAnsi="Century Gothic" w:hint="eastAsia"/>
          <w:b/>
          <w:sz w:val="22"/>
        </w:rPr>
        <w:t>未登</w:t>
      </w:r>
      <w:r>
        <w:rPr>
          <w:rFonts w:ascii="Century Gothic" w:eastAsia="微軟正黑體" w:hAnsi="Century Gothic" w:hint="eastAsia"/>
          <w:b/>
          <w:sz w:val="22"/>
        </w:rPr>
        <w:t>)</w:t>
      </w:r>
      <w:bookmarkEnd w:id="13"/>
    </w:p>
    <w:p w14:paraId="1DF54445" w14:textId="5839D851" w:rsidR="00A31421" w:rsidRDefault="00A31421" w:rsidP="002C2DC7">
      <w:pPr>
        <w:pStyle w:val="af5"/>
        <w:spacing w:line="0" w:lineRule="atLeast"/>
        <w:ind w:leftChars="0" w:left="425"/>
        <w:rPr>
          <w:rFonts w:ascii="Century Gothic" w:eastAsia="微軟正黑體" w:hAnsi="Century Gothic"/>
          <w:sz w:val="22"/>
        </w:rPr>
      </w:pPr>
      <w:r w:rsidRPr="001409F9">
        <w:rPr>
          <w:rFonts w:ascii="Century Gothic" w:eastAsia="微軟正黑體" w:hAnsi="Century Gothic" w:hint="eastAsia"/>
          <w:sz w:val="22"/>
        </w:rPr>
        <w:t>於</w:t>
      </w:r>
      <w:r>
        <w:rPr>
          <w:rFonts w:ascii="Century Gothic" w:eastAsia="微軟正黑體" w:hAnsi="Century Gothic" w:hint="eastAsia"/>
          <w:sz w:val="22"/>
        </w:rPr>
        <w:t>前述表格狀態點擊「</w:t>
      </w:r>
      <w:proofErr w:type="gramStart"/>
      <w:r>
        <w:rPr>
          <w:rFonts w:ascii="Century Gothic" w:eastAsia="微軟正黑體" w:hAnsi="Century Gothic" w:hint="eastAsia"/>
          <w:sz w:val="22"/>
        </w:rPr>
        <w:t>線上開</w:t>
      </w:r>
      <w:proofErr w:type="gramEnd"/>
      <w:r>
        <w:rPr>
          <w:rFonts w:ascii="Century Gothic" w:eastAsia="微軟正黑體" w:hAnsi="Century Gothic" w:hint="eastAsia"/>
          <w:sz w:val="22"/>
        </w:rPr>
        <w:t>卡」</w:t>
      </w:r>
      <w:r w:rsidRPr="001409F9">
        <w:rPr>
          <w:rFonts w:ascii="Century Gothic" w:eastAsia="微軟正黑體" w:hAnsi="Century Gothic" w:hint="eastAsia"/>
          <w:sz w:val="22"/>
        </w:rPr>
        <w:t>，導引至下方流程。</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254"/>
        <w:gridCol w:w="6232"/>
      </w:tblGrid>
      <w:tr w:rsidR="00A31421" w14:paraId="2005920D" w14:textId="77777777" w:rsidTr="00A31421">
        <w:trPr>
          <w:trHeight w:val="80"/>
        </w:trPr>
        <w:tc>
          <w:tcPr>
            <w:tcW w:w="2710" w:type="dxa"/>
            <w:shd w:val="clear" w:color="auto" w:fill="D9D9D9" w:themeFill="background1" w:themeFillShade="D9"/>
          </w:tcPr>
          <w:p w14:paraId="6548D265" w14:textId="6FF5512C" w:rsidR="00A31421" w:rsidRDefault="00A31421" w:rsidP="00A31421">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t>線上開</w:t>
            </w:r>
            <w:proofErr w:type="gramEnd"/>
            <w:r>
              <w:rPr>
                <w:rFonts w:ascii="Century Gothic" w:eastAsia="微軟正黑體" w:hAnsi="Century Gothic" w:hint="eastAsia"/>
                <w:sz w:val="22"/>
              </w:rPr>
              <w:t>卡</w:t>
            </w:r>
            <w:r>
              <w:rPr>
                <w:rFonts w:ascii="Century Gothic" w:eastAsia="微軟正黑體" w:hAnsi="Century Gothic" w:hint="eastAsia"/>
                <w:sz w:val="22"/>
              </w:rPr>
              <w:t>S</w:t>
            </w:r>
            <w:r>
              <w:rPr>
                <w:rFonts w:ascii="Century Gothic" w:eastAsia="微軟正黑體" w:hAnsi="Century Gothic"/>
                <w:sz w:val="22"/>
              </w:rPr>
              <w:t>tep1</w:t>
            </w:r>
          </w:p>
        </w:tc>
        <w:tc>
          <w:tcPr>
            <w:tcW w:w="1254" w:type="dxa"/>
            <w:shd w:val="clear" w:color="auto" w:fill="D9D9D9" w:themeFill="background1" w:themeFillShade="D9"/>
          </w:tcPr>
          <w:p w14:paraId="35BC69E6"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shd w:val="clear" w:color="auto" w:fill="D9D9D9" w:themeFill="background1" w:themeFillShade="D9"/>
          </w:tcPr>
          <w:p w14:paraId="1837640A"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A31421" w14:paraId="0806857B" w14:textId="77777777" w:rsidTr="00A31421">
        <w:tblPrEx>
          <w:tblCellMar>
            <w:left w:w="28" w:type="dxa"/>
            <w:right w:w="28" w:type="dxa"/>
          </w:tblCellMar>
        </w:tblPrEx>
        <w:trPr>
          <w:trHeight w:val="227"/>
        </w:trPr>
        <w:tc>
          <w:tcPr>
            <w:tcW w:w="2710" w:type="dxa"/>
            <w:vMerge w:val="restart"/>
          </w:tcPr>
          <w:p w14:paraId="10C0BBF7" w14:textId="79075B27" w:rsidR="00A31421" w:rsidRDefault="00A31421" w:rsidP="00A31421">
            <w:pPr>
              <w:spacing w:line="0" w:lineRule="atLeast"/>
              <w:jc w:val="center"/>
              <w:rPr>
                <w:noProof/>
              </w:rPr>
            </w:pPr>
            <w:r>
              <w:rPr>
                <w:rFonts w:ascii="Century Gothic" w:eastAsia="微軟正黑體" w:hAnsi="Century Gothic"/>
                <w:noProof/>
                <w:sz w:val="22"/>
              </w:rPr>
              <w:drawing>
                <wp:inline distT="0" distB="0" distL="0" distR="0" wp14:anchorId="2A40F203" wp14:editId="7E6AA96F">
                  <wp:extent cx="1584000" cy="2741869"/>
                  <wp:effectExtent l="0" t="0" r="0" b="1905"/>
                  <wp:docPr id="13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8488"/>
                          <a:stretch/>
                        </pic:blipFill>
                        <pic:spPr bwMode="auto">
                          <a:xfrm>
                            <a:off x="0" y="0"/>
                            <a:ext cx="1584000" cy="27418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Pr>
          <w:p w14:paraId="55707CC0" w14:textId="73F8A9CC"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卡號</w:t>
            </w:r>
          </w:p>
        </w:tc>
        <w:tc>
          <w:tcPr>
            <w:tcW w:w="6232" w:type="dxa"/>
          </w:tcPr>
          <w:p w14:paraId="06942E8C" w14:textId="25D0DBD7" w:rsidR="00A31421" w:rsidRDefault="00A31421" w:rsidP="0039272F">
            <w:pPr>
              <w:pStyle w:val="af5"/>
              <w:numPr>
                <w:ilvl w:val="0"/>
                <w:numId w:val="105"/>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請輸入您的卡號</w:t>
            </w:r>
          </w:p>
          <w:p w14:paraId="7D859087" w14:textId="640C0567" w:rsidR="00A31421" w:rsidRPr="001409F9" w:rsidRDefault="00A31421" w:rsidP="0039272F">
            <w:pPr>
              <w:pStyle w:val="af5"/>
              <w:numPr>
                <w:ilvl w:val="0"/>
                <w:numId w:val="105"/>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輸入限制：開啟數字鍵盤，限</w:t>
            </w:r>
            <w:r>
              <w:rPr>
                <w:rFonts w:ascii="Century Gothic" w:eastAsia="微軟正黑體" w:hAnsi="Century Gothic" w:hint="eastAsia"/>
                <w:sz w:val="22"/>
              </w:rPr>
              <w:t>1</w:t>
            </w:r>
            <w:r>
              <w:rPr>
                <w:rFonts w:ascii="Century Gothic" w:eastAsia="微軟正黑體" w:hAnsi="Century Gothic"/>
                <w:sz w:val="22"/>
              </w:rPr>
              <w:t>6</w:t>
            </w:r>
            <w:r>
              <w:rPr>
                <w:rFonts w:ascii="Century Gothic" w:eastAsia="微軟正黑體" w:hAnsi="Century Gothic" w:hint="eastAsia"/>
                <w:sz w:val="22"/>
              </w:rPr>
              <w:t>碼數字，不得複製貼上</w:t>
            </w:r>
          </w:p>
        </w:tc>
      </w:tr>
      <w:tr w:rsidR="00A31421" w14:paraId="71706F89" w14:textId="77777777" w:rsidTr="00A31421">
        <w:tblPrEx>
          <w:tblCellMar>
            <w:left w:w="28" w:type="dxa"/>
            <w:right w:w="28" w:type="dxa"/>
          </w:tblCellMar>
        </w:tblPrEx>
        <w:trPr>
          <w:trHeight w:val="227"/>
        </w:trPr>
        <w:tc>
          <w:tcPr>
            <w:tcW w:w="2710" w:type="dxa"/>
            <w:vMerge/>
          </w:tcPr>
          <w:p w14:paraId="65116839"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719A3841"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拍照</w:t>
            </w:r>
            <w:r>
              <w:rPr>
                <w:rFonts w:ascii="Century Gothic" w:eastAsia="微軟正黑體" w:hAnsi="Century Gothic" w:hint="eastAsia"/>
                <w:sz w:val="22"/>
              </w:rPr>
              <w:t>icon</w:t>
            </w:r>
          </w:p>
          <w:p w14:paraId="67D83DDA" w14:textId="40BB6EE6" w:rsidR="00A31421" w:rsidRDefault="00A31421" w:rsidP="00A31421">
            <w:pPr>
              <w:spacing w:line="0" w:lineRule="atLeast"/>
              <w:rPr>
                <w:rFonts w:ascii="Century Gothic" w:eastAsia="微軟正黑體" w:hAnsi="Century Gothic"/>
                <w:sz w:val="22"/>
              </w:rPr>
            </w:pPr>
            <w:r>
              <w:rPr>
                <w:rFonts w:ascii="Century Gothic" w:eastAsia="微軟正黑體" w:hAnsi="Century Gothic"/>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Pr>
          <w:p w14:paraId="6DC9CAA8" w14:textId="20FE6FF6" w:rsidR="00A31421" w:rsidRDefault="00A31421" w:rsidP="0039272F">
            <w:pPr>
              <w:pStyle w:val="af5"/>
              <w:numPr>
                <w:ilvl w:val="0"/>
                <w:numId w:val="11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相機，</w:t>
            </w:r>
            <w:r w:rsidRPr="00A31421">
              <w:rPr>
                <w:rFonts w:ascii="Century Gothic" w:eastAsia="微軟正黑體" w:hAnsi="Century Gothic"/>
                <w:sz w:val="22"/>
                <w:highlight w:val="green"/>
              </w:rPr>
              <w:t>OCR</w:t>
            </w:r>
            <w:r w:rsidRPr="00A31421">
              <w:rPr>
                <w:rFonts w:ascii="Century Gothic" w:eastAsia="微軟正黑體" w:hAnsi="Century Gothic" w:hint="eastAsia"/>
                <w:sz w:val="22"/>
                <w:highlight w:val="green"/>
              </w:rPr>
              <w:t>辨識卡號</w:t>
            </w:r>
          </w:p>
        </w:tc>
      </w:tr>
      <w:tr w:rsidR="00A31421" w14:paraId="51C2959D" w14:textId="77777777" w:rsidTr="00A31421">
        <w:tblPrEx>
          <w:tblCellMar>
            <w:left w:w="28" w:type="dxa"/>
            <w:right w:w="28" w:type="dxa"/>
          </w:tblCellMar>
        </w:tblPrEx>
        <w:trPr>
          <w:trHeight w:val="227"/>
        </w:trPr>
        <w:tc>
          <w:tcPr>
            <w:tcW w:w="2710" w:type="dxa"/>
            <w:vMerge/>
          </w:tcPr>
          <w:p w14:paraId="7D3B6BAA"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6B9E4A7F" w14:textId="27421BC9"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有效期限</w:t>
            </w: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tcPr>
          <w:p w14:paraId="2E30B700" w14:textId="77777777" w:rsidR="00A31421" w:rsidRDefault="00A31421" w:rsidP="0039272F">
            <w:pPr>
              <w:pStyle w:val="af5"/>
              <w:numPr>
                <w:ilvl w:val="0"/>
                <w:numId w:val="106"/>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月</w:t>
            </w:r>
            <w:r>
              <w:rPr>
                <w:rFonts w:ascii="Century Gothic" w:eastAsia="微軟正黑體" w:hAnsi="Century Gothic" w:hint="eastAsia"/>
                <w:sz w:val="22"/>
              </w:rPr>
              <w:t>/</w:t>
            </w:r>
            <w:r>
              <w:rPr>
                <w:rFonts w:ascii="Century Gothic" w:eastAsia="微軟正黑體" w:hAnsi="Century Gothic" w:hint="eastAsia"/>
                <w:sz w:val="22"/>
              </w:rPr>
              <w:t>年</w:t>
            </w:r>
          </w:p>
          <w:p w14:paraId="608E64EC" w14:textId="1DE951B2" w:rsidR="00A31421" w:rsidRPr="00A31065" w:rsidRDefault="00A31421" w:rsidP="0039272F">
            <w:pPr>
              <w:pStyle w:val="af5"/>
              <w:numPr>
                <w:ilvl w:val="0"/>
                <w:numId w:val="111"/>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w:t>
            </w:r>
            <w:proofErr w:type="gramStart"/>
            <w:r>
              <w:rPr>
                <w:rFonts w:ascii="Century Gothic" w:eastAsia="微軟正黑體" w:hAnsi="Century Gothic" w:hint="eastAsia"/>
                <w:sz w:val="22"/>
              </w:rPr>
              <w:t>每欄限</w:t>
            </w:r>
            <w:proofErr w:type="gramEnd"/>
            <w:r>
              <w:rPr>
                <w:rFonts w:ascii="Century Gothic" w:eastAsia="微軟正黑體" w:hAnsi="Century Gothic" w:hint="eastAsia"/>
                <w:sz w:val="22"/>
              </w:rPr>
              <w:t>2</w:t>
            </w:r>
            <w:r>
              <w:rPr>
                <w:rFonts w:ascii="Century Gothic" w:eastAsia="微軟正黑體" w:hAnsi="Century Gothic" w:hint="eastAsia"/>
                <w:sz w:val="22"/>
              </w:rPr>
              <w:t>碼數字，</w:t>
            </w:r>
            <w:r w:rsidRPr="00A31065">
              <w:rPr>
                <w:rFonts w:ascii="Century Gothic" w:eastAsia="微軟正黑體" w:hAnsi="Century Gothic" w:hint="eastAsia"/>
                <w:sz w:val="22"/>
              </w:rPr>
              <w:t>輸入</w:t>
            </w:r>
            <w:r w:rsidRPr="00A31065">
              <w:rPr>
                <w:rFonts w:ascii="Century Gothic" w:eastAsia="微軟正黑體" w:hAnsi="Century Gothic" w:hint="eastAsia"/>
                <w:sz w:val="22"/>
              </w:rPr>
              <w:t>2</w:t>
            </w:r>
            <w:r w:rsidRPr="00A31065">
              <w:rPr>
                <w:rFonts w:ascii="Century Gothic" w:eastAsia="微軟正黑體" w:hAnsi="Century Gothic" w:hint="eastAsia"/>
                <w:sz w:val="22"/>
              </w:rPr>
              <w:t>位數後自動跳下一欄</w:t>
            </w:r>
            <w:r>
              <w:rPr>
                <w:rFonts w:ascii="Century Gothic" w:eastAsia="微軟正黑體" w:hAnsi="Century Gothic" w:hint="eastAsia"/>
                <w:sz w:val="22"/>
              </w:rPr>
              <w:t>，不得複製貼上</w:t>
            </w:r>
          </w:p>
        </w:tc>
      </w:tr>
      <w:tr w:rsidR="00A31421" w14:paraId="7B3517F3" w14:textId="77777777" w:rsidTr="00A31421">
        <w:tblPrEx>
          <w:tblCellMar>
            <w:left w:w="28" w:type="dxa"/>
            <w:right w:w="28" w:type="dxa"/>
          </w:tblCellMar>
        </w:tblPrEx>
        <w:trPr>
          <w:trHeight w:val="227"/>
        </w:trPr>
        <w:tc>
          <w:tcPr>
            <w:tcW w:w="2710" w:type="dxa"/>
            <w:vMerge/>
          </w:tcPr>
          <w:p w14:paraId="7F4160AA"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0A2657DE" w14:textId="1AEFD336"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出生年月日</w:t>
            </w: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tcPr>
          <w:p w14:paraId="7D868545" w14:textId="77777777" w:rsidR="00A31421" w:rsidRDefault="00A31421" w:rsidP="0039272F">
            <w:pPr>
              <w:pStyle w:val="af5"/>
              <w:numPr>
                <w:ilvl w:val="0"/>
                <w:numId w:val="107"/>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請輸入您的出生年月日</w:t>
            </w:r>
          </w:p>
          <w:p w14:paraId="2CB3B349" w14:textId="77777777" w:rsidR="00A31421" w:rsidRDefault="00A31421" w:rsidP="0039272F">
            <w:pPr>
              <w:pStyle w:val="af5"/>
              <w:numPr>
                <w:ilvl w:val="0"/>
                <w:numId w:val="107"/>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8</w:t>
            </w:r>
            <w:r>
              <w:rPr>
                <w:rFonts w:ascii="Century Gothic" w:eastAsia="微軟正黑體" w:hAnsi="Century Gothic" w:hint="eastAsia"/>
                <w:sz w:val="22"/>
              </w:rPr>
              <w:t>碼數字，</w:t>
            </w:r>
            <w:r>
              <w:rPr>
                <w:rFonts w:ascii="Century Gothic" w:eastAsia="微軟正黑體" w:hAnsi="Century Gothic" w:hint="eastAsia"/>
                <w:sz w:val="22"/>
              </w:rPr>
              <w:t>4</w:t>
            </w:r>
            <w:r>
              <w:rPr>
                <w:rFonts w:ascii="Century Gothic" w:eastAsia="微軟正黑體" w:hAnsi="Century Gothic"/>
                <w:sz w:val="22"/>
              </w:rPr>
              <w:t>/2/2</w:t>
            </w:r>
            <w:r>
              <w:rPr>
                <w:rFonts w:ascii="Century Gothic" w:eastAsia="微軟正黑體" w:hAnsi="Century Gothic" w:hint="eastAsia"/>
                <w:sz w:val="22"/>
              </w:rPr>
              <w:t>自動鍵入斜線，不得複製貼上</w:t>
            </w:r>
          </w:p>
          <w:p w14:paraId="7C0587BB" w14:textId="04F1BDE2" w:rsidR="00A31421" w:rsidRPr="00A31065" w:rsidRDefault="00A31421" w:rsidP="0039272F">
            <w:pPr>
              <w:pStyle w:val="af5"/>
              <w:numPr>
                <w:ilvl w:val="0"/>
                <w:numId w:val="77"/>
              </w:numPr>
              <w:spacing w:line="0" w:lineRule="atLeast"/>
              <w:ind w:leftChars="0"/>
              <w:rPr>
                <w:rFonts w:ascii="Century Gothic" w:eastAsia="微軟正黑體" w:hAnsi="Century Gothic"/>
                <w:sz w:val="22"/>
              </w:rPr>
            </w:pPr>
            <w:r>
              <w:rPr>
                <w:rFonts w:ascii="Century Gothic" w:eastAsia="微軟正黑體" w:hAnsi="Century Gothic" w:hint="eastAsia"/>
                <w:sz w:val="22"/>
              </w:rPr>
              <w:t>格式檢核：須符合生日格式</w:t>
            </w:r>
          </w:p>
        </w:tc>
      </w:tr>
      <w:tr w:rsidR="00A31421" w14:paraId="77F72511" w14:textId="77777777" w:rsidTr="00A31421">
        <w:tblPrEx>
          <w:tblCellMar>
            <w:left w:w="28" w:type="dxa"/>
            <w:right w:w="28" w:type="dxa"/>
          </w:tblCellMar>
        </w:tblPrEx>
        <w:trPr>
          <w:trHeight w:val="227"/>
        </w:trPr>
        <w:tc>
          <w:tcPr>
            <w:tcW w:w="2710" w:type="dxa"/>
            <w:vMerge/>
          </w:tcPr>
          <w:p w14:paraId="5E77FA4C"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490E29B8"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驗證碼</w:t>
            </w:r>
          </w:p>
          <w:p w14:paraId="3BCA0D94" w14:textId="3F634E89"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tcPr>
          <w:p w14:paraId="5FC8BDAD" w14:textId="77777777" w:rsidR="00A31421" w:rsidRDefault="00A31421" w:rsidP="0039272F">
            <w:pPr>
              <w:pStyle w:val="af5"/>
              <w:numPr>
                <w:ilvl w:val="0"/>
                <w:numId w:val="108"/>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請輸入驗證碼</w:t>
            </w:r>
          </w:p>
          <w:p w14:paraId="332182DF" w14:textId="77777777" w:rsidR="00A31421" w:rsidRDefault="00A31421" w:rsidP="0039272F">
            <w:pPr>
              <w:pStyle w:val="af5"/>
              <w:numPr>
                <w:ilvl w:val="0"/>
                <w:numId w:val="108"/>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6</w:t>
            </w:r>
            <w:r>
              <w:rPr>
                <w:rFonts w:ascii="Century Gothic" w:eastAsia="微軟正黑體" w:hAnsi="Century Gothic" w:hint="eastAsia"/>
                <w:sz w:val="22"/>
              </w:rPr>
              <w:t>碼數字</w:t>
            </w:r>
          </w:p>
          <w:p w14:paraId="5177B211" w14:textId="27A66381" w:rsidR="00A31421" w:rsidRPr="00A31065" w:rsidRDefault="00A31421" w:rsidP="0039272F">
            <w:pPr>
              <w:pStyle w:val="af5"/>
              <w:numPr>
                <w:ilvl w:val="0"/>
                <w:numId w:val="108"/>
              </w:numPr>
              <w:spacing w:line="0" w:lineRule="atLeast"/>
              <w:ind w:leftChars="0"/>
              <w:rPr>
                <w:rFonts w:ascii="Century Gothic" w:eastAsia="微軟正黑體" w:hAnsi="Century Gothic"/>
                <w:sz w:val="22"/>
              </w:rPr>
            </w:pPr>
            <w:r>
              <w:rPr>
                <w:rFonts w:ascii="Century Gothic" w:eastAsia="微軟正黑體" w:hAnsi="Century Gothic" w:hint="eastAsia"/>
                <w:sz w:val="22"/>
              </w:rPr>
              <w:t>重整符號</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點擊可重新</w:t>
            </w:r>
            <w:proofErr w:type="gramEnd"/>
            <w:r>
              <w:rPr>
                <w:rFonts w:ascii="Century Gothic" w:eastAsia="微軟正黑體" w:hAnsi="Century Gothic" w:hint="eastAsia"/>
                <w:sz w:val="22"/>
              </w:rPr>
              <w:t>產出驗證碼</w:t>
            </w:r>
          </w:p>
        </w:tc>
      </w:tr>
      <w:tr w:rsidR="00A31421" w14:paraId="48596C70" w14:textId="77777777" w:rsidTr="00A31421">
        <w:tblPrEx>
          <w:tblCellMar>
            <w:left w:w="28" w:type="dxa"/>
            <w:right w:w="28" w:type="dxa"/>
          </w:tblCellMar>
        </w:tblPrEx>
        <w:trPr>
          <w:trHeight w:val="227"/>
        </w:trPr>
        <w:tc>
          <w:tcPr>
            <w:tcW w:w="2710" w:type="dxa"/>
            <w:vMerge/>
          </w:tcPr>
          <w:p w14:paraId="0FCCCEB2"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3F22395D" w14:textId="35441212"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確定開卡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Pr>
          <w:p w14:paraId="0F761DF3" w14:textId="77777777" w:rsidR="00A31421" w:rsidRDefault="00A31421" w:rsidP="0039272F">
            <w:pPr>
              <w:pStyle w:val="af5"/>
              <w:numPr>
                <w:ilvl w:val="0"/>
                <w:numId w:val="10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開卡此卡片</w:t>
            </w:r>
            <w:proofErr w:type="gramEnd"/>
          </w:p>
          <w:p w14:paraId="4167ABD9" w14:textId="77777777" w:rsidR="00A31421" w:rsidRDefault="00A31421" w:rsidP="0039272F">
            <w:pPr>
              <w:pStyle w:val="af5"/>
              <w:numPr>
                <w:ilvl w:val="0"/>
                <w:numId w:val="109"/>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p>
          <w:tbl>
            <w:tblPr>
              <w:tblStyle w:val="aa"/>
              <w:tblW w:w="5775" w:type="dxa"/>
              <w:tblLayout w:type="fixed"/>
              <w:tblLook w:val="04A0" w:firstRow="1" w:lastRow="0" w:firstColumn="1" w:lastColumn="0" w:noHBand="0" w:noVBand="1"/>
            </w:tblPr>
            <w:tblGrid>
              <w:gridCol w:w="1614"/>
              <w:gridCol w:w="4161"/>
            </w:tblGrid>
            <w:tr w:rsidR="00A31421" w:rsidRPr="00DA0802" w14:paraId="74D29328" w14:textId="77777777" w:rsidTr="00A31421">
              <w:tc>
                <w:tcPr>
                  <w:tcW w:w="1614" w:type="dxa"/>
                  <w:shd w:val="clear" w:color="auto" w:fill="D9D9D9" w:themeFill="background1" w:themeFillShade="D9"/>
                </w:tcPr>
                <w:p w14:paraId="413882FE"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檢核前端錯誤</w:t>
                  </w:r>
                </w:p>
              </w:tc>
              <w:tc>
                <w:tcPr>
                  <w:tcW w:w="4161" w:type="dxa"/>
                  <w:shd w:val="clear" w:color="auto" w:fill="D9D9D9" w:themeFill="background1" w:themeFillShade="D9"/>
                </w:tcPr>
                <w:p w14:paraId="300617FA"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前端文字訊息</w:t>
                  </w:r>
                </w:p>
              </w:tc>
            </w:tr>
            <w:tr w:rsidR="00A31421" w:rsidRPr="00DA0802" w14:paraId="663A0B77" w14:textId="77777777" w:rsidTr="00A31421">
              <w:tc>
                <w:tcPr>
                  <w:tcW w:w="1614" w:type="dxa"/>
                  <w:shd w:val="clear" w:color="auto" w:fill="auto"/>
                </w:tcPr>
                <w:p w14:paraId="4D644E5B" w14:textId="77777777" w:rsidR="00A31421" w:rsidRDefault="00A31421" w:rsidP="00A31421">
                  <w:pPr>
                    <w:spacing w:line="0" w:lineRule="atLeast"/>
                    <w:rPr>
                      <w:rFonts w:ascii="Century Gothic" w:eastAsia="微軟正黑體" w:hAnsi="Century Gothic"/>
                      <w:sz w:val="20"/>
                      <w:szCs w:val="20"/>
                    </w:rPr>
                  </w:pPr>
                  <w:proofErr w:type="gramStart"/>
                  <w:r>
                    <w:rPr>
                      <w:rFonts w:ascii="Century Gothic" w:eastAsia="微軟正黑體" w:hAnsi="Century Gothic" w:hint="eastAsia"/>
                      <w:sz w:val="20"/>
                      <w:szCs w:val="20"/>
                    </w:rPr>
                    <w:t>欄位空值</w:t>
                  </w:r>
                  <w:proofErr w:type="gramEnd"/>
                </w:p>
              </w:tc>
              <w:tc>
                <w:tcPr>
                  <w:tcW w:w="4161" w:type="dxa"/>
                  <w:shd w:val="clear" w:color="auto" w:fill="auto"/>
                </w:tcPr>
                <w:p w14:paraId="1C1ED765"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不能空著</w:t>
                  </w:r>
                  <w:proofErr w:type="gramStart"/>
                  <w:r>
                    <w:rPr>
                      <w:rFonts w:ascii="Century Gothic" w:eastAsia="微軟正黑體" w:hAnsi="Century Gothic" w:hint="eastAsia"/>
                      <w:sz w:val="20"/>
                      <w:szCs w:val="20"/>
                    </w:rPr>
                    <w:t>唷</w:t>
                  </w:r>
                  <w:proofErr w:type="gramEnd"/>
                  <w:r>
                    <w:rPr>
                      <w:rFonts w:ascii="Century Gothic" w:eastAsia="微軟正黑體" w:hAnsi="Century Gothic" w:hint="eastAsia"/>
                      <w:sz w:val="20"/>
                      <w:szCs w:val="20"/>
                    </w:rPr>
                    <w:t>。</w:t>
                  </w:r>
                </w:p>
              </w:tc>
            </w:tr>
            <w:tr w:rsidR="00A31421" w:rsidRPr="00DA0802" w14:paraId="69CB809C" w14:textId="77777777" w:rsidTr="00A31421">
              <w:tc>
                <w:tcPr>
                  <w:tcW w:w="1614" w:type="dxa"/>
                  <w:shd w:val="clear" w:color="auto" w:fill="auto"/>
                </w:tcPr>
                <w:p w14:paraId="5BD6C2E6"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格式錯誤</w:t>
                  </w:r>
                </w:p>
              </w:tc>
              <w:tc>
                <w:tcPr>
                  <w:tcW w:w="4161" w:type="dxa"/>
                  <w:shd w:val="clear" w:color="auto" w:fill="auto"/>
                </w:tcPr>
                <w:p w14:paraId="58FFD642"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哎呀！</w:t>
                  </w:r>
                  <w:r>
                    <w:rPr>
                      <w:rFonts w:ascii="Century Gothic" w:eastAsia="微軟正黑體" w:hAnsi="Century Gothic" w:hint="eastAsia"/>
                      <w:sz w:val="20"/>
                      <w:szCs w:val="20"/>
                    </w:rPr>
                    <w:t>#</w:t>
                  </w: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格式有誤，請重新輸入。</w:t>
                  </w:r>
                </w:p>
              </w:tc>
            </w:tr>
            <w:tr w:rsidR="00A31421" w:rsidRPr="00DA0802" w14:paraId="0C38FBAA" w14:textId="77777777" w:rsidTr="00A31421">
              <w:tc>
                <w:tcPr>
                  <w:tcW w:w="1614" w:type="dxa"/>
                  <w:shd w:val="clear" w:color="auto" w:fill="auto"/>
                </w:tcPr>
                <w:p w14:paraId="3F11CA52"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p>
              </w:tc>
              <w:tc>
                <w:tcPr>
                  <w:tcW w:w="4161" w:type="dxa"/>
                  <w:shd w:val="clear" w:color="auto" w:fill="auto"/>
                </w:tcPr>
                <w:p w14:paraId="288B89FA"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請重新輸入驗證碼</w:t>
                  </w:r>
                </w:p>
              </w:tc>
            </w:tr>
            <w:tr w:rsidR="00A31421" w:rsidRPr="00DA0802" w14:paraId="6CACF755" w14:textId="77777777" w:rsidTr="00A31421">
              <w:tc>
                <w:tcPr>
                  <w:tcW w:w="1614" w:type="dxa"/>
                  <w:shd w:val="clear" w:color="auto" w:fill="D9D9D9" w:themeFill="background1" w:themeFillShade="D9"/>
                  <w:vAlign w:val="center"/>
                </w:tcPr>
                <w:p w14:paraId="6A6B3525" w14:textId="33901D99" w:rsidR="00A31421" w:rsidRPr="00A31421" w:rsidRDefault="00A31421" w:rsidP="00A3142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檢核前端正確</w:t>
                  </w:r>
                </w:p>
              </w:tc>
              <w:tc>
                <w:tcPr>
                  <w:tcW w:w="4161" w:type="dxa"/>
                  <w:shd w:val="clear" w:color="auto" w:fill="D9D9D9" w:themeFill="background1" w:themeFillShade="D9"/>
                </w:tcPr>
                <w:p w14:paraId="2DE2B0FF" w14:textId="25D2F33E" w:rsidR="00A31421" w:rsidRPr="00A31421" w:rsidRDefault="00A31421" w:rsidP="00A3142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動作</w:t>
                  </w:r>
                </w:p>
              </w:tc>
            </w:tr>
            <w:tr w:rsidR="00A31421" w:rsidRPr="00DA0802" w14:paraId="520F1B5D" w14:textId="77777777" w:rsidTr="00A31421">
              <w:tc>
                <w:tcPr>
                  <w:tcW w:w="1614" w:type="dxa"/>
                </w:tcPr>
                <w:p w14:paraId="429969C5" w14:textId="5B90677C" w:rsidR="00A31421" w:rsidRDefault="00A31421" w:rsidP="00A31421">
                  <w:pPr>
                    <w:spacing w:line="0" w:lineRule="atLeast"/>
                    <w:rPr>
                      <w:rFonts w:ascii="Century Gothic" w:eastAsia="微軟正黑體" w:hAnsi="Century Gothic"/>
                      <w:sz w:val="20"/>
                      <w:szCs w:val="20"/>
                    </w:rPr>
                  </w:pPr>
                </w:p>
              </w:tc>
              <w:tc>
                <w:tcPr>
                  <w:tcW w:w="4161" w:type="dxa"/>
                </w:tcPr>
                <w:p w14:paraId="085C2549" w14:textId="0D1ACF0B" w:rsidR="00A31421" w:rsidRPr="00F10D4E"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前往</w:t>
                  </w:r>
                  <w:r>
                    <w:rPr>
                      <w:rFonts w:ascii="Century Gothic" w:eastAsia="微軟正黑體" w:hAnsi="Century Gothic"/>
                      <w:sz w:val="20"/>
                      <w:szCs w:val="20"/>
                    </w:rPr>
                    <w:t>Step2</w:t>
                  </w:r>
                </w:p>
              </w:tc>
            </w:tr>
          </w:tbl>
          <w:p w14:paraId="1EFF6F31" w14:textId="77777777" w:rsidR="00A31421" w:rsidRPr="00A31065" w:rsidRDefault="00A31421" w:rsidP="0039272F">
            <w:pPr>
              <w:pStyle w:val="af5"/>
              <w:numPr>
                <w:ilvl w:val="0"/>
                <w:numId w:val="108"/>
              </w:numPr>
              <w:spacing w:line="0" w:lineRule="atLeast"/>
              <w:ind w:leftChars="0"/>
              <w:rPr>
                <w:rFonts w:ascii="Century Gothic" w:eastAsia="微軟正黑體" w:hAnsi="Century Gothic"/>
                <w:sz w:val="22"/>
              </w:rPr>
            </w:pPr>
          </w:p>
        </w:tc>
      </w:tr>
      <w:tr w:rsidR="00A31421" w14:paraId="25B0ED94" w14:textId="77777777" w:rsidTr="00A31421">
        <w:tblPrEx>
          <w:tblCellMar>
            <w:left w:w="28" w:type="dxa"/>
            <w:right w:w="28" w:type="dxa"/>
          </w:tblCellMar>
        </w:tblPrEx>
        <w:trPr>
          <w:trHeight w:val="227"/>
        </w:trPr>
        <w:tc>
          <w:tcPr>
            <w:tcW w:w="2710" w:type="dxa"/>
            <w:vMerge/>
          </w:tcPr>
          <w:p w14:paraId="00F28CF7"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741681BF" w14:textId="2899A151"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Pr>
          <w:p w14:paraId="1E7C6810" w14:textId="28CE74CC" w:rsidR="00A31421" w:rsidRPr="00A31065" w:rsidRDefault="00A31421" w:rsidP="0039272F">
            <w:pPr>
              <w:pStyle w:val="af5"/>
              <w:numPr>
                <w:ilvl w:val="0"/>
                <w:numId w:val="11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：返回「信用卡管理頁」</w:t>
            </w:r>
          </w:p>
        </w:tc>
      </w:tr>
      <w:tr w:rsidR="00A31421" w14:paraId="29F0F18A"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2F60F1" w14:textId="4E82246B" w:rsidR="00A31421" w:rsidRDefault="00A31421" w:rsidP="00A31421">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t>線上開</w:t>
            </w:r>
            <w:proofErr w:type="gramEnd"/>
            <w:r>
              <w:rPr>
                <w:rFonts w:ascii="Century Gothic" w:eastAsia="微軟正黑體" w:hAnsi="Century Gothic" w:hint="eastAsia"/>
                <w:sz w:val="22"/>
              </w:rPr>
              <w:t>卡</w:t>
            </w:r>
            <w:r>
              <w:rPr>
                <w:rFonts w:ascii="Century Gothic" w:eastAsia="微軟正黑體" w:hAnsi="Century Gothic" w:hint="eastAsia"/>
                <w:sz w:val="22"/>
              </w:rPr>
              <w:t>S</w:t>
            </w:r>
            <w:r>
              <w:rPr>
                <w:rFonts w:ascii="Century Gothic" w:eastAsia="微軟正黑體" w:hAnsi="Century Gothic"/>
                <w:sz w:val="22"/>
              </w:rPr>
              <w:t>tep2</w:t>
            </w:r>
          </w:p>
        </w:tc>
        <w:tc>
          <w:tcPr>
            <w:tcW w:w="1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A6E70D"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AADF9"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A31421" w:rsidRPr="00505A60" w14:paraId="32E3E18A"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1B6F0AEF" w14:textId="6F398D85" w:rsidR="00A31421" w:rsidRDefault="00A31421" w:rsidP="00A31421">
            <w:pPr>
              <w:spacing w:line="0" w:lineRule="atLeast"/>
              <w:jc w:val="center"/>
              <w:rPr>
                <w:noProof/>
              </w:rPr>
            </w:pPr>
            <w:r>
              <w:rPr>
                <w:noProof/>
              </w:rPr>
              <w:drawing>
                <wp:inline distT="0" distB="0" distL="0" distR="0" wp14:anchorId="0DF71CCF" wp14:editId="14F8ABA5">
                  <wp:extent cx="1583690" cy="2465408"/>
                  <wp:effectExtent l="0" t="0" r="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2493"/>
                          <a:stretch/>
                        </pic:blipFill>
                        <pic:spPr bwMode="auto">
                          <a:xfrm>
                            <a:off x="0" y="0"/>
                            <a:ext cx="1584000" cy="2465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Borders>
              <w:top w:val="single" w:sz="4" w:space="0" w:color="auto"/>
              <w:left w:val="single" w:sz="4" w:space="0" w:color="auto"/>
              <w:bottom w:val="single" w:sz="4" w:space="0" w:color="auto"/>
              <w:right w:val="single" w:sz="4" w:space="0" w:color="auto"/>
            </w:tcBorders>
          </w:tcPr>
          <w:p w14:paraId="0E033776"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232" w:type="dxa"/>
            <w:tcBorders>
              <w:top w:val="single" w:sz="4" w:space="0" w:color="auto"/>
              <w:left w:val="single" w:sz="4" w:space="0" w:color="auto"/>
              <w:bottom w:val="single" w:sz="4" w:space="0" w:color="auto"/>
              <w:right w:val="single" w:sz="4" w:space="0" w:color="auto"/>
            </w:tcBorders>
          </w:tcPr>
          <w:p w14:paraId="2C736C08" w14:textId="60D84100" w:rsidR="00A31421" w:rsidRDefault="00A31421" w:rsidP="0039272F">
            <w:pPr>
              <w:pStyle w:val="af5"/>
              <w:numPr>
                <w:ilvl w:val="0"/>
                <w:numId w:val="112"/>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標題：開卡成功</w:t>
            </w:r>
          </w:p>
          <w:p w14:paraId="6304314A" w14:textId="77777777" w:rsidR="00A31421" w:rsidRPr="00505A60" w:rsidRDefault="00A31421" w:rsidP="0039272F">
            <w:pPr>
              <w:pStyle w:val="af5"/>
              <w:numPr>
                <w:ilvl w:val="0"/>
                <w:numId w:val="112"/>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內容：刷卡帳</w:t>
            </w:r>
            <w:proofErr w:type="gramStart"/>
            <w:r>
              <w:rPr>
                <w:rFonts w:ascii="Century Gothic" w:eastAsia="微軟正黑體" w:hAnsi="Century Gothic" w:hint="eastAsia"/>
                <w:sz w:val="22"/>
              </w:rPr>
              <w:t>務</w:t>
            </w:r>
            <w:proofErr w:type="gramEnd"/>
            <w:r>
              <w:rPr>
                <w:rFonts w:ascii="Century Gothic" w:eastAsia="微軟正黑體" w:hAnsi="Century Gothic" w:hint="eastAsia"/>
                <w:sz w:val="22"/>
              </w:rPr>
              <w:t>輕鬆管理，回饋報告</w:t>
            </w:r>
            <w:proofErr w:type="gramStart"/>
            <w:r>
              <w:rPr>
                <w:rFonts w:ascii="Century Gothic" w:eastAsia="微軟正黑體" w:hAnsi="Century Gothic" w:hint="eastAsia"/>
                <w:sz w:val="22"/>
              </w:rPr>
              <w:t>一</w:t>
            </w:r>
            <w:proofErr w:type="gramEnd"/>
            <w:r>
              <w:rPr>
                <w:rFonts w:ascii="Century Gothic" w:eastAsia="微軟正黑體" w:hAnsi="Century Gothic" w:hint="eastAsia"/>
                <w:sz w:val="22"/>
              </w:rPr>
              <w:t>目瞭然</w:t>
            </w:r>
            <w:r>
              <w:rPr>
                <w:rFonts w:ascii="Century Gothic" w:eastAsia="微軟正黑體" w:hAnsi="Century Gothic"/>
                <w:sz w:val="22"/>
              </w:rPr>
              <w:t xml:space="preserve"> </w:t>
            </w:r>
          </w:p>
        </w:tc>
      </w:tr>
      <w:tr w:rsidR="00A31421" w:rsidRPr="00505A60" w14:paraId="198CA410"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top w:val="single" w:sz="4" w:space="0" w:color="auto"/>
              <w:left w:val="single" w:sz="4" w:space="0" w:color="auto"/>
              <w:bottom w:val="single" w:sz="4" w:space="0" w:color="auto"/>
              <w:right w:val="single" w:sz="4" w:space="0" w:color="auto"/>
            </w:tcBorders>
          </w:tcPr>
          <w:p w14:paraId="6B50360F" w14:textId="77777777" w:rsidR="00A31421" w:rsidRDefault="00A31421" w:rsidP="00A3142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7F36CFDC"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搶先體驗</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74D13935" w14:textId="77777777" w:rsidR="00A31421" w:rsidRDefault="00A31421" w:rsidP="0039272F">
            <w:pPr>
              <w:pStyle w:val="af5"/>
              <w:numPr>
                <w:ilvl w:val="0"/>
                <w:numId w:val="10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：前往「信用卡頁」。</w:t>
            </w:r>
          </w:p>
        </w:tc>
      </w:tr>
      <w:tr w:rsidR="00A31421" w:rsidRPr="00505A60" w14:paraId="4372ABB0"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top w:val="single" w:sz="4" w:space="0" w:color="auto"/>
              <w:left w:val="single" w:sz="4" w:space="0" w:color="auto"/>
              <w:bottom w:val="single" w:sz="4" w:space="0" w:color="auto"/>
              <w:right w:val="single" w:sz="4" w:space="0" w:color="auto"/>
            </w:tcBorders>
          </w:tcPr>
          <w:p w14:paraId="437EAC64" w14:textId="77777777" w:rsidR="00A31421" w:rsidRDefault="00A31421" w:rsidP="00A3142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6DA8431B"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回首頁</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6B234749" w14:textId="77777777" w:rsidR="00A31421" w:rsidRDefault="00A31421" w:rsidP="0039272F">
            <w:pPr>
              <w:pStyle w:val="af5"/>
              <w:numPr>
                <w:ilvl w:val="0"/>
                <w:numId w:val="10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tc>
      </w:tr>
      <w:tr w:rsidR="00A31421" w14:paraId="2255648A"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val="restart"/>
            <w:tcBorders>
              <w:top w:val="single" w:sz="4" w:space="0" w:color="auto"/>
              <w:left w:val="single" w:sz="4" w:space="0" w:color="auto"/>
              <w:right w:val="single" w:sz="4" w:space="0" w:color="auto"/>
            </w:tcBorders>
          </w:tcPr>
          <w:p w14:paraId="213155A2" w14:textId="347A048D" w:rsidR="00A31421" w:rsidRDefault="00A31421" w:rsidP="00A31421">
            <w:pPr>
              <w:spacing w:line="0" w:lineRule="atLeast"/>
              <w:jc w:val="center"/>
              <w:rPr>
                <w:noProof/>
              </w:rPr>
            </w:pPr>
            <w:r>
              <w:rPr>
                <w:noProof/>
              </w:rPr>
              <w:lastRenderedPageBreak/>
              <w:drawing>
                <wp:inline distT="0" distB="0" distL="0" distR="0" wp14:anchorId="480D5F7A" wp14:editId="1AF78E29">
                  <wp:extent cx="1583690" cy="2494344"/>
                  <wp:effectExtent l="0" t="0" r="0" b="1270"/>
                  <wp:docPr id="140"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1456"/>
                          <a:stretch/>
                        </pic:blipFill>
                        <pic:spPr bwMode="auto">
                          <a:xfrm>
                            <a:off x="0" y="0"/>
                            <a:ext cx="1584000" cy="24948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Borders>
              <w:top w:val="single" w:sz="4" w:space="0" w:color="auto"/>
              <w:left w:val="single" w:sz="4" w:space="0" w:color="auto"/>
              <w:bottom w:val="single" w:sz="4" w:space="0" w:color="auto"/>
              <w:right w:val="single" w:sz="4" w:space="0" w:color="auto"/>
            </w:tcBorders>
          </w:tcPr>
          <w:p w14:paraId="7CAEE165"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232" w:type="dxa"/>
            <w:tcBorders>
              <w:top w:val="single" w:sz="4" w:space="0" w:color="auto"/>
              <w:left w:val="single" w:sz="4" w:space="0" w:color="auto"/>
              <w:bottom w:val="single" w:sz="4" w:space="0" w:color="auto"/>
              <w:right w:val="single" w:sz="4" w:space="0" w:color="auto"/>
            </w:tcBorders>
          </w:tcPr>
          <w:p w14:paraId="5C09CCB6" w14:textId="66EC7CEC" w:rsidR="00A31421" w:rsidRDefault="00A31421" w:rsidP="0039272F">
            <w:pPr>
              <w:pStyle w:val="af5"/>
              <w:numPr>
                <w:ilvl w:val="0"/>
                <w:numId w:val="113"/>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標題：開卡失敗</w:t>
            </w:r>
          </w:p>
          <w:p w14:paraId="7EFF470B" w14:textId="77777777" w:rsidR="00A31421" w:rsidRDefault="00A31421" w:rsidP="0039272F">
            <w:pPr>
              <w:pStyle w:val="af5"/>
              <w:numPr>
                <w:ilvl w:val="0"/>
                <w:numId w:val="113"/>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r>
              <w:rPr>
                <w:rFonts w:ascii="Century Gothic" w:eastAsia="微軟正黑體" w:hAnsi="Century Gothic" w:hint="eastAsia"/>
                <w:sz w:val="22"/>
              </w:rPr>
              <w:t>(</w:t>
            </w:r>
            <w:r>
              <w:rPr>
                <w:rFonts w:ascii="Century Gothic" w:eastAsia="微軟正黑體" w:hAnsi="Century Gothic" w:hint="eastAsia"/>
                <w:sz w:val="22"/>
              </w:rPr>
              <w:t>錯誤訊息</w:t>
            </w:r>
            <w:r>
              <w:rPr>
                <w:rFonts w:ascii="Century Gothic" w:eastAsia="微軟正黑體" w:hAnsi="Century Gothic" w:hint="eastAsia"/>
                <w:sz w:val="22"/>
              </w:rPr>
              <w:t>)</w:t>
            </w:r>
            <w:r>
              <w:rPr>
                <w:rFonts w:ascii="Century Gothic" w:eastAsia="微軟正黑體" w:hAnsi="Century Gothic"/>
                <w:sz w:val="22"/>
              </w:rPr>
              <w:t xml:space="preserve"> </w:t>
            </w:r>
          </w:p>
        </w:tc>
      </w:tr>
      <w:tr w:rsidR="00A31421" w14:paraId="36EBB161"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left w:val="single" w:sz="4" w:space="0" w:color="auto"/>
              <w:right w:val="single" w:sz="4" w:space="0" w:color="auto"/>
            </w:tcBorders>
          </w:tcPr>
          <w:p w14:paraId="40FEB935" w14:textId="77777777" w:rsidR="00A31421" w:rsidRDefault="00A31421" w:rsidP="00A3142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0713ED24" w14:textId="76BD0873"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227D2B1D" w14:textId="2FAE2F1D" w:rsidR="00A31421" w:rsidRDefault="00A31421" w:rsidP="0039272F">
            <w:pPr>
              <w:pStyle w:val="af5"/>
              <w:numPr>
                <w:ilvl w:val="0"/>
                <w:numId w:val="114"/>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「聯繫客服」</w:t>
            </w:r>
            <w:r>
              <w:rPr>
                <w:rFonts w:ascii="Century Gothic" w:eastAsia="微軟正黑體" w:hAnsi="Century Gothic" w:hint="eastAsia"/>
                <w:sz w:val="22"/>
              </w:rPr>
              <w:t>。</w:t>
            </w:r>
          </w:p>
        </w:tc>
      </w:tr>
      <w:tr w:rsidR="00A31421" w14:paraId="25D0A383"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left w:val="single" w:sz="4" w:space="0" w:color="auto"/>
              <w:bottom w:val="single" w:sz="4" w:space="0" w:color="auto"/>
              <w:right w:val="single" w:sz="4" w:space="0" w:color="auto"/>
            </w:tcBorders>
          </w:tcPr>
          <w:p w14:paraId="0B00B8C6" w14:textId="77777777" w:rsidR="00A31421" w:rsidRDefault="00A31421" w:rsidP="00A3142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35BD31F0"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回首頁</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36318BE5" w14:textId="77777777" w:rsidR="00A31421" w:rsidRDefault="00A31421" w:rsidP="0039272F">
            <w:pPr>
              <w:pStyle w:val="af5"/>
              <w:numPr>
                <w:ilvl w:val="0"/>
                <w:numId w:val="115"/>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tc>
      </w:tr>
    </w:tbl>
    <w:p w14:paraId="501DB1D4" w14:textId="54778A96" w:rsidR="002C2DC7" w:rsidRDefault="002C2DC7" w:rsidP="00A31421">
      <w:pPr>
        <w:pStyle w:val="af5"/>
        <w:spacing w:line="0" w:lineRule="atLeast"/>
        <w:ind w:leftChars="0" w:left="425"/>
        <w:outlineLvl w:val="2"/>
        <w:rPr>
          <w:rFonts w:ascii="Century Gothic" w:eastAsia="微軟正黑體" w:hAnsi="Century Gothic"/>
          <w:b/>
          <w:sz w:val="22"/>
        </w:rPr>
      </w:pPr>
    </w:p>
    <w:p w14:paraId="3BF5818B" w14:textId="2E21643B" w:rsidR="00A31421" w:rsidRPr="002C2DC7" w:rsidRDefault="002C2DC7" w:rsidP="002C2DC7">
      <w:pPr>
        <w:widowControl/>
        <w:rPr>
          <w:rFonts w:ascii="Century Gothic" w:eastAsia="微軟正黑體" w:hAnsi="Century Gothic"/>
          <w:b/>
          <w:sz w:val="22"/>
        </w:rPr>
      </w:pPr>
      <w:r>
        <w:rPr>
          <w:rFonts w:ascii="Century Gothic" w:eastAsia="微軟正黑體" w:hAnsi="Century Gothic"/>
          <w:b/>
          <w:sz w:val="22"/>
        </w:rPr>
        <w:br w:type="page"/>
      </w:r>
    </w:p>
    <w:p w14:paraId="230E50A8" w14:textId="0729D41A" w:rsidR="00A31421" w:rsidRDefault="00A31421" w:rsidP="0039272F">
      <w:pPr>
        <w:pStyle w:val="af5"/>
        <w:numPr>
          <w:ilvl w:val="0"/>
          <w:numId w:val="4"/>
        </w:numPr>
        <w:spacing w:line="0" w:lineRule="atLeast"/>
        <w:ind w:leftChars="0" w:left="425" w:hanging="425"/>
        <w:outlineLvl w:val="2"/>
        <w:rPr>
          <w:rFonts w:ascii="Century Gothic" w:eastAsia="微軟正黑體" w:hAnsi="Century Gothic"/>
          <w:b/>
          <w:sz w:val="22"/>
        </w:rPr>
      </w:pPr>
      <w:bookmarkStart w:id="14" w:name="_Toc81398696"/>
      <w:r>
        <w:rPr>
          <w:rFonts w:ascii="Century Gothic" w:eastAsia="微軟正黑體" w:hAnsi="Century Gothic" w:hint="eastAsia"/>
          <w:b/>
          <w:sz w:val="22"/>
        </w:rPr>
        <w:lastRenderedPageBreak/>
        <w:t>申辦進度</w:t>
      </w:r>
      <w:r>
        <w:rPr>
          <w:rFonts w:ascii="Century Gothic" w:eastAsia="微軟正黑體" w:hAnsi="Century Gothic" w:hint="eastAsia"/>
          <w:b/>
          <w:sz w:val="22"/>
        </w:rPr>
        <w:t>(</w:t>
      </w:r>
      <w:r>
        <w:rPr>
          <w:rFonts w:ascii="Century Gothic" w:eastAsia="微軟正黑體" w:hAnsi="Century Gothic" w:hint="eastAsia"/>
          <w:b/>
          <w:sz w:val="22"/>
        </w:rPr>
        <w:t>未登</w:t>
      </w:r>
      <w:r>
        <w:rPr>
          <w:rFonts w:ascii="Century Gothic" w:eastAsia="微軟正黑體" w:hAnsi="Century Gothic" w:hint="eastAsia"/>
          <w:b/>
          <w:sz w:val="22"/>
        </w:rPr>
        <w:t>)</w:t>
      </w:r>
      <w:bookmarkEnd w:id="14"/>
    </w:p>
    <w:p w14:paraId="77391392" w14:textId="72385465" w:rsidR="00A31421" w:rsidRDefault="00A31421" w:rsidP="002C2DC7">
      <w:pPr>
        <w:pStyle w:val="af5"/>
        <w:spacing w:line="0" w:lineRule="atLeast"/>
        <w:ind w:leftChars="0" w:left="425"/>
        <w:rPr>
          <w:rFonts w:ascii="Century Gothic" w:eastAsia="微軟正黑體" w:hAnsi="Century Gothic"/>
          <w:sz w:val="22"/>
        </w:rPr>
      </w:pPr>
      <w:r w:rsidRPr="001409F9">
        <w:rPr>
          <w:rFonts w:ascii="Century Gothic" w:eastAsia="微軟正黑體" w:hAnsi="Century Gothic" w:hint="eastAsia"/>
          <w:sz w:val="22"/>
        </w:rPr>
        <w:t>於</w:t>
      </w:r>
      <w:r>
        <w:rPr>
          <w:rFonts w:ascii="Century Gothic" w:eastAsia="微軟正黑體" w:hAnsi="Century Gothic" w:hint="eastAsia"/>
          <w:sz w:val="22"/>
        </w:rPr>
        <w:t>前述表格狀態點擊「查詢申辦進度」</w:t>
      </w:r>
      <w:r w:rsidRPr="001409F9">
        <w:rPr>
          <w:rFonts w:ascii="Century Gothic" w:eastAsia="微軟正黑體" w:hAnsi="Century Gothic" w:hint="eastAsia"/>
          <w:sz w:val="22"/>
        </w:rPr>
        <w:t>，導引至下方流程。</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254"/>
        <w:gridCol w:w="6232"/>
      </w:tblGrid>
      <w:tr w:rsidR="00A31421" w14:paraId="5A6B834D" w14:textId="77777777" w:rsidTr="00A31421">
        <w:trPr>
          <w:trHeight w:val="80"/>
        </w:trPr>
        <w:tc>
          <w:tcPr>
            <w:tcW w:w="2710" w:type="dxa"/>
            <w:shd w:val="clear" w:color="auto" w:fill="D9D9D9" w:themeFill="background1" w:themeFillShade="D9"/>
          </w:tcPr>
          <w:p w14:paraId="63B0C05F" w14:textId="1C247649"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申辦進度</w:t>
            </w:r>
            <w:r>
              <w:rPr>
                <w:rFonts w:ascii="Century Gothic" w:eastAsia="微軟正黑體" w:hAnsi="Century Gothic" w:hint="eastAsia"/>
                <w:sz w:val="22"/>
              </w:rPr>
              <w:t>S</w:t>
            </w:r>
            <w:r>
              <w:rPr>
                <w:rFonts w:ascii="Century Gothic" w:eastAsia="微軟正黑體" w:hAnsi="Century Gothic"/>
                <w:sz w:val="22"/>
              </w:rPr>
              <w:t>tep1</w:t>
            </w:r>
          </w:p>
        </w:tc>
        <w:tc>
          <w:tcPr>
            <w:tcW w:w="1254" w:type="dxa"/>
            <w:shd w:val="clear" w:color="auto" w:fill="D9D9D9" w:themeFill="background1" w:themeFillShade="D9"/>
          </w:tcPr>
          <w:p w14:paraId="0ED0F1ED"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shd w:val="clear" w:color="auto" w:fill="D9D9D9" w:themeFill="background1" w:themeFillShade="D9"/>
          </w:tcPr>
          <w:p w14:paraId="00DDDCC8"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A31421" w14:paraId="795C0B83" w14:textId="77777777" w:rsidTr="00A31421">
        <w:tblPrEx>
          <w:tblCellMar>
            <w:left w:w="28" w:type="dxa"/>
            <w:right w:w="28" w:type="dxa"/>
          </w:tblCellMar>
        </w:tblPrEx>
        <w:trPr>
          <w:trHeight w:val="227"/>
        </w:trPr>
        <w:tc>
          <w:tcPr>
            <w:tcW w:w="2710" w:type="dxa"/>
            <w:vMerge w:val="restart"/>
          </w:tcPr>
          <w:p w14:paraId="699905FA" w14:textId="7A0539DA" w:rsidR="00A31421" w:rsidRDefault="00A31421" w:rsidP="00A31421">
            <w:pPr>
              <w:spacing w:line="0" w:lineRule="atLeast"/>
              <w:jc w:val="center"/>
              <w:rPr>
                <w:noProof/>
              </w:rPr>
            </w:pPr>
            <w:r>
              <w:rPr>
                <w:noProof/>
              </w:rPr>
              <w:drawing>
                <wp:inline distT="0" distB="0" distL="0" distR="0" wp14:anchorId="358955AF" wp14:editId="51FE3EC3">
                  <wp:extent cx="1583690" cy="2899458"/>
                  <wp:effectExtent l="0" t="0" r="0" b="0"/>
                  <wp:docPr id="144" name="圖片 5">
                    <a:extLst xmlns:a="http://schemas.openxmlformats.org/drawingml/2006/main">
                      <a:ext uri="{FF2B5EF4-FFF2-40B4-BE49-F238E27FC236}">
                        <a16:creationId xmlns:a16="http://schemas.microsoft.com/office/drawing/2014/main" id="{B4216F6D-DCF3-40AA-975C-7201801C1B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B4216F6D-DCF3-40AA-975C-7201801C1B78}"/>
                              </a:ext>
                            </a:extLst>
                          </pic:cNvPr>
                          <pic:cNvPicPr>
                            <a:picLocks noChangeAspect="1"/>
                          </pic:cNvPicPr>
                        </pic:nvPicPr>
                        <pic:blipFill rotWithShape="1">
                          <a:blip r:embed="rId40" cstate="print">
                            <a:extLst>
                              <a:ext uri="{28A0092B-C50C-407E-A947-70E740481C1C}">
                                <a14:useLocalDpi xmlns:a14="http://schemas.microsoft.com/office/drawing/2010/main" val="0"/>
                              </a:ext>
                            </a:extLst>
                          </a:blip>
                          <a:srcRect b="11965"/>
                          <a:stretch/>
                        </pic:blipFill>
                        <pic:spPr bwMode="auto">
                          <a:xfrm>
                            <a:off x="0" y="0"/>
                            <a:ext cx="1584000" cy="2900026"/>
                          </a:xfrm>
                          <a:prstGeom prst="rect">
                            <a:avLst/>
                          </a:prstGeom>
                          <a:ln>
                            <a:noFill/>
                          </a:ln>
                          <a:extLst>
                            <a:ext uri="{53640926-AAD7-44D8-BBD7-CCE9431645EC}">
                              <a14:shadowObscured xmlns:a14="http://schemas.microsoft.com/office/drawing/2010/main"/>
                            </a:ext>
                          </a:extLst>
                        </pic:spPr>
                      </pic:pic>
                    </a:graphicData>
                  </a:graphic>
                </wp:inline>
              </w:drawing>
            </w:r>
          </w:p>
        </w:tc>
        <w:tc>
          <w:tcPr>
            <w:tcW w:w="1254" w:type="dxa"/>
          </w:tcPr>
          <w:p w14:paraId="5C87C017"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身分證字號</w:t>
            </w:r>
          </w:p>
          <w:p w14:paraId="2E87276E" w14:textId="5EE11D20"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(t</w:t>
            </w:r>
            <w:r>
              <w:rPr>
                <w:rFonts w:ascii="Century Gothic" w:eastAsia="微軟正黑體" w:hAnsi="Century Gothic"/>
                <w:sz w:val="22"/>
              </w:rPr>
              <w:t>ext field</w:t>
            </w:r>
            <w:r>
              <w:rPr>
                <w:rFonts w:ascii="Century Gothic" w:eastAsia="微軟正黑體" w:hAnsi="Century Gothic" w:hint="eastAsia"/>
                <w:sz w:val="22"/>
              </w:rPr>
              <w:t>)</w:t>
            </w:r>
          </w:p>
        </w:tc>
        <w:tc>
          <w:tcPr>
            <w:tcW w:w="6232" w:type="dxa"/>
          </w:tcPr>
          <w:p w14:paraId="67FF856B" w14:textId="77777777" w:rsidR="00A31421" w:rsidRDefault="00A31421" w:rsidP="0039272F">
            <w:pPr>
              <w:pStyle w:val="af5"/>
              <w:numPr>
                <w:ilvl w:val="0"/>
                <w:numId w:val="116"/>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請輸入您的身分證字號</w:t>
            </w:r>
          </w:p>
          <w:p w14:paraId="50AE567A" w14:textId="77777777" w:rsidR="00A31421" w:rsidRDefault="00A31421" w:rsidP="0039272F">
            <w:pPr>
              <w:pStyle w:val="af5"/>
              <w:numPr>
                <w:ilvl w:val="0"/>
                <w:numId w:val="116"/>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輸入限制：限</w:t>
            </w:r>
            <w:r>
              <w:rPr>
                <w:rFonts w:ascii="Century Gothic" w:eastAsia="微軟正黑體" w:hAnsi="Century Gothic"/>
                <w:sz w:val="22"/>
              </w:rPr>
              <w:t>10</w:t>
            </w:r>
            <w:r>
              <w:rPr>
                <w:rFonts w:ascii="Century Gothic" w:eastAsia="微軟正黑體" w:hAnsi="Century Gothic" w:hint="eastAsia"/>
                <w:sz w:val="22"/>
              </w:rPr>
              <w:t>碼英數字，不允許符號，不得複製貼上</w:t>
            </w:r>
          </w:p>
          <w:p w14:paraId="370C9926" w14:textId="4B3862C8" w:rsidR="00A31421" w:rsidRPr="001409F9" w:rsidRDefault="00A31421" w:rsidP="0039272F">
            <w:pPr>
              <w:pStyle w:val="af5"/>
              <w:numPr>
                <w:ilvl w:val="0"/>
                <w:numId w:val="105"/>
              </w:numPr>
              <w:spacing w:line="0" w:lineRule="atLeast"/>
              <w:ind w:leftChars="0"/>
              <w:rPr>
                <w:rFonts w:ascii="Century Gothic" w:eastAsia="微軟正黑體" w:hAnsi="Century Gothic"/>
                <w:sz w:val="22"/>
              </w:rPr>
            </w:pPr>
            <w:r w:rsidRPr="001409F9">
              <w:rPr>
                <w:rFonts w:ascii="Century Gothic" w:eastAsia="微軟正黑體" w:hAnsi="Century Gothic" w:hint="eastAsia"/>
                <w:sz w:val="22"/>
              </w:rPr>
              <w:t>格式檢核：須符合</w:t>
            </w:r>
            <w:r>
              <w:rPr>
                <w:rFonts w:ascii="Century Gothic" w:eastAsia="微軟正黑體" w:hAnsi="Century Gothic" w:hint="eastAsia"/>
                <w:sz w:val="22"/>
              </w:rPr>
              <w:t>身分證字號編碼規則</w:t>
            </w:r>
          </w:p>
        </w:tc>
      </w:tr>
      <w:tr w:rsidR="00A31421" w14:paraId="341FA625" w14:textId="77777777" w:rsidTr="00A31421">
        <w:tblPrEx>
          <w:tblCellMar>
            <w:left w:w="28" w:type="dxa"/>
            <w:right w:w="28" w:type="dxa"/>
          </w:tblCellMar>
        </w:tblPrEx>
        <w:trPr>
          <w:trHeight w:val="227"/>
        </w:trPr>
        <w:tc>
          <w:tcPr>
            <w:tcW w:w="2710" w:type="dxa"/>
            <w:vMerge/>
          </w:tcPr>
          <w:p w14:paraId="5B329015"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30696DA5" w14:textId="234DCC3E"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出生年月日</w:t>
            </w: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tcPr>
          <w:p w14:paraId="11A8C117" w14:textId="77777777" w:rsidR="00A31421" w:rsidRDefault="00A31421" w:rsidP="0039272F">
            <w:pPr>
              <w:pStyle w:val="af5"/>
              <w:numPr>
                <w:ilvl w:val="0"/>
                <w:numId w:val="117"/>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請輸入您的出生年月日</w:t>
            </w:r>
          </w:p>
          <w:p w14:paraId="12043CD7" w14:textId="77777777" w:rsidR="00A31421" w:rsidRDefault="00A31421" w:rsidP="0039272F">
            <w:pPr>
              <w:pStyle w:val="af5"/>
              <w:numPr>
                <w:ilvl w:val="0"/>
                <w:numId w:val="117"/>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8</w:t>
            </w:r>
            <w:r>
              <w:rPr>
                <w:rFonts w:ascii="Century Gothic" w:eastAsia="微軟正黑體" w:hAnsi="Century Gothic" w:hint="eastAsia"/>
                <w:sz w:val="22"/>
              </w:rPr>
              <w:t>碼數字，</w:t>
            </w:r>
            <w:r>
              <w:rPr>
                <w:rFonts w:ascii="Century Gothic" w:eastAsia="微軟正黑體" w:hAnsi="Century Gothic" w:hint="eastAsia"/>
                <w:sz w:val="22"/>
              </w:rPr>
              <w:t>4</w:t>
            </w:r>
            <w:r>
              <w:rPr>
                <w:rFonts w:ascii="Century Gothic" w:eastAsia="微軟正黑體" w:hAnsi="Century Gothic"/>
                <w:sz w:val="22"/>
              </w:rPr>
              <w:t>/2/2</w:t>
            </w:r>
            <w:r>
              <w:rPr>
                <w:rFonts w:ascii="Century Gothic" w:eastAsia="微軟正黑體" w:hAnsi="Century Gothic" w:hint="eastAsia"/>
                <w:sz w:val="22"/>
              </w:rPr>
              <w:t>自動鍵入斜線，不得複製貼上</w:t>
            </w:r>
          </w:p>
          <w:p w14:paraId="57A01A59" w14:textId="479EC166" w:rsidR="00A31421" w:rsidRDefault="00A31421" w:rsidP="0039272F">
            <w:pPr>
              <w:pStyle w:val="af5"/>
              <w:numPr>
                <w:ilvl w:val="0"/>
                <w:numId w:val="111"/>
              </w:numPr>
              <w:spacing w:line="0" w:lineRule="atLeast"/>
              <w:ind w:leftChars="0"/>
              <w:rPr>
                <w:rFonts w:ascii="Century Gothic" w:eastAsia="微軟正黑體" w:hAnsi="Century Gothic"/>
                <w:sz w:val="22"/>
              </w:rPr>
            </w:pPr>
            <w:r>
              <w:rPr>
                <w:rFonts w:ascii="Century Gothic" w:eastAsia="微軟正黑體" w:hAnsi="Century Gothic" w:hint="eastAsia"/>
                <w:sz w:val="22"/>
              </w:rPr>
              <w:t>格式檢核：須符合生日格式</w:t>
            </w:r>
          </w:p>
        </w:tc>
      </w:tr>
      <w:tr w:rsidR="00A31421" w14:paraId="2D5C9108" w14:textId="77777777" w:rsidTr="00A31421">
        <w:tblPrEx>
          <w:tblCellMar>
            <w:left w:w="28" w:type="dxa"/>
            <w:right w:w="28" w:type="dxa"/>
          </w:tblCellMar>
        </w:tblPrEx>
        <w:trPr>
          <w:trHeight w:val="227"/>
        </w:trPr>
        <w:tc>
          <w:tcPr>
            <w:tcW w:w="2710" w:type="dxa"/>
            <w:vMerge/>
          </w:tcPr>
          <w:p w14:paraId="7DC14993"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7B307BD1"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驗證碼</w:t>
            </w:r>
          </w:p>
          <w:p w14:paraId="0E0B0507"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tcPr>
          <w:p w14:paraId="57CC9A02" w14:textId="77777777" w:rsidR="00A31421" w:rsidRDefault="00A31421" w:rsidP="0039272F">
            <w:pPr>
              <w:pStyle w:val="af5"/>
              <w:numPr>
                <w:ilvl w:val="0"/>
                <w:numId w:val="118"/>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請輸入驗證碼</w:t>
            </w:r>
          </w:p>
          <w:p w14:paraId="5F3D2EF8" w14:textId="77777777" w:rsidR="00A31421" w:rsidRDefault="00A31421" w:rsidP="0039272F">
            <w:pPr>
              <w:pStyle w:val="af5"/>
              <w:numPr>
                <w:ilvl w:val="0"/>
                <w:numId w:val="118"/>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6</w:t>
            </w:r>
            <w:r>
              <w:rPr>
                <w:rFonts w:ascii="Century Gothic" w:eastAsia="微軟正黑體" w:hAnsi="Century Gothic" w:hint="eastAsia"/>
                <w:sz w:val="22"/>
              </w:rPr>
              <w:t>碼數字</w:t>
            </w:r>
          </w:p>
          <w:p w14:paraId="493FBDAE" w14:textId="77777777" w:rsidR="00A31421" w:rsidRPr="00A31065" w:rsidRDefault="00A31421" w:rsidP="0039272F">
            <w:pPr>
              <w:pStyle w:val="af5"/>
              <w:numPr>
                <w:ilvl w:val="0"/>
                <w:numId w:val="118"/>
              </w:numPr>
              <w:spacing w:line="0" w:lineRule="atLeast"/>
              <w:ind w:leftChars="0"/>
              <w:rPr>
                <w:rFonts w:ascii="Century Gothic" w:eastAsia="微軟正黑體" w:hAnsi="Century Gothic"/>
                <w:sz w:val="22"/>
              </w:rPr>
            </w:pPr>
            <w:r>
              <w:rPr>
                <w:rFonts w:ascii="Century Gothic" w:eastAsia="微軟正黑體" w:hAnsi="Century Gothic" w:hint="eastAsia"/>
                <w:sz w:val="22"/>
              </w:rPr>
              <w:t>重整符號</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點擊可重新</w:t>
            </w:r>
            <w:proofErr w:type="gramEnd"/>
            <w:r>
              <w:rPr>
                <w:rFonts w:ascii="Century Gothic" w:eastAsia="微軟正黑體" w:hAnsi="Century Gothic" w:hint="eastAsia"/>
                <w:sz w:val="22"/>
              </w:rPr>
              <w:t>產出驗證碼</w:t>
            </w:r>
          </w:p>
        </w:tc>
      </w:tr>
      <w:tr w:rsidR="00A31421" w14:paraId="2DA10BFA" w14:textId="77777777" w:rsidTr="00A31421">
        <w:tblPrEx>
          <w:tblCellMar>
            <w:left w:w="28" w:type="dxa"/>
            <w:right w:w="28" w:type="dxa"/>
          </w:tblCellMar>
        </w:tblPrEx>
        <w:trPr>
          <w:trHeight w:val="227"/>
        </w:trPr>
        <w:tc>
          <w:tcPr>
            <w:tcW w:w="2710" w:type="dxa"/>
            <w:vMerge/>
          </w:tcPr>
          <w:p w14:paraId="5334AB0F"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26933F69" w14:textId="38E9B09A"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確定</w:t>
            </w:r>
            <w:r w:rsidR="00D53618">
              <w:rPr>
                <w:rFonts w:ascii="Century Gothic" w:eastAsia="微軟正黑體" w:hAnsi="Century Gothic" w:hint="eastAsia"/>
                <w:sz w:val="22"/>
              </w:rPr>
              <w:t>查詢</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Pr>
          <w:p w14:paraId="79F45444" w14:textId="4EF4662E" w:rsidR="00A31421" w:rsidRDefault="00A31421" w:rsidP="0039272F">
            <w:pPr>
              <w:pStyle w:val="af5"/>
              <w:numPr>
                <w:ilvl w:val="0"/>
                <w:numId w:val="11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00D53618">
              <w:rPr>
                <w:rFonts w:ascii="Century Gothic" w:eastAsia="微軟正黑體" w:hAnsi="Century Gothic"/>
                <w:sz w:val="22"/>
              </w:rPr>
              <w:t xml:space="preserve"> </w:t>
            </w:r>
          </w:p>
          <w:p w14:paraId="2D51AC97" w14:textId="77777777" w:rsidR="00A31421" w:rsidRDefault="00A31421" w:rsidP="0039272F">
            <w:pPr>
              <w:pStyle w:val="af5"/>
              <w:numPr>
                <w:ilvl w:val="0"/>
                <w:numId w:val="119"/>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p>
          <w:tbl>
            <w:tblPr>
              <w:tblStyle w:val="aa"/>
              <w:tblW w:w="5775" w:type="dxa"/>
              <w:tblLayout w:type="fixed"/>
              <w:tblLook w:val="04A0" w:firstRow="1" w:lastRow="0" w:firstColumn="1" w:lastColumn="0" w:noHBand="0" w:noVBand="1"/>
            </w:tblPr>
            <w:tblGrid>
              <w:gridCol w:w="1614"/>
              <w:gridCol w:w="4161"/>
            </w:tblGrid>
            <w:tr w:rsidR="00A31421" w:rsidRPr="00DA0802" w14:paraId="1B3C3DA0" w14:textId="77777777" w:rsidTr="00A31421">
              <w:tc>
                <w:tcPr>
                  <w:tcW w:w="1614" w:type="dxa"/>
                  <w:shd w:val="clear" w:color="auto" w:fill="D9D9D9" w:themeFill="background1" w:themeFillShade="D9"/>
                </w:tcPr>
                <w:p w14:paraId="3156E84F"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檢核前端錯誤</w:t>
                  </w:r>
                </w:p>
              </w:tc>
              <w:tc>
                <w:tcPr>
                  <w:tcW w:w="4161" w:type="dxa"/>
                  <w:shd w:val="clear" w:color="auto" w:fill="D9D9D9" w:themeFill="background1" w:themeFillShade="D9"/>
                </w:tcPr>
                <w:p w14:paraId="6E1AF52A"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前端文字訊息</w:t>
                  </w:r>
                </w:p>
              </w:tc>
            </w:tr>
            <w:tr w:rsidR="00A31421" w:rsidRPr="00DA0802" w14:paraId="68994BA5" w14:textId="77777777" w:rsidTr="00A31421">
              <w:tc>
                <w:tcPr>
                  <w:tcW w:w="1614" w:type="dxa"/>
                  <w:shd w:val="clear" w:color="auto" w:fill="auto"/>
                </w:tcPr>
                <w:p w14:paraId="7114F638" w14:textId="77777777" w:rsidR="00A31421" w:rsidRDefault="00A31421" w:rsidP="00A31421">
                  <w:pPr>
                    <w:spacing w:line="0" w:lineRule="atLeast"/>
                    <w:rPr>
                      <w:rFonts w:ascii="Century Gothic" w:eastAsia="微軟正黑體" w:hAnsi="Century Gothic"/>
                      <w:sz w:val="20"/>
                      <w:szCs w:val="20"/>
                    </w:rPr>
                  </w:pPr>
                  <w:proofErr w:type="gramStart"/>
                  <w:r>
                    <w:rPr>
                      <w:rFonts w:ascii="Century Gothic" w:eastAsia="微軟正黑體" w:hAnsi="Century Gothic" w:hint="eastAsia"/>
                      <w:sz w:val="20"/>
                      <w:szCs w:val="20"/>
                    </w:rPr>
                    <w:t>欄位空值</w:t>
                  </w:r>
                  <w:proofErr w:type="gramEnd"/>
                </w:p>
              </w:tc>
              <w:tc>
                <w:tcPr>
                  <w:tcW w:w="4161" w:type="dxa"/>
                  <w:shd w:val="clear" w:color="auto" w:fill="auto"/>
                </w:tcPr>
                <w:p w14:paraId="4C36AD0B"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不能空著</w:t>
                  </w:r>
                  <w:proofErr w:type="gramStart"/>
                  <w:r>
                    <w:rPr>
                      <w:rFonts w:ascii="Century Gothic" w:eastAsia="微軟正黑體" w:hAnsi="Century Gothic" w:hint="eastAsia"/>
                      <w:sz w:val="20"/>
                      <w:szCs w:val="20"/>
                    </w:rPr>
                    <w:t>唷</w:t>
                  </w:r>
                  <w:proofErr w:type="gramEnd"/>
                  <w:r>
                    <w:rPr>
                      <w:rFonts w:ascii="Century Gothic" w:eastAsia="微軟正黑體" w:hAnsi="Century Gothic" w:hint="eastAsia"/>
                      <w:sz w:val="20"/>
                      <w:szCs w:val="20"/>
                    </w:rPr>
                    <w:t>。</w:t>
                  </w:r>
                </w:p>
              </w:tc>
            </w:tr>
            <w:tr w:rsidR="00A31421" w:rsidRPr="00DA0802" w14:paraId="2A7E0418" w14:textId="77777777" w:rsidTr="00A31421">
              <w:tc>
                <w:tcPr>
                  <w:tcW w:w="1614" w:type="dxa"/>
                  <w:shd w:val="clear" w:color="auto" w:fill="auto"/>
                </w:tcPr>
                <w:p w14:paraId="5BF7F22D"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格式錯誤</w:t>
                  </w:r>
                </w:p>
              </w:tc>
              <w:tc>
                <w:tcPr>
                  <w:tcW w:w="4161" w:type="dxa"/>
                  <w:shd w:val="clear" w:color="auto" w:fill="auto"/>
                </w:tcPr>
                <w:p w14:paraId="52127E24"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哎呀！</w:t>
                  </w:r>
                  <w:r>
                    <w:rPr>
                      <w:rFonts w:ascii="Century Gothic" w:eastAsia="微軟正黑體" w:hAnsi="Century Gothic" w:hint="eastAsia"/>
                      <w:sz w:val="20"/>
                      <w:szCs w:val="20"/>
                    </w:rPr>
                    <w:t>#</w:t>
                  </w: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格式有誤，請重新輸入。</w:t>
                  </w:r>
                </w:p>
              </w:tc>
            </w:tr>
            <w:tr w:rsidR="00A31421" w:rsidRPr="00DA0802" w14:paraId="0BE479F7" w14:textId="77777777" w:rsidTr="00A31421">
              <w:tc>
                <w:tcPr>
                  <w:tcW w:w="1614" w:type="dxa"/>
                  <w:shd w:val="clear" w:color="auto" w:fill="auto"/>
                </w:tcPr>
                <w:p w14:paraId="3F6FDE77"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p>
              </w:tc>
              <w:tc>
                <w:tcPr>
                  <w:tcW w:w="4161" w:type="dxa"/>
                  <w:shd w:val="clear" w:color="auto" w:fill="auto"/>
                </w:tcPr>
                <w:p w14:paraId="41B65B97"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請重新輸入驗證碼</w:t>
                  </w:r>
                </w:p>
              </w:tc>
            </w:tr>
            <w:tr w:rsidR="00A31421" w:rsidRPr="00DA0802" w14:paraId="3E53317F" w14:textId="77777777" w:rsidTr="00A31421">
              <w:tc>
                <w:tcPr>
                  <w:tcW w:w="1614" w:type="dxa"/>
                  <w:shd w:val="clear" w:color="auto" w:fill="D9D9D9" w:themeFill="background1" w:themeFillShade="D9"/>
                  <w:vAlign w:val="center"/>
                </w:tcPr>
                <w:p w14:paraId="57279E7E" w14:textId="77777777" w:rsidR="00A31421" w:rsidRPr="00A31421" w:rsidRDefault="00A31421" w:rsidP="00A3142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檢核前端正確</w:t>
                  </w:r>
                </w:p>
              </w:tc>
              <w:tc>
                <w:tcPr>
                  <w:tcW w:w="4161" w:type="dxa"/>
                  <w:shd w:val="clear" w:color="auto" w:fill="D9D9D9" w:themeFill="background1" w:themeFillShade="D9"/>
                </w:tcPr>
                <w:p w14:paraId="25F83698" w14:textId="77777777" w:rsidR="00A31421" w:rsidRPr="00A31421" w:rsidRDefault="00A31421" w:rsidP="00A3142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動作</w:t>
                  </w:r>
                </w:p>
              </w:tc>
            </w:tr>
            <w:tr w:rsidR="00A31421" w:rsidRPr="00DA0802" w14:paraId="6F797A31" w14:textId="77777777" w:rsidTr="00A31421">
              <w:tc>
                <w:tcPr>
                  <w:tcW w:w="1614" w:type="dxa"/>
                </w:tcPr>
                <w:p w14:paraId="189EAB88" w14:textId="77777777" w:rsidR="00A31421" w:rsidRDefault="00A31421" w:rsidP="00A31421">
                  <w:pPr>
                    <w:spacing w:line="0" w:lineRule="atLeast"/>
                    <w:rPr>
                      <w:rFonts w:ascii="Century Gothic" w:eastAsia="微軟正黑體" w:hAnsi="Century Gothic"/>
                      <w:sz w:val="20"/>
                      <w:szCs w:val="20"/>
                    </w:rPr>
                  </w:pPr>
                </w:p>
              </w:tc>
              <w:tc>
                <w:tcPr>
                  <w:tcW w:w="4161" w:type="dxa"/>
                </w:tcPr>
                <w:p w14:paraId="1A274472" w14:textId="77777777" w:rsidR="00A31421" w:rsidRPr="00F10D4E"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前往</w:t>
                  </w:r>
                  <w:r>
                    <w:rPr>
                      <w:rFonts w:ascii="Century Gothic" w:eastAsia="微軟正黑體" w:hAnsi="Century Gothic"/>
                      <w:sz w:val="20"/>
                      <w:szCs w:val="20"/>
                    </w:rPr>
                    <w:t>Step2</w:t>
                  </w:r>
                </w:p>
              </w:tc>
            </w:tr>
          </w:tbl>
          <w:p w14:paraId="22518D28" w14:textId="77777777" w:rsidR="00A31421" w:rsidRPr="00A31065" w:rsidRDefault="00A31421" w:rsidP="0039272F">
            <w:pPr>
              <w:pStyle w:val="af5"/>
              <w:numPr>
                <w:ilvl w:val="0"/>
                <w:numId w:val="118"/>
              </w:numPr>
              <w:spacing w:line="0" w:lineRule="atLeast"/>
              <w:ind w:leftChars="0"/>
              <w:rPr>
                <w:rFonts w:ascii="Century Gothic" w:eastAsia="微軟正黑體" w:hAnsi="Century Gothic"/>
                <w:sz w:val="22"/>
              </w:rPr>
            </w:pPr>
          </w:p>
        </w:tc>
      </w:tr>
      <w:tr w:rsidR="00A31421" w14:paraId="14F423B1" w14:textId="77777777" w:rsidTr="00A31421">
        <w:tblPrEx>
          <w:tblCellMar>
            <w:left w:w="28" w:type="dxa"/>
            <w:right w:w="28" w:type="dxa"/>
          </w:tblCellMar>
        </w:tblPrEx>
        <w:trPr>
          <w:trHeight w:val="227"/>
        </w:trPr>
        <w:tc>
          <w:tcPr>
            <w:tcW w:w="2710" w:type="dxa"/>
            <w:vMerge/>
          </w:tcPr>
          <w:p w14:paraId="1655447F"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60318B56"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Pr>
          <w:p w14:paraId="67BB3BDB" w14:textId="77777777" w:rsidR="00A31421" w:rsidRPr="00A31065" w:rsidRDefault="00A31421" w:rsidP="0039272F">
            <w:pPr>
              <w:pStyle w:val="af5"/>
              <w:numPr>
                <w:ilvl w:val="0"/>
                <w:numId w:val="11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：返回「信用卡管理頁」</w:t>
            </w:r>
          </w:p>
        </w:tc>
      </w:tr>
      <w:tr w:rsidR="00A31421" w14:paraId="57699396"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3DF90" w14:textId="31D4B82C" w:rsidR="00A31421" w:rsidRDefault="00D53618"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申辦進度</w:t>
            </w:r>
            <w:r w:rsidR="00A31421">
              <w:rPr>
                <w:rFonts w:ascii="Century Gothic" w:eastAsia="微軟正黑體" w:hAnsi="Century Gothic" w:hint="eastAsia"/>
                <w:sz w:val="22"/>
              </w:rPr>
              <w:t>S</w:t>
            </w:r>
            <w:r w:rsidR="00A31421">
              <w:rPr>
                <w:rFonts w:ascii="Century Gothic" w:eastAsia="微軟正黑體" w:hAnsi="Century Gothic"/>
                <w:sz w:val="22"/>
              </w:rPr>
              <w:t>tep2</w:t>
            </w:r>
          </w:p>
        </w:tc>
        <w:tc>
          <w:tcPr>
            <w:tcW w:w="1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546B9B"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10069"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D53618" w:rsidRPr="00505A60" w14:paraId="34C0824C"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084FBA5C" w14:textId="175201F5" w:rsidR="00D53618" w:rsidRDefault="00D53618" w:rsidP="00D53618">
            <w:pPr>
              <w:spacing w:line="0" w:lineRule="atLeast"/>
              <w:jc w:val="center"/>
              <w:rPr>
                <w:noProof/>
              </w:rPr>
            </w:pPr>
            <w:r>
              <w:rPr>
                <w:noProof/>
              </w:rPr>
              <w:drawing>
                <wp:inline distT="0" distB="0" distL="0" distR="0" wp14:anchorId="4021D2CC" wp14:editId="1FE0915F">
                  <wp:extent cx="1574800" cy="3084841"/>
                  <wp:effectExtent l="0" t="0" r="6350" b="1270"/>
                  <wp:docPr id="145" name="圖片 127">
                    <a:extLst xmlns:a="http://schemas.openxmlformats.org/drawingml/2006/main">
                      <a:ext uri="{FF2B5EF4-FFF2-40B4-BE49-F238E27FC236}">
                        <a16:creationId xmlns:a16="http://schemas.microsoft.com/office/drawing/2014/main" id="{82ACC5F4-48BC-415F-A277-C355D0640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圖片 127">
                            <a:extLst>
                              <a:ext uri="{FF2B5EF4-FFF2-40B4-BE49-F238E27FC236}">
                                <a16:creationId xmlns:a16="http://schemas.microsoft.com/office/drawing/2014/main" id="{82ACC5F4-48BC-415F-A277-C355D0640DDA}"/>
                              </a:ext>
                            </a:extLst>
                          </pic:cNvPr>
                          <pic:cNvPicPr>
                            <a:picLocks noChangeAspect="1"/>
                          </pic:cNvPicPr>
                        </pic:nvPicPr>
                        <pic:blipFill rotWithShape="1">
                          <a:blip r:embed="rId41" cstate="print">
                            <a:extLst>
                              <a:ext uri="{28A0092B-C50C-407E-A947-70E740481C1C}">
                                <a14:useLocalDpi xmlns:a14="http://schemas.microsoft.com/office/drawing/2010/main" val="0"/>
                              </a:ext>
                            </a:extLst>
                          </a:blip>
                          <a:srcRect b="13602"/>
                          <a:stretch/>
                        </pic:blipFill>
                        <pic:spPr bwMode="auto">
                          <a:xfrm>
                            <a:off x="0" y="0"/>
                            <a:ext cx="1579056" cy="3093178"/>
                          </a:xfrm>
                          <a:prstGeom prst="rect">
                            <a:avLst/>
                          </a:prstGeom>
                          <a:ln>
                            <a:noFill/>
                          </a:ln>
                          <a:extLst>
                            <a:ext uri="{53640926-AAD7-44D8-BBD7-CCE9431645EC}">
                              <a14:shadowObscured xmlns:a14="http://schemas.microsoft.com/office/drawing/2010/main"/>
                            </a:ext>
                          </a:extLst>
                        </pic:spPr>
                      </pic:pic>
                    </a:graphicData>
                  </a:graphic>
                </wp:inline>
              </w:drawing>
            </w:r>
          </w:p>
        </w:tc>
        <w:tc>
          <w:tcPr>
            <w:tcW w:w="1254" w:type="dxa"/>
            <w:tcBorders>
              <w:top w:val="single" w:sz="4" w:space="0" w:color="auto"/>
              <w:left w:val="single" w:sz="4" w:space="0" w:color="auto"/>
              <w:bottom w:val="single" w:sz="4" w:space="0" w:color="auto"/>
              <w:right w:val="single" w:sz="4" w:space="0" w:color="auto"/>
            </w:tcBorders>
          </w:tcPr>
          <w:p w14:paraId="75AD1F3B" w14:textId="3A4C75C6" w:rsidR="00D53618" w:rsidRDefault="00D53618" w:rsidP="00D53618">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232" w:type="dxa"/>
            <w:tcBorders>
              <w:top w:val="single" w:sz="4" w:space="0" w:color="auto"/>
              <w:left w:val="single" w:sz="4" w:space="0" w:color="auto"/>
              <w:bottom w:val="single" w:sz="4" w:space="0" w:color="auto"/>
              <w:right w:val="single" w:sz="4" w:space="0" w:color="auto"/>
            </w:tcBorders>
          </w:tcPr>
          <w:p w14:paraId="4B22B7FD" w14:textId="77777777" w:rsidR="00D53618" w:rsidRDefault="00D53618" w:rsidP="0039272F">
            <w:pPr>
              <w:pStyle w:val="af5"/>
              <w:numPr>
                <w:ilvl w:val="0"/>
                <w:numId w:val="120"/>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w:t>
            </w:r>
            <w:r>
              <w:rPr>
                <w:rFonts w:ascii="Century Gothic" w:eastAsia="微軟正黑體" w:hAnsi="Century Gothic"/>
                <w:sz w:val="22"/>
              </w:rPr>
              <w:t>ID</w:t>
            </w:r>
            <w:r>
              <w:rPr>
                <w:rFonts w:ascii="Century Gothic" w:eastAsia="微軟正黑體" w:hAnsi="Century Gothic" w:hint="eastAsia"/>
                <w:sz w:val="22"/>
              </w:rPr>
              <w:t>申辦進度卡片列表</w:t>
            </w:r>
          </w:p>
          <w:p w14:paraId="0DF95468" w14:textId="77777777" w:rsidR="00D53618" w:rsidRPr="003B7888" w:rsidRDefault="00D53618" w:rsidP="0039272F">
            <w:pPr>
              <w:pStyle w:val="af5"/>
              <w:numPr>
                <w:ilvl w:val="0"/>
                <w:numId w:val="120"/>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3127D80C" w14:textId="77777777" w:rsidR="00D53618" w:rsidRDefault="00D53618" w:rsidP="0039272F">
            <w:pPr>
              <w:pStyle w:val="af5"/>
              <w:numPr>
                <w:ilvl w:val="0"/>
                <w:numId w:val="121"/>
              </w:numPr>
              <w:spacing w:line="0" w:lineRule="atLeast"/>
              <w:ind w:leftChars="0"/>
              <w:rPr>
                <w:rFonts w:ascii="Century Gothic" w:eastAsia="微軟正黑體" w:hAnsi="Century Gothic"/>
                <w:sz w:val="22"/>
              </w:rPr>
            </w:pPr>
            <w:proofErr w:type="gramStart"/>
            <w:r>
              <w:rPr>
                <w:rFonts w:ascii="Century Gothic" w:eastAsia="微軟正黑體" w:hAnsi="Century Gothic" w:hint="eastAsia"/>
                <w:sz w:val="22"/>
              </w:rPr>
              <w:t>卡圖</w:t>
            </w:r>
            <w:proofErr w:type="gramEnd"/>
            <w:r>
              <w:rPr>
                <w:rFonts w:ascii="Century Gothic" w:eastAsia="微軟正黑體" w:hAnsi="Century Gothic" w:hint="eastAsia"/>
                <w:sz w:val="22"/>
              </w:rPr>
              <w:t>：依前述來源</w:t>
            </w:r>
          </w:p>
          <w:p w14:paraId="60981C06" w14:textId="77777777" w:rsidR="00D53618" w:rsidRDefault="00D53618" w:rsidP="0039272F">
            <w:pPr>
              <w:pStyle w:val="af5"/>
              <w:numPr>
                <w:ilvl w:val="0"/>
                <w:numId w:val="121"/>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w:t>
            </w:r>
            <w:proofErr w:type="gramStart"/>
            <w:r>
              <w:rPr>
                <w:rFonts w:ascii="Century Gothic" w:eastAsia="微軟正黑體" w:hAnsi="Century Gothic" w:hint="eastAsia"/>
                <w:sz w:val="22"/>
              </w:rPr>
              <w:t>卡名需</w:t>
            </w:r>
            <w:proofErr w:type="gramEnd"/>
            <w:r>
              <w:rPr>
                <w:rFonts w:ascii="Century Gothic" w:eastAsia="微軟正黑體" w:hAnsi="Century Gothic" w:hint="eastAsia"/>
                <w:sz w:val="22"/>
              </w:rPr>
              <w:t>完整顯示，最多</w:t>
            </w:r>
            <w:r>
              <w:rPr>
                <w:rFonts w:ascii="Century Gothic" w:eastAsia="微軟正黑體" w:hAnsi="Century Gothic" w:hint="eastAsia"/>
                <w:sz w:val="22"/>
              </w:rPr>
              <w:t>20</w:t>
            </w:r>
            <w:r w:rsidRPr="00925711">
              <w:rPr>
                <w:rFonts w:ascii="Century Gothic" w:eastAsia="微軟正黑體" w:hAnsi="Century Gothic" w:hint="eastAsia"/>
                <w:sz w:val="22"/>
              </w:rPr>
              <w:t>字</w:t>
            </w:r>
          </w:p>
          <w:p w14:paraId="4677FFF3" w14:textId="77777777" w:rsidR="00D53618" w:rsidRDefault="00D53618" w:rsidP="0039272F">
            <w:pPr>
              <w:pStyle w:val="af5"/>
              <w:numPr>
                <w:ilvl w:val="0"/>
                <w:numId w:val="121"/>
              </w:numPr>
              <w:spacing w:line="0" w:lineRule="atLeast"/>
              <w:ind w:leftChars="0"/>
              <w:rPr>
                <w:rFonts w:ascii="Century Gothic" w:eastAsia="微軟正黑體" w:hAnsi="Century Gothic"/>
                <w:sz w:val="22"/>
              </w:rPr>
            </w:pPr>
            <w:r>
              <w:rPr>
                <w:rFonts w:ascii="Century Gothic" w:eastAsia="微軟正黑體" w:hAnsi="Century Gothic" w:hint="eastAsia"/>
                <w:sz w:val="22"/>
              </w:rPr>
              <w:t>卡號資訊：國際發卡組織、卡號</w:t>
            </w:r>
            <w:r w:rsidRPr="002A63DD">
              <w:rPr>
                <w:rFonts w:ascii="Century Gothic" w:eastAsia="微軟正黑體" w:hAnsi="Century Gothic" w:hint="eastAsia"/>
                <w:sz w:val="22"/>
              </w:rPr>
              <w:t>(</w:t>
            </w:r>
            <w:proofErr w:type="gramStart"/>
            <w:r w:rsidRPr="002A63DD">
              <w:rPr>
                <w:rFonts w:ascii="Century Gothic" w:eastAsia="微軟正黑體" w:hAnsi="Century Gothic" w:hint="eastAsia"/>
                <w:sz w:val="22"/>
              </w:rPr>
              <w:t>隱碼</w:t>
            </w:r>
            <w:proofErr w:type="gramEnd"/>
            <w:r w:rsidRPr="002A63DD">
              <w:rPr>
                <w:rFonts w:ascii="Century Gothic" w:eastAsia="微軟正黑體" w:hAnsi="Century Gothic" w:hint="eastAsia"/>
                <w:sz w:val="22"/>
              </w:rPr>
              <w:t>)</w:t>
            </w:r>
          </w:p>
          <w:p w14:paraId="04A2EB17" w14:textId="77777777" w:rsidR="00D53618" w:rsidRPr="007F7E1A" w:rsidRDefault="00D53618" w:rsidP="0039272F">
            <w:pPr>
              <w:pStyle w:val="af5"/>
              <w:numPr>
                <w:ilvl w:val="0"/>
                <w:numId w:val="121"/>
              </w:numPr>
              <w:spacing w:line="0" w:lineRule="atLeast"/>
              <w:ind w:leftChars="0"/>
              <w:rPr>
                <w:rFonts w:ascii="Century Gothic" w:eastAsia="微軟正黑體" w:hAnsi="Century Gothic"/>
                <w:sz w:val="22"/>
              </w:rPr>
            </w:pPr>
            <w:r>
              <w:rPr>
                <w:rFonts w:ascii="Century Gothic" w:eastAsia="微軟正黑體" w:hAnsi="Century Gothic" w:hint="eastAsia"/>
                <w:sz w:val="22"/>
              </w:rPr>
              <w:t>申辦進度說明：</w:t>
            </w:r>
            <w:r w:rsidRPr="003B7888">
              <w:rPr>
                <w:rFonts w:ascii="Century Gothic" w:eastAsia="微軟正黑體" w:hAnsi="Century Gothic" w:hint="eastAsia"/>
                <w:sz w:val="22"/>
              </w:rPr>
              <w:t>查詢此卡片進度說明，將依照後台回覆「申請狀態」資訊顯示</w:t>
            </w:r>
          </w:p>
          <w:p w14:paraId="792194B6" w14:textId="77777777" w:rsidR="00D53618" w:rsidRDefault="00D53618" w:rsidP="0039272F">
            <w:pPr>
              <w:pStyle w:val="af5"/>
              <w:numPr>
                <w:ilvl w:val="0"/>
                <w:numId w:val="121"/>
              </w:numPr>
              <w:spacing w:line="0" w:lineRule="atLeast"/>
              <w:ind w:leftChars="0"/>
              <w:rPr>
                <w:rFonts w:ascii="Century Gothic" w:eastAsia="微軟正黑體" w:hAnsi="Century Gothic"/>
                <w:sz w:val="22"/>
              </w:rPr>
            </w:pPr>
            <w:r>
              <w:rPr>
                <w:rFonts w:ascii="Century Gothic" w:eastAsia="微軟正黑體" w:hAnsi="Century Gothic" w:hint="eastAsia"/>
                <w:sz w:val="22"/>
              </w:rPr>
              <w:t>狀態時間：顯示此卡片最新更新狀態時間</w:t>
            </w:r>
          </w:p>
          <w:p w14:paraId="185315A3" w14:textId="77777777" w:rsidR="00D53618" w:rsidRDefault="00D53618" w:rsidP="0039272F">
            <w:pPr>
              <w:pStyle w:val="af5"/>
              <w:numPr>
                <w:ilvl w:val="0"/>
                <w:numId w:val="121"/>
              </w:numPr>
              <w:spacing w:line="0" w:lineRule="atLeast"/>
              <w:ind w:leftChars="0"/>
              <w:rPr>
                <w:rFonts w:ascii="Century Gothic" w:eastAsia="微軟正黑體" w:hAnsi="Century Gothic"/>
                <w:sz w:val="22"/>
              </w:rPr>
            </w:pPr>
            <w:r>
              <w:rPr>
                <w:rFonts w:ascii="Century Gothic" w:eastAsia="微軟正黑體" w:hAnsi="Century Gothic" w:hint="eastAsia"/>
                <w:sz w:val="22"/>
              </w:rPr>
              <w:t>狀態</w:t>
            </w:r>
            <w:r>
              <w:rPr>
                <w:rFonts w:ascii="Century Gothic" w:eastAsia="微軟正黑體" w:hAnsi="Century Gothic"/>
                <w:sz w:val="22"/>
              </w:rPr>
              <w:t>icon</w:t>
            </w:r>
            <w:r>
              <w:rPr>
                <w:rFonts w:ascii="Century Gothic" w:eastAsia="微軟正黑體" w:hAnsi="Century Gothic" w:hint="eastAsia"/>
                <w:sz w:val="22"/>
              </w:rPr>
              <w:t>：</w:t>
            </w:r>
          </w:p>
          <w:p w14:paraId="64CF2246" w14:textId="77777777" w:rsidR="00D53618" w:rsidRDefault="00D53618" w:rsidP="0039272F">
            <w:pPr>
              <w:pStyle w:val="af5"/>
              <w:numPr>
                <w:ilvl w:val="0"/>
                <w:numId w:val="122"/>
              </w:numPr>
              <w:spacing w:line="0" w:lineRule="atLeast"/>
              <w:ind w:leftChars="0"/>
              <w:rPr>
                <w:rFonts w:ascii="Century Gothic" w:eastAsia="微軟正黑體" w:hAnsi="Century Gothic"/>
                <w:sz w:val="22"/>
              </w:rPr>
            </w:pPr>
            <w:r>
              <w:rPr>
                <w:rFonts w:ascii="Century Gothic" w:eastAsia="微軟正黑體" w:hAnsi="Century Gothic" w:hint="eastAsia"/>
                <w:sz w:val="22"/>
              </w:rPr>
              <w:t>打勾：已核卡</w:t>
            </w:r>
          </w:p>
          <w:p w14:paraId="024539A1" w14:textId="53F122C1" w:rsidR="00D53618" w:rsidRPr="00D53618" w:rsidRDefault="00D53618" w:rsidP="0039272F">
            <w:pPr>
              <w:pStyle w:val="af5"/>
              <w:numPr>
                <w:ilvl w:val="0"/>
                <w:numId w:val="122"/>
              </w:numPr>
              <w:spacing w:line="0" w:lineRule="atLeast"/>
              <w:ind w:leftChars="0"/>
              <w:rPr>
                <w:rFonts w:ascii="Century Gothic" w:eastAsia="微軟正黑體" w:hAnsi="Century Gothic"/>
                <w:sz w:val="22"/>
              </w:rPr>
            </w:pPr>
            <w:r w:rsidRPr="00D53618">
              <w:rPr>
                <w:rFonts w:ascii="Century Gothic" w:eastAsia="微軟正黑體" w:hAnsi="Century Gothic" w:hint="eastAsia"/>
                <w:sz w:val="22"/>
              </w:rPr>
              <w:t>驚嘆號：未核卡</w:t>
            </w:r>
          </w:p>
        </w:tc>
      </w:tr>
      <w:tr w:rsidR="00D53618" w:rsidRPr="00505A60" w14:paraId="7AB42AB2"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top w:val="single" w:sz="4" w:space="0" w:color="auto"/>
              <w:left w:val="single" w:sz="4" w:space="0" w:color="auto"/>
              <w:bottom w:val="single" w:sz="4" w:space="0" w:color="auto"/>
              <w:right w:val="single" w:sz="4" w:space="0" w:color="auto"/>
            </w:tcBorders>
          </w:tcPr>
          <w:p w14:paraId="1E5B8DAA" w14:textId="77777777" w:rsidR="00D53618" w:rsidRDefault="00D53618" w:rsidP="00D53618">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39567FC9" w14:textId="5802A19A" w:rsidR="00D53618" w:rsidRDefault="00D53618" w:rsidP="00D53618">
            <w:pPr>
              <w:spacing w:line="0" w:lineRule="atLeast"/>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4671115E" w14:textId="77FE62C4" w:rsidR="00D53618" w:rsidRDefault="00D53618" w:rsidP="0039272F">
            <w:pPr>
              <w:pStyle w:val="af5"/>
              <w:numPr>
                <w:ilvl w:val="0"/>
                <w:numId w:val="112"/>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返回原頁</w:t>
            </w:r>
            <w:proofErr w:type="gramEnd"/>
          </w:p>
        </w:tc>
      </w:tr>
    </w:tbl>
    <w:p w14:paraId="70F4A20E" w14:textId="77777777" w:rsidR="00A31421" w:rsidRPr="001409F9" w:rsidRDefault="00A31421" w:rsidP="00A31421">
      <w:pPr>
        <w:pStyle w:val="af5"/>
        <w:spacing w:line="0" w:lineRule="atLeast"/>
        <w:ind w:leftChars="0" w:left="425"/>
        <w:outlineLvl w:val="2"/>
        <w:rPr>
          <w:rFonts w:ascii="Century Gothic" w:eastAsia="微軟正黑體" w:hAnsi="Century Gothic"/>
          <w:b/>
          <w:sz w:val="22"/>
        </w:rPr>
      </w:pPr>
    </w:p>
    <w:sectPr w:rsidR="00A31421" w:rsidRPr="001409F9" w:rsidSect="00063C11">
      <w:headerReference w:type="default" r:id="rId42"/>
      <w:footerReference w:type="default" r:id="rId43"/>
      <w:pgSz w:w="11906" w:h="16838"/>
      <w:pgMar w:top="1239" w:right="849" w:bottom="1440" w:left="851" w:header="709" w:footer="508"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538256" w14:textId="77777777" w:rsidR="00807D4E" w:rsidRDefault="00807D4E" w:rsidP="00063C11">
      <w:r>
        <w:separator/>
      </w:r>
    </w:p>
  </w:endnote>
  <w:endnote w:type="continuationSeparator" w:id="0">
    <w:p w14:paraId="37D84248" w14:textId="77777777" w:rsidR="00807D4E" w:rsidRDefault="00807D4E" w:rsidP="00063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Microsoft JhengHei Light">
    <w:altName w:val="Microsoft JhengHei Light"/>
    <w:charset w:val="88"/>
    <w:family w:val="swiss"/>
    <w:pitch w:val="variable"/>
    <w:sig w:usb0="8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321209"/>
      <w:docPartObj>
        <w:docPartGallery w:val="Page Numbers (Bottom of Page)"/>
        <w:docPartUnique/>
      </w:docPartObj>
    </w:sdtPr>
    <w:sdtEndPr/>
    <w:sdtContent>
      <w:p w14:paraId="432656B7" w14:textId="77777777" w:rsidR="00A31421" w:rsidRDefault="00A31421">
        <w:pPr>
          <w:pStyle w:val="a8"/>
          <w:jc w:val="right"/>
        </w:pPr>
        <w:r>
          <w:fldChar w:fldCharType="begin"/>
        </w:r>
        <w:r>
          <w:instrText>PAGE   \* MERGEFORMAT</w:instrText>
        </w:r>
        <w:r>
          <w:fldChar w:fldCharType="separate"/>
        </w:r>
        <w:r>
          <w:rPr>
            <w:lang w:val="zh-TW"/>
          </w:rPr>
          <w:t>2</w:t>
        </w:r>
        <w:r>
          <w:fldChar w:fldCharType="end"/>
        </w:r>
      </w:p>
    </w:sdtContent>
  </w:sdt>
  <w:p w14:paraId="30D9940E" w14:textId="77777777" w:rsidR="00A31421" w:rsidRDefault="00A3142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04FC4" w14:textId="77777777" w:rsidR="00807D4E" w:rsidRDefault="00807D4E" w:rsidP="00063C11">
      <w:r>
        <w:separator/>
      </w:r>
    </w:p>
  </w:footnote>
  <w:footnote w:type="continuationSeparator" w:id="0">
    <w:p w14:paraId="44477103" w14:textId="77777777" w:rsidR="00807D4E" w:rsidRDefault="00807D4E" w:rsidP="00063C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DBEBC" w14:textId="77777777" w:rsidR="00A31421" w:rsidRDefault="00A31421" w:rsidP="00063C11">
    <w:pPr>
      <w:pStyle w:val="a4"/>
      <w:jc w:val="center"/>
    </w:pPr>
    <w:r>
      <w:rPr>
        <w:rFonts w:ascii="新細明體" w:hAnsi="新細明體"/>
        <w:noProof/>
      </w:rPr>
      <w:drawing>
        <wp:inline distT="0" distB="0" distL="0" distR="0" wp14:anchorId="55FCABC8" wp14:editId="5956FF22">
          <wp:extent cx="1483995" cy="379095"/>
          <wp:effectExtent l="19050" t="0" r="1905"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lum bright="-12000" contrast="42000"/>
                  </a:blip>
                  <a:srcRect/>
                  <a:stretch>
                    <a:fillRect/>
                  </a:stretch>
                </pic:blipFill>
                <pic:spPr bwMode="auto">
                  <a:xfrm>
                    <a:off x="0" y="0"/>
                    <a:ext cx="1483995" cy="3790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946B4C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5A32AF"/>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0EC064D"/>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0FE3230"/>
    <w:multiLevelType w:val="hybridMultilevel"/>
    <w:tmpl w:val="0F0CAAE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2040B44"/>
    <w:multiLevelType w:val="hybridMultilevel"/>
    <w:tmpl w:val="AE8CAD9E"/>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02D1425A"/>
    <w:multiLevelType w:val="hybridMultilevel"/>
    <w:tmpl w:val="6D26B916"/>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3114DA7"/>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52D48FC"/>
    <w:multiLevelType w:val="hybridMultilevel"/>
    <w:tmpl w:val="A96E4C0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06A04903"/>
    <w:multiLevelType w:val="hybridMultilevel"/>
    <w:tmpl w:val="A8B6E60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78F2194"/>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7C959BC"/>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08775BC7"/>
    <w:multiLevelType w:val="hybridMultilevel"/>
    <w:tmpl w:val="77020AF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8AD12DA"/>
    <w:multiLevelType w:val="hybridMultilevel"/>
    <w:tmpl w:val="D3B42392"/>
    <w:lvl w:ilvl="0" w:tplc="D95E959A">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95C4784"/>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0A0F09E4"/>
    <w:multiLevelType w:val="hybridMultilevel"/>
    <w:tmpl w:val="02942B1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0D3F6114"/>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0D8B31BE"/>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0E7E1BF6"/>
    <w:multiLevelType w:val="hybridMultilevel"/>
    <w:tmpl w:val="348A0D2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0F8644C1"/>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0FF7226B"/>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12225657"/>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13AF4D41"/>
    <w:multiLevelType w:val="hybridMultilevel"/>
    <w:tmpl w:val="348A0D2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14A70D4B"/>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16125DD3"/>
    <w:multiLevelType w:val="hybridMultilevel"/>
    <w:tmpl w:val="A96E4C0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163C3887"/>
    <w:multiLevelType w:val="hybridMultilevel"/>
    <w:tmpl w:val="894E1AE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16DA5C0F"/>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188861E6"/>
    <w:multiLevelType w:val="hybridMultilevel"/>
    <w:tmpl w:val="8DB267C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1971427D"/>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1AE44770"/>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1CDF6109"/>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1CEC2F31"/>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1E097503"/>
    <w:multiLevelType w:val="hybridMultilevel"/>
    <w:tmpl w:val="87E0334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1EF022CF"/>
    <w:multiLevelType w:val="hybridMultilevel"/>
    <w:tmpl w:val="AE8CAD9E"/>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3" w15:restartNumberingAfterBreak="0">
    <w:nsid w:val="206747ED"/>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21C53A52"/>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220C51AA"/>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23605819"/>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243377B1"/>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24DB179B"/>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26426BB1"/>
    <w:multiLevelType w:val="hybridMultilevel"/>
    <w:tmpl w:val="5B042CA6"/>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0" w15:restartNumberingAfterBreak="0">
    <w:nsid w:val="26C753B9"/>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27C72BC0"/>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29251B24"/>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2B0803D0"/>
    <w:multiLevelType w:val="hybridMultilevel"/>
    <w:tmpl w:val="E2CAFF3E"/>
    <w:lvl w:ilvl="0" w:tplc="04090015">
      <w:start w:val="1"/>
      <w:numFmt w:val="taiwaneseCountingThousand"/>
      <w:lvlText w:val="%1、"/>
      <w:lvlJc w:val="left"/>
      <w:pPr>
        <w:ind w:left="480" w:hanging="480"/>
      </w:pPr>
    </w:lvl>
    <w:lvl w:ilvl="1" w:tplc="A8322278">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2CA74116"/>
    <w:multiLevelType w:val="hybridMultilevel"/>
    <w:tmpl w:val="14CC5CF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2CF31CBC"/>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2DE73AAC"/>
    <w:multiLevelType w:val="hybridMultilevel"/>
    <w:tmpl w:val="11065C74"/>
    <w:lvl w:ilvl="0" w:tplc="5CFC9C3A">
      <w:start w:val="1"/>
      <w:numFmt w:val="bullet"/>
      <w:pStyle w:val="1"/>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7" w15:restartNumberingAfterBreak="0">
    <w:nsid w:val="2E0772C0"/>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2E4F4E44"/>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306D0E2E"/>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320064D5"/>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32801B07"/>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32BE5905"/>
    <w:multiLevelType w:val="hybridMultilevel"/>
    <w:tmpl w:val="CDE21118"/>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3" w15:restartNumberingAfterBreak="0">
    <w:nsid w:val="378E0E33"/>
    <w:multiLevelType w:val="hybridMultilevel"/>
    <w:tmpl w:val="7BB40AA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3ABA3DDC"/>
    <w:multiLevelType w:val="hybridMultilevel"/>
    <w:tmpl w:val="3632655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3ABC709D"/>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3D262491"/>
    <w:multiLevelType w:val="hybridMultilevel"/>
    <w:tmpl w:val="6EDEB75C"/>
    <w:lvl w:ilvl="0" w:tplc="0F5692F8">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3E1C0BC9"/>
    <w:multiLevelType w:val="hybridMultilevel"/>
    <w:tmpl w:val="FCCCDCE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408F630B"/>
    <w:multiLevelType w:val="hybridMultilevel"/>
    <w:tmpl w:val="D3B42392"/>
    <w:lvl w:ilvl="0" w:tplc="D95E959A">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41661EDD"/>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15:restartNumberingAfterBreak="0">
    <w:nsid w:val="437809C2"/>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446C2877"/>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15:restartNumberingAfterBreak="0">
    <w:nsid w:val="4556254C"/>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15:restartNumberingAfterBreak="0">
    <w:nsid w:val="461E20F8"/>
    <w:multiLevelType w:val="hybridMultilevel"/>
    <w:tmpl w:val="7BB40AA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46892EB4"/>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5" w15:restartNumberingAfterBreak="0">
    <w:nsid w:val="477C1146"/>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479A2B7C"/>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485112F4"/>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8" w15:restartNumberingAfterBreak="0">
    <w:nsid w:val="48A9439A"/>
    <w:multiLevelType w:val="hybridMultilevel"/>
    <w:tmpl w:val="894E1AE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9" w15:restartNumberingAfterBreak="0">
    <w:nsid w:val="49DB137F"/>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0" w15:restartNumberingAfterBreak="0">
    <w:nsid w:val="4B025CE9"/>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4BE9003E"/>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2" w15:restartNumberingAfterBreak="0">
    <w:nsid w:val="4BF41C59"/>
    <w:multiLevelType w:val="hybridMultilevel"/>
    <w:tmpl w:val="894E1AE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3" w15:restartNumberingAfterBreak="0">
    <w:nsid w:val="4D2D773A"/>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4" w15:restartNumberingAfterBreak="0">
    <w:nsid w:val="4ED93326"/>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5" w15:restartNumberingAfterBreak="0">
    <w:nsid w:val="4FFB1120"/>
    <w:multiLevelType w:val="hybridMultilevel"/>
    <w:tmpl w:val="601A2FD6"/>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6" w15:restartNumberingAfterBreak="0">
    <w:nsid w:val="5387369B"/>
    <w:multiLevelType w:val="hybridMultilevel"/>
    <w:tmpl w:val="5F3634F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7" w15:restartNumberingAfterBreak="0">
    <w:nsid w:val="541A3311"/>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8" w15:restartNumberingAfterBreak="0">
    <w:nsid w:val="55A565F2"/>
    <w:multiLevelType w:val="hybridMultilevel"/>
    <w:tmpl w:val="645EE3B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15:restartNumberingAfterBreak="0">
    <w:nsid w:val="56180E5F"/>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0" w15:restartNumberingAfterBreak="0">
    <w:nsid w:val="56734C98"/>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1" w15:restartNumberingAfterBreak="0">
    <w:nsid w:val="567749DC"/>
    <w:multiLevelType w:val="hybridMultilevel"/>
    <w:tmpl w:val="6EDEB75C"/>
    <w:lvl w:ilvl="0" w:tplc="0F5692F8">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15:restartNumberingAfterBreak="0">
    <w:nsid w:val="574123A5"/>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3" w15:restartNumberingAfterBreak="0">
    <w:nsid w:val="59D15D3A"/>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4" w15:restartNumberingAfterBreak="0">
    <w:nsid w:val="5B784EF7"/>
    <w:multiLevelType w:val="hybridMultilevel"/>
    <w:tmpl w:val="348A0D2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5" w15:restartNumberingAfterBreak="0">
    <w:nsid w:val="5BA479BA"/>
    <w:multiLevelType w:val="hybridMultilevel"/>
    <w:tmpl w:val="0F0CAAE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6" w15:restartNumberingAfterBreak="0">
    <w:nsid w:val="5C1303A0"/>
    <w:multiLevelType w:val="hybridMultilevel"/>
    <w:tmpl w:val="60D891EA"/>
    <w:lvl w:ilvl="0" w:tplc="538A277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7" w15:restartNumberingAfterBreak="0">
    <w:nsid w:val="5C241E06"/>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8" w15:restartNumberingAfterBreak="0">
    <w:nsid w:val="5F045AB5"/>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9" w15:restartNumberingAfterBreak="0">
    <w:nsid w:val="5F5D388B"/>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0" w15:restartNumberingAfterBreak="0">
    <w:nsid w:val="5F784B87"/>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1" w15:restartNumberingAfterBreak="0">
    <w:nsid w:val="6142653F"/>
    <w:multiLevelType w:val="hybridMultilevel"/>
    <w:tmpl w:val="4B3CCDE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2" w15:restartNumberingAfterBreak="0">
    <w:nsid w:val="62260E89"/>
    <w:multiLevelType w:val="hybridMultilevel"/>
    <w:tmpl w:val="60D891EA"/>
    <w:lvl w:ilvl="0" w:tplc="538A277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3" w15:restartNumberingAfterBreak="0">
    <w:nsid w:val="627E562F"/>
    <w:multiLevelType w:val="hybridMultilevel"/>
    <w:tmpl w:val="02942B1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4" w15:restartNumberingAfterBreak="0">
    <w:nsid w:val="6339560A"/>
    <w:multiLevelType w:val="hybridMultilevel"/>
    <w:tmpl w:val="FB44EFF2"/>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5" w15:restartNumberingAfterBreak="0">
    <w:nsid w:val="63CD74D0"/>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6" w15:restartNumberingAfterBreak="0">
    <w:nsid w:val="65326D7D"/>
    <w:multiLevelType w:val="hybridMultilevel"/>
    <w:tmpl w:val="02942B1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7" w15:restartNumberingAfterBreak="0">
    <w:nsid w:val="65733107"/>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8" w15:restartNumberingAfterBreak="0">
    <w:nsid w:val="66286A73"/>
    <w:multiLevelType w:val="hybridMultilevel"/>
    <w:tmpl w:val="33021E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9" w15:restartNumberingAfterBreak="0">
    <w:nsid w:val="66C97DF5"/>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0" w15:restartNumberingAfterBreak="0">
    <w:nsid w:val="66FA5187"/>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1" w15:restartNumberingAfterBreak="0">
    <w:nsid w:val="69F94874"/>
    <w:multiLevelType w:val="hybridMultilevel"/>
    <w:tmpl w:val="87AC4CF2"/>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2" w15:restartNumberingAfterBreak="0">
    <w:nsid w:val="6A212FCB"/>
    <w:multiLevelType w:val="hybridMultilevel"/>
    <w:tmpl w:val="50B6B194"/>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3" w15:restartNumberingAfterBreak="0">
    <w:nsid w:val="6A3D6563"/>
    <w:multiLevelType w:val="hybridMultilevel"/>
    <w:tmpl w:val="894E1AE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4" w15:restartNumberingAfterBreak="0">
    <w:nsid w:val="6AF340DC"/>
    <w:multiLevelType w:val="hybridMultilevel"/>
    <w:tmpl w:val="FB44EFF2"/>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5" w15:restartNumberingAfterBreak="0">
    <w:nsid w:val="6BA60C40"/>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6" w15:restartNumberingAfterBreak="0">
    <w:nsid w:val="6BAB6048"/>
    <w:multiLevelType w:val="hybridMultilevel"/>
    <w:tmpl w:val="BCFA4C5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7" w15:restartNumberingAfterBreak="0">
    <w:nsid w:val="6E02136B"/>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8" w15:restartNumberingAfterBreak="0">
    <w:nsid w:val="6E8A62EB"/>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9" w15:restartNumberingAfterBreak="0">
    <w:nsid w:val="6EBC5EB5"/>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0" w15:restartNumberingAfterBreak="0">
    <w:nsid w:val="6F461B4B"/>
    <w:multiLevelType w:val="hybridMultilevel"/>
    <w:tmpl w:val="5F3634F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1" w15:restartNumberingAfterBreak="0">
    <w:nsid w:val="6FA96BE4"/>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2" w15:restartNumberingAfterBreak="0">
    <w:nsid w:val="70AC5177"/>
    <w:multiLevelType w:val="hybridMultilevel"/>
    <w:tmpl w:val="894E1AE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3" w15:restartNumberingAfterBreak="0">
    <w:nsid w:val="732648A2"/>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4" w15:restartNumberingAfterBreak="0">
    <w:nsid w:val="776E098D"/>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5" w15:restartNumberingAfterBreak="0">
    <w:nsid w:val="77B40F69"/>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6" w15:restartNumberingAfterBreak="0">
    <w:nsid w:val="7A2C41F3"/>
    <w:multiLevelType w:val="hybridMultilevel"/>
    <w:tmpl w:val="0B6468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7" w15:restartNumberingAfterBreak="0">
    <w:nsid w:val="7B827583"/>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8" w15:restartNumberingAfterBreak="0">
    <w:nsid w:val="7DC11FD0"/>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9" w15:restartNumberingAfterBreak="0">
    <w:nsid w:val="7E5C5F04"/>
    <w:multiLevelType w:val="hybridMultilevel"/>
    <w:tmpl w:val="0FE630C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0" w15:restartNumberingAfterBreak="0">
    <w:nsid w:val="7F0A0910"/>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1" w15:restartNumberingAfterBreak="0">
    <w:nsid w:val="7F6C18F3"/>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6"/>
  </w:num>
  <w:num w:numId="2">
    <w:abstractNumId w:val="43"/>
  </w:num>
  <w:num w:numId="3">
    <w:abstractNumId w:val="12"/>
  </w:num>
  <w:num w:numId="4">
    <w:abstractNumId w:val="58"/>
  </w:num>
  <w:num w:numId="5">
    <w:abstractNumId w:val="0"/>
  </w:num>
  <w:num w:numId="6">
    <w:abstractNumId w:val="26"/>
  </w:num>
  <w:num w:numId="7">
    <w:abstractNumId w:val="11"/>
  </w:num>
  <w:num w:numId="8">
    <w:abstractNumId w:val="86"/>
  </w:num>
  <w:num w:numId="9">
    <w:abstractNumId w:val="34"/>
  </w:num>
  <w:num w:numId="10">
    <w:abstractNumId w:val="16"/>
  </w:num>
  <w:num w:numId="11">
    <w:abstractNumId w:val="21"/>
  </w:num>
  <w:num w:numId="12">
    <w:abstractNumId w:val="106"/>
  </w:num>
  <w:num w:numId="13">
    <w:abstractNumId w:val="24"/>
  </w:num>
  <w:num w:numId="14">
    <w:abstractNumId w:val="101"/>
  </w:num>
  <w:num w:numId="15">
    <w:abstractNumId w:val="62"/>
  </w:num>
  <w:num w:numId="16">
    <w:abstractNumId w:val="75"/>
  </w:num>
  <w:num w:numId="17">
    <w:abstractNumId w:val="119"/>
  </w:num>
  <w:num w:numId="18">
    <w:abstractNumId w:val="59"/>
  </w:num>
  <w:num w:numId="19">
    <w:abstractNumId w:val="109"/>
  </w:num>
  <w:num w:numId="20">
    <w:abstractNumId w:val="87"/>
  </w:num>
  <w:num w:numId="21">
    <w:abstractNumId w:val="71"/>
  </w:num>
  <w:num w:numId="22">
    <w:abstractNumId w:val="42"/>
  </w:num>
  <w:num w:numId="23">
    <w:abstractNumId w:val="79"/>
  </w:num>
  <w:num w:numId="24">
    <w:abstractNumId w:val="120"/>
  </w:num>
  <w:num w:numId="25">
    <w:abstractNumId w:val="35"/>
  </w:num>
  <w:num w:numId="26">
    <w:abstractNumId w:val="111"/>
  </w:num>
  <w:num w:numId="27">
    <w:abstractNumId w:val="50"/>
  </w:num>
  <w:num w:numId="28">
    <w:abstractNumId w:val="51"/>
  </w:num>
  <w:num w:numId="29">
    <w:abstractNumId w:val="8"/>
  </w:num>
  <w:num w:numId="30">
    <w:abstractNumId w:val="92"/>
  </w:num>
  <w:num w:numId="31">
    <w:abstractNumId w:val="116"/>
  </w:num>
  <w:num w:numId="32">
    <w:abstractNumId w:val="9"/>
  </w:num>
  <w:num w:numId="33">
    <w:abstractNumId w:val="30"/>
  </w:num>
  <w:num w:numId="34">
    <w:abstractNumId w:val="65"/>
  </w:num>
  <w:num w:numId="35">
    <w:abstractNumId w:val="97"/>
  </w:num>
  <w:num w:numId="36">
    <w:abstractNumId w:val="19"/>
  </w:num>
  <w:num w:numId="37">
    <w:abstractNumId w:val="40"/>
  </w:num>
  <w:num w:numId="38">
    <w:abstractNumId w:val="48"/>
  </w:num>
  <w:num w:numId="39">
    <w:abstractNumId w:val="88"/>
  </w:num>
  <w:num w:numId="40">
    <w:abstractNumId w:val="13"/>
  </w:num>
  <w:num w:numId="41">
    <w:abstractNumId w:val="100"/>
  </w:num>
  <w:num w:numId="42">
    <w:abstractNumId w:val="89"/>
  </w:num>
  <w:num w:numId="43">
    <w:abstractNumId w:val="118"/>
  </w:num>
  <w:num w:numId="44">
    <w:abstractNumId w:val="29"/>
  </w:num>
  <w:num w:numId="45">
    <w:abstractNumId w:val="110"/>
  </w:num>
  <w:num w:numId="46">
    <w:abstractNumId w:val="22"/>
  </w:num>
  <w:num w:numId="47">
    <w:abstractNumId w:val="7"/>
  </w:num>
  <w:num w:numId="48">
    <w:abstractNumId w:val="84"/>
  </w:num>
  <w:num w:numId="49">
    <w:abstractNumId w:val="31"/>
  </w:num>
  <w:num w:numId="50">
    <w:abstractNumId w:val="17"/>
  </w:num>
  <w:num w:numId="51">
    <w:abstractNumId w:val="23"/>
  </w:num>
  <w:num w:numId="52">
    <w:abstractNumId w:val="44"/>
  </w:num>
  <w:num w:numId="53">
    <w:abstractNumId w:val="85"/>
  </w:num>
  <w:num w:numId="54">
    <w:abstractNumId w:val="81"/>
  </w:num>
  <w:num w:numId="55">
    <w:abstractNumId w:val="3"/>
  </w:num>
  <w:num w:numId="56">
    <w:abstractNumId w:val="52"/>
  </w:num>
  <w:num w:numId="57">
    <w:abstractNumId w:val="94"/>
  </w:num>
  <w:num w:numId="58">
    <w:abstractNumId w:val="5"/>
  </w:num>
  <w:num w:numId="59">
    <w:abstractNumId w:val="91"/>
  </w:num>
  <w:num w:numId="60">
    <w:abstractNumId w:val="60"/>
  </w:num>
  <w:num w:numId="61">
    <w:abstractNumId w:val="108"/>
  </w:num>
  <w:num w:numId="62">
    <w:abstractNumId w:val="76"/>
  </w:num>
  <w:num w:numId="63">
    <w:abstractNumId w:val="57"/>
  </w:num>
  <w:num w:numId="64">
    <w:abstractNumId w:val="54"/>
  </w:num>
  <w:num w:numId="65">
    <w:abstractNumId w:val="104"/>
  </w:num>
  <w:num w:numId="66">
    <w:abstractNumId w:val="102"/>
  </w:num>
  <w:num w:numId="67">
    <w:abstractNumId w:val="56"/>
  </w:num>
  <w:num w:numId="68">
    <w:abstractNumId w:val="73"/>
  </w:num>
  <w:num w:numId="69">
    <w:abstractNumId w:val="103"/>
  </w:num>
  <w:num w:numId="70">
    <w:abstractNumId w:val="4"/>
  </w:num>
  <w:num w:numId="71">
    <w:abstractNumId w:val="15"/>
  </w:num>
  <w:num w:numId="72">
    <w:abstractNumId w:val="38"/>
  </w:num>
  <w:num w:numId="73">
    <w:abstractNumId w:val="117"/>
  </w:num>
  <w:num w:numId="74">
    <w:abstractNumId w:val="72"/>
  </w:num>
  <w:num w:numId="75">
    <w:abstractNumId w:val="78"/>
  </w:num>
  <w:num w:numId="76">
    <w:abstractNumId w:val="115"/>
  </w:num>
  <w:num w:numId="77">
    <w:abstractNumId w:val="63"/>
  </w:num>
  <w:num w:numId="78">
    <w:abstractNumId w:val="69"/>
  </w:num>
  <w:num w:numId="79">
    <w:abstractNumId w:val="28"/>
  </w:num>
  <w:num w:numId="80">
    <w:abstractNumId w:val="105"/>
  </w:num>
  <w:num w:numId="81">
    <w:abstractNumId w:val="113"/>
  </w:num>
  <w:num w:numId="82">
    <w:abstractNumId w:val="66"/>
  </w:num>
  <w:num w:numId="83">
    <w:abstractNumId w:val="96"/>
  </w:num>
  <w:num w:numId="84">
    <w:abstractNumId w:val="27"/>
  </w:num>
  <w:num w:numId="85">
    <w:abstractNumId w:val="14"/>
  </w:num>
  <w:num w:numId="86">
    <w:abstractNumId w:val="82"/>
  </w:num>
  <w:num w:numId="87">
    <w:abstractNumId w:val="112"/>
  </w:num>
  <w:num w:numId="88">
    <w:abstractNumId w:val="95"/>
  </w:num>
  <w:num w:numId="89">
    <w:abstractNumId w:val="93"/>
  </w:num>
  <w:num w:numId="90">
    <w:abstractNumId w:val="41"/>
  </w:num>
  <w:num w:numId="91">
    <w:abstractNumId w:val="70"/>
  </w:num>
  <w:num w:numId="92">
    <w:abstractNumId w:val="20"/>
  </w:num>
  <w:num w:numId="93">
    <w:abstractNumId w:val="37"/>
  </w:num>
  <w:num w:numId="94">
    <w:abstractNumId w:val="39"/>
  </w:num>
  <w:num w:numId="95">
    <w:abstractNumId w:val="64"/>
  </w:num>
  <w:num w:numId="96">
    <w:abstractNumId w:val="107"/>
  </w:num>
  <w:num w:numId="97">
    <w:abstractNumId w:val="45"/>
  </w:num>
  <w:num w:numId="98">
    <w:abstractNumId w:val="18"/>
  </w:num>
  <w:num w:numId="99">
    <w:abstractNumId w:val="47"/>
  </w:num>
  <w:num w:numId="100">
    <w:abstractNumId w:val="121"/>
  </w:num>
  <w:num w:numId="101">
    <w:abstractNumId w:val="6"/>
  </w:num>
  <w:num w:numId="102">
    <w:abstractNumId w:val="80"/>
  </w:num>
  <w:num w:numId="103">
    <w:abstractNumId w:val="33"/>
  </w:num>
  <w:num w:numId="104">
    <w:abstractNumId w:val="25"/>
  </w:num>
  <w:num w:numId="105">
    <w:abstractNumId w:val="10"/>
  </w:num>
  <w:num w:numId="106">
    <w:abstractNumId w:val="77"/>
  </w:num>
  <w:num w:numId="107">
    <w:abstractNumId w:val="83"/>
  </w:num>
  <w:num w:numId="108">
    <w:abstractNumId w:val="74"/>
  </w:num>
  <w:num w:numId="109">
    <w:abstractNumId w:val="36"/>
  </w:num>
  <w:num w:numId="110">
    <w:abstractNumId w:val="114"/>
  </w:num>
  <w:num w:numId="111">
    <w:abstractNumId w:val="61"/>
  </w:num>
  <w:num w:numId="112">
    <w:abstractNumId w:val="55"/>
  </w:num>
  <w:num w:numId="113">
    <w:abstractNumId w:val="98"/>
  </w:num>
  <w:num w:numId="114">
    <w:abstractNumId w:val="67"/>
  </w:num>
  <w:num w:numId="115">
    <w:abstractNumId w:val="90"/>
  </w:num>
  <w:num w:numId="116">
    <w:abstractNumId w:val="49"/>
  </w:num>
  <w:num w:numId="117">
    <w:abstractNumId w:val="53"/>
  </w:num>
  <w:num w:numId="118">
    <w:abstractNumId w:val="2"/>
  </w:num>
  <w:num w:numId="119">
    <w:abstractNumId w:val="99"/>
  </w:num>
  <w:num w:numId="120">
    <w:abstractNumId w:val="1"/>
  </w:num>
  <w:num w:numId="121">
    <w:abstractNumId w:val="68"/>
  </w:num>
  <w:num w:numId="122">
    <w:abstractNumId w:val="32"/>
  </w:num>
  <w:numIdMacAtCleanup w:val="1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謝昀蓁-數位支付部-永豐銀行">
    <w15:presenceInfo w15:providerId="AD" w15:userId="S-1-5-21-577952214-133292271-692545528-720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C11"/>
    <w:rsid w:val="00000F77"/>
    <w:rsid w:val="0000396A"/>
    <w:rsid w:val="00004B4E"/>
    <w:rsid w:val="000056A1"/>
    <w:rsid w:val="00005AB0"/>
    <w:rsid w:val="00006973"/>
    <w:rsid w:val="00010970"/>
    <w:rsid w:val="000125E4"/>
    <w:rsid w:val="000135E4"/>
    <w:rsid w:val="00013989"/>
    <w:rsid w:val="000147E4"/>
    <w:rsid w:val="00014A0C"/>
    <w:rsid w:val="0001705A"/>
    <w:rsid w:val="00017B50"/>
    <w:rsid w:val="00020090"/>
    <w:rsid w:val="000242E2"/>
    <w:rsid w:val="000250A3"/>
    <w:rsid w:val="00026CC0"/>
    <w:rsid w:val="00043149"/>
    <w:rsid w:val="00045E1C"/>
    <w:rsid w:val="00052048"/>
    <w:rsid w:val="0005457B"/>
    <w:rsid w:val="0005709A"/>
    <w:rsid w:val="000604AF"/>
    <w:rsid w:val="00060D03"/>
    <w:rsid w:val="00063C11"/>
    <w:rsid w:val="00063FB2"/>
    <w:rsid w:val="00073B59"/>
    <w:rsid w:val="00074261"/>
    <w:rsid w:val="000743F5"/>
    <w:rsid w:val="00076449"/>
    <w:rsid w:val="0008609C"/>
    <w:rsid w:val="00091AE3"/>
    <w:rsid w:val="00096009"/>
    <w:rsid w:val="000960B2"/>
    <w:rsid w:val="000A4977"/>
    <w:rsid w:val="000A5879"/>
    <w:rsid w:val="000A58B3"/>
    <w:rsid w:val="000A6BB5"/>
    <w:rsid w:val="000B1A19"/>
    <w:rsid w:val="000B4B35"/>
    <w:rsid w:val="000B6490"/>
    <w:rsid w:val="000B7A38"/>
    <w:rsid w:val="000C2065"/>
    <w:rsid w:val="000C24B3"/>
    <w:rsid w:val="000C3490"/>
    <w:rsid w:val="000D0FFB"/>
    <w:rsid w:val="000D12AA"/>
    <w:rsid w:val="000D6859"/>
    <w:rsid w:val="000F0538"/>
    <w:rsid w:val="000F2A1E"/>
    <w:rsid w:val="000F61FF"/>
    <w:rsid w:val="000F67D4"/>
    <w:rsid w:val="000F6A0B"/>
    <w:rsid w:val="00105CA8"/>
    <w:rsid w:val="00107E3E"/>
    <w:rsid w:val="0011261F"/>
    <w:rsid w:val="00113268"/>
    <w:rsid w:val="00113653"/>
    <w:rsid w:val="001225E3"/>
    <w:rsid w:val="001249ED"/>
    <w:rsid w:val="0013570E"/>
    <w:rsid w:val="00135ECF"/>
    <w:rsid w:val="00137947"/>
    <w:rsid w:val="001409F9"/>
    <w:rsid w:val="00140AEA"/>
    <w:rsid w:val="00153C74"/>
    <w:rsid w:val="0015615B"/>
    <w:rsid w:val="00156342"/>
    <w:rsid w:val="00156D95"/>
    <w:rsid w:val="00157723"/>
    <w:rsid w:val="0017360E"/>
    <w:rsid w:val="00180FE6"/>
    <w:rsid w:val="00183E52"/>
    <w:rsid w:val="001848B7"/>
    <w:rsid w:val="00184C03"/>
    <w:rsid w:val="00186348"/>
    <w:rsid w:val="00190300"/>
    <w:rsid w:val="00191AEE"/>
    <w:rsid w:val="001936DD"/>
    <w:rsid w:val="00193C20"/>
    <w:rsid w:val="00195141"/>
    <w:rsid w:val="00195D2C"/>
    <w:rsid w:val="00196A57"/>
    <w:rsid w:val="001A1782"/>
    <w:rsid w:val="001A3E3B"/>
    <w:rsid w:val="001A757C"/>
    <w:rsid w:val="001C293A"/>
    <w:rsid w:val="001C76A2"/>
    <w:rsid w:val="001D1C3B"/>
    <w:rsid w:val="001D3A21"/>
    <w:rsid w:val="001E380A"/>
    <w:rsid w:val="001E3C00"/>
    <w:rsid w:val="001E784A"/>
    <w:rsid w:val="001F27A7"/>
    <w:rsid w:val="001F531B"/>
    <w:rsid w:val="00201035"/>
    <w:rsid w:val="00201748"/>
    <w:rsid w:val="00201CDA"/>
    <w:rsid w:val="00202DE8"/>
    <w:rsid w:val="00205374"/>
    <w:rsid w:val="0021008B"/>
    <w:rsid w:val="00213918"/>
    <w:rsid w:val="002141FD"/>
    <w:rsid w:val="0021452B"/>
    <w:rsid w:val="00214AEF"/>
    <w:rsid w:val="00216766"/>
    <w:rsid w:val="00216866"/>
    <w:rsid w:val="002169FE"/>
    <w:rsid w:val="0021796F"/>
    <w:rsid w:val="00224074"/>
    <w:rsid w:val="00227E13"/>
    <w:rsid w:val="002308C3"/>
    <w:rsid w:val="0023404B"/>
    <w:rsid w:val="00235030"/>
    <w:rsid w:val="0023510A"/>
    <w:rsid w:val="00235A2A"/>
    <w:rsid w:val="002361BF"/>
    <w:rsid w:val="00236B61"/>
    <w:rsid w:val="002402AF"/>
    <w:rsid w:val="00241DBC"/>
    <w:rsid w:val="002467F5"/>
    <w:rsid w:val="00252F86"/>
    <w:rsid w:val="0025414B"/>
    <w:rsid w:val="00254EF0"/>
    <w:rsid w:val="00255456"/>
    <w:rsid w:val="00265BF6"/>
    <w:rsid w:val="00271493"/>
    <w:rsid w:val="00273FAF"/>
    <w:rsid w:val="0027787E"/>
    <w:rsid w:val="00277EB4"/>
    <w:rsid w:val="002868BE"/>
    <w:rsid w:val="00287B02"/>
    <w:rsid w:val="00290D8B"/>
    <w:rsid w:val="00293A7A"/>
    <w:rsid w:val="00297AB9"/>
    <w:rsid w:val="002A18BA"/>
    <w:rsid w:val="002A4849"/>
    <w:rsid w:val="002A63DD"/>
    <w:rsid w:val="002A6EA6"/>
    <w:rsid w:val="002A792B"/>
    <w:rsid w:val="002B599B"/>
    <w:rsid w:val="002B6218"/>
    <w:rsid w:val="002B6DBA"/>
    <w:rsid w:val="002B73C5"/>
    <w:rsid w:val="002C2DC7"/>
    <w:rsid w:val="002C50CF"/>
    <w:rsid w:val="002D7054"/>
    <w:rsid w:val="002D7A52"/>
    <w:rsid w:val="002E72E6"/>
    <w:rsid w:val="002F0991"/>
    <w:rsid w:val="002F0DBB"/>
    <w:rsid w:val="002F6AF8"/>
    <w:rsid w:val="003003C7"/>
    <w:rsid w:val="00302708"/>
    <w:rsid w:val="00302F4E"/>
    <w:rsid w:val="00304EAF"/>
    <w:rsid w:val="0030696E"/>
    <w:rsid w:val="00310199"/>
    <w:rsid w:val="003117A1"/>
    <w:rsid w:val="00314067"/>
    <w:rsid w:val="0031530B"/>
    <w:rsid w:val="00315A17"/>
    <w:rsid w:val="00323E9E"/>
    <w:rsid w:val="00330518"/>
    <w:rsid w:val="00335BA3"/>
    <w:rsid w:val="00342150"/>
    <w:rsid w:val="003430F1"/>
    <w:rsid w:val="00343807"/>
    <w:rsid w:val="003469CB"/>
    <w:rsid w:val="003478E4"/>
    <w:rsid w:val="003517B5"/>
    <w:rsid w:val="003606A0"/>
    <w:rsid w:val="00361A56"/>
    <w:rsid w:val="00363DC0"/>
    <w:rsid w:val="00364F59"/>
    <w:rsid w:val="00371D24"/>
    <w:rsid w:val="003762FF"/>
    <w:rsid w:val="00380659"/>
    <w:rsid w:val="00381A34"/>
    <w:rsid w:val="00384FE9"/>
    <w:rsid w:val="00385577"/>
    <w:rsid w:val="00390496"/>
    <w:rsid w:val="0039272F"/>
    <w:rsid w:val="003A0403"/>
    <w:rsid w:val="003A3854"/>
    <w:rsid w:val="003A60EA"/>
    <w:rsid w:val="003B219C"/>
    <w:rsid w:val="003B2924"/>
    <w:rsid w:val="003B4FDE"/>
    <w:rsid w:val="003B52F3"/>
    <w:rsid w:val="003B7888"/>
    <w:rsid w:val="003B7E7C"/>
    <w:rsid w:val="003C25A8"/>
    <w:rsid w:val="003C4533"/>
    <w:rsid w:val="003C4D49"/>
    <w:rsid w:val="003D047A"/>
    <w:rsid w:val="003D2638"/>
    <w:rsid w:val="003D3511"/>
    <w:rsid w:val="003D4563"/>
    <w:rsid w:val="003D5092"/>
    <w:rsid w:val="003D6D80"/>
    <w:rsid w:val="003D7FF4"/>
    <w:rsid w:val="003E20AD"/>
    <w:rsid w:val="003E2BAE"/>
    <w:rsid w:val="003E54B3"/>
    <w:rsid w:val="003E793D"/>
    <w:rsid w:val="003F2757"/>
    <w:rsid w:val="004010B5"/>
    <w:rsid w:val="004033E6"/>
    <w:rsid w:val="00403841"/>
    <w:rsid w:val="00403FB7"/>
    <w:rsid w:val="0040431A"/>
    <w:rsid w:val="00405EE6"/>
    <w:rsid w:val="00406177"/>
    <w:rsid w:val="004061A3"/>
    <w:rsid w:val="004072A5"/>
    <w:rsid w:val="00410BA5"/>
    <w:rsid w:val="0041228D"/>
    <w:rsid w:val="00422A3E"/>
    <w:rsid w:val="00426C84"/>
    <w:rsid w:val="00435C96"/>
    <w:rsid w:val="00436213"/>
    <w:rsid w:val="0043644F"/>
    <w:rsid w:val="00437278"/>
    <w:rsid w:val="00441166"/>
    <w:rsid w:val="00442BAC"/>
    <w:rsid w:val="00444EDE"/>
    <w:rsid w:val="0045264C"/>
    <w:rsid w:val="00453EF5"/>
    <w:rsid w:val="0045565B"/>
    <w:rsid w:val="004606DC"/>
    <w:rsid w:val="00463068"/>
    <w:rsid w:val="004639B3"/>
    <w:rsid w:val="00464D82"/>
    <w:rsid w:val="00465C9C"/>
    <w:rsid w:val="0047255A"/>
    <w:rsid w:val="004739A2"/>
    <w:rsid w:val="00481F4F"/>
    <w:rsid w:val="004820A9"/>
    <w:rsid w:val="004848AA"/>
    <w:rsid w:val="004873C5"/>
    <w:rsid w:val="00493AFB"/>
    <w:rsid w:val="004955DD"/>
    <w:rsid w:val="004A45B2"/>
    <w:rsid w:val="004B0799"/>
    <w:rsid w:val="004C0BE9"/>
    <w:rsid w:val="004C0CC6"/>
    <w:rsid w:val="004C1E76"/>
    <w:rsid w:val="004C249A"/>
    <w:rsid w:val="004C4FAE"/>
    <w:rsid w:val="004C52C1"/>
    <w:rsid w:val="004C77AD"/>
    <w:rsid w:val="004D74C7"/>
    <w:rsid w:val="004E0650"/>
    <w:rsid w:val="004E243D"/>
    <w:rsid w:val="004E45FC"/>
    <w:rsid w:val="004F4AA9"/>
    <w:rsid w:val="004F5A91"/>
    <w:rsid w:val="004F66DB"/>
    <w:rsid w:val="00503443"/>
    <w:rsid w:val="00505A60"/>
    <w:rsid w:val="00505FDB"/>
    <w:rsid w:val="0050667C"/>
    <w:rsid w:val="00507182"/>
    <w:rsid w:val="005121AC"/>
    <w:rsid w:val="005128DC"/>
    <w:rsid w:val="00522F1B"/>
    <w:rsid w:val="00527EC3"/>
    <w:rsid w:val="0053458C"/>
    <w:rsid w:val="00542A7A"/>
    <w:rsid w:val="0054443E"/>
    <w:rsid w:val="005511C4"/>
    <w:rsid w:val="00552276"/>
    <w:rsid w:val="0055266B"/>
    <w:rsid w:val="00555EC8"/>
    <w:rsid w:val="00556B43"/>
    <w:rsid w:val="00563F33"/>
    <w:rsid w:val="00565400"/>
    <w:rsid w:val="00567443"/>
    <w:rsid w:val="005714FA"/>
    <w:rsid w:val="00575223"/>
    <w:rsid w:val="00577529"/>
    <w:rsid w:val="00577EA5"/>
    <w:rsid w:val="00582D77"/>
    <w:rsid w:val="00583AF9"/>
    <w:rsid w:val="00585A93"/>
    <w:rsid w:val="00585EBA"/>
    <w:rsid w:val="00587D4E"/>
    <w:rsid w:val="00590F5C"/>
    <w:rsid w:val="0059737D"/>
    <w:rsid w:val="005A059B"/>
    <w:rsid w:val="005A2131"/>
    <w:rsid w:val="005A2C4D"/>
    <w:rsid w:val="005A651C"/>
    <w:rsid w:val="005B0260"/>
    <w:rsid w:val="005B47E1"/>
    <w:rsid w:val="005B4D2E"/>
    <w:rsid w:val="005B62B1"/>
    <w:rsid w:val="005C2B54"/>
    <w:rsid w:val="005C5079"/>
    <w:rsid w:val="005C512D"/>
    <w:rsid w:val="005C533F"/>
    <w:rsid w:val="005C5982"/>
    <w:rsid w:val="005C5B04"/>
    <w:rsid w:val="005D278E"/>
    <w:rsid w:val="005D35D6"/>
    <w:rsid w:val="005D4DB9"/>
    <w:rsid w:val="005D6907"/>
    <w:rsid w:val="005E3AB1"/>
    <w:rsid w:val="005E3D5E"/>
    <w:rsid w:val="005E53C3"/>
    <w:rsid w:val="005E5ABD"/>
    <w:rsid w:val="005F0EC8"/>
    <w:rsid w:val="005F1385"/>
    <w:rsid w:val="005F22F5"/>
    <w:rsid w:val="005F53B2"/>
    <w:rsid w:val="005F5CFE"/>
    <w:rsid w:val="0060192B"/>
    <w:rsid w:val="00601D10"/>
    <w:rsid w:val="00605890"/>
    <w:rsid w:val="00607193"/>
    <w:rsid w:val="00612D6D"/>
    <w:rsid w:val="00613323"/>
    <w:rsid w:val="006151D8"/>
    <w:rsid w:val="006159DB"/>
    <w:rsid w:val="00616853"/>
    <w:rsid w:val="0062190D"/>
    <w:rsid w:val="006220D9"/>
    <w:rsid w:val="00622FA7"/>
    <w:rsid w:val="00624E14"/>
    <w:rsid w:val="00631E2D"/>
    <w:rsid w:val="00633487"/>
    <w:rsid w:val="00637DC0"/>
    <w:rsid w:val="006404FB"/>
    <w:rsid w:val="006462BE"/>
    <w:rsid w:val="00650233"/>
    <w:rsid w:val="006536E9"/>
    <w:rsid w:val="00654A15"/>
    <w:rsid w:val="00660AF5"/>
    <w:rsid w:val="00660F95"/>
    <w:rsid w:val="0066596B"/>
    <w:rsid w:val="00670E1E"/>
    <w:rsid w:val="00671878"/>
    <w:rsid w:val="00674F5D"/>
    <w:rsid w:val="00675143"/>
    <w:rsid w:val="00677004"/>
    <w:rsid w:val="00677669"/>
    <w:rsid w:val="006778C0"/>
    <w:rsid w:val="006829EB"/>
    <w:rsid w:val="00682CEC"/>
    <w:rsid w:val="00684B7D"/>
    <w:rsid w:val="0068588D"/>
    <w:rsid w:val="00685F1A"/>
    <w:rsid w:val="00686308"/>
    <w:rsid w:val="0069057D"/>
    <w:rsid w:val="00691460"/>
    <w:rsid w:val="00691E09"/>
    <w:rsid w:val="00691EAD"/>
    <w:rsid w:val="006920F9"/>
    <w:rsid w:val="00692640"/>
    <w:rsid w:val="00693756"/>
    <w:rsid w:val="00694FEB"/>
    <w:rsid w:val="00696598"/>
    <w:rsid w:val="006A2697"/>
    <w:rsid w:val="006A6768"/>
    <w:rsid w:val="006B1E88"/>
    <w:rsid w:val="006B3FEC"/>
    <w:rsid w:val="006B47AA"/>
    <w:rsid w:val="006B6600"/>
    <w:rsid w:val="006C04BF"/>
    <w:rsid w:val="006C2A68"/>
    <w:rsid w:val="006C39E2"/>
    <w:rsid w:val="006C4E67"/>
    <w:rsid w:val="006D0422"/>
    <w:rsid w:val="006D13F0"/>
    <w:rsid w:val="006D1A56"/>
    <w:rsid w:val="006D62AF"/>
    <w:rsid w:val="006D7C23"/>
    <w:rsid w:val="006E0005"/>
    <w:rsid w:val="006E08A0"/>
    <w:rsid w:val="006E4EF9"/>
    <w:rsid w:val="006F4887"/>
    <w:rsid w:val="006F6CC6"/>
    <w:rsid w:val="007003A8"/>
    <w:rsid w:val="00700C24"/>
    <w:rsid w:val="0070167A"/>
    <w:rsid w:val="0070533F"/>
    <w:rsid w:val="00705795"/>
    <w:rsid w:val="0070640D"/>
    <w:rsid w:val="00711F6A"/>
    <w:rsid w:val="007124A9"/>
    <w:rsid w:val="007126F0"/>
    <w:rsid w:val="00727AC3"/>
    <w:rsid w:val="0073178A"/>
    <w:rsid w:val="00731F1B"/>
    <w:rsid w:val="007343C9"/>
    <w:rsid w:val="00734C55"/>
    <w:rsid w:val="00736459"/>
    <w:rsid w:val="0074313A"/>
    <w:rsid w:val="007450E3"/>
    <w:rsid w:val="007461A4"/>
    <w:rsid w:val="007464F6"/>
    <w:rsid w:val="00747A64"/>
    <w:rsid w:val="00751596"/>
    <w:rsid w:val="007516C8"/>
    <w:rsid w:val="00755337"/>
    <w:rsid w:val="007573A4"/>
    <w:rsid w:val="00757618"/>
    <w:rsid w:val="00760947"/>
    <w:rsid w:val="00765887"/>
    <w:rsid w:val="00771F5E"/>
    <w:rsid w:val="0077256F"/>
    <w:rsid w:val="00774D05"/>
    <w:rsid w:val="00775C15"/>
    <w:rsid w:val="007766B1"/>
    <w:rsid w:val="00776ABA"/>
    <w:rsid w:val="00781B50"/>
    <w:rsid w:val="00782042"/>
    <w:rsid w:val="00787964"/>
    <w:rsid w:val="0079075B"/>
    <w:rsid w:val="007968AB"/>
    <w:rsid w:val="007A2C03"/>
    <w:rsid w:val="007A3594"/>
    <w:rsid w:val="007A673A"/>
    <w:rsid w:val="007B17F2"/>
    <w:rsid w:val="007B353B"/>
    <w:rsid w:val="007B4A3B"/>
    <w:rsid w:val="007B614D"/>
    <w:rsid w:val="007B6AB6"/>
    <w:rsid w:val="007B6EB8"/>
    <w:rsid w:val="007C1A00"/>
    <w:rsid w:val="007C4A76"/>
    <w:rsid w:val="007C6EE0"/>
    <w:rsid w:val="007E25A3"/>
    <w:rsid w:val="007E4476"/>
    <w:rsid w:val="007E526A"/>
    <w:rsid w:val="007F0DAA"/>
    <w:rsid w:val="007F2F6D"/>
    <w:rsid w:val="007F3BBD"/>
    <w:rsid w:val="007F3BC5"/>
    <w:rsid w:val="007F3E65"/>
    <w:rsid w:val="007F4253"/>
    <w:rsid w:val="007F7E1A"/>
    <w:rsid w:val="00800D1D"/>
    <w:rsid w:val="00801842"/>
    <w:rsid w:val="00803D8C"/>
    <w:rsid w:val="00803FC5"/>
    <w:rsid w:val="00805AD2"/>
    <w:rsid w:val="00805C51"/>
    <w:rsid w:val="00805F5B"/>
    <w:rsid w:val="00807D4E"/>
    <w:rsid w:val="00813127"/>
    <w:rsid w:val="00815DA9"/>
    <w:rsid w:val="008166D2"/>
    <w:rsid w:val="0082393E"/>
    <w:rsid w:val="0082626A"/>
    <w:rsid w:val="00830076"/>
    <w:rsid w:val="00832D22"/>
    <w:rsid w:val="0083333C"/>
    <w:rsid w:val="008333A6"/>
    <w:rsid w:val="00834D1D"/>
    <w:rsid w:val="0083579E"/>
    <w:rsid w:val="00835D08"/>
    <w:rsid w:val="00835F43"/>
    <w:rsid w:val="008368B3"/>
    <w:rsid w:val="00840E65"/>
    <w:rsid w:val="00843B20"/>
    <w:rsid w:val="00844F2E"/>
    <w:rsid w:val="0085222A"/>
    <w:rsid w:val="008536C2"/>
    <w:rsid w:val="00854296"/>
    <w:rsid w:val="00856373"/>
    <w:rsid w:val="00856C76"/>
    <w:rsid w:val="0085732F"/>
    <w:rsid w:val="008613D7"/>
    <w:rsid w:val="00861E79"/>
    <w:rsid w:val="00864E0F"/>
    <w:rsid w:val="00865768"/>
    <w:rsid w:val="00870652"/>
    <w:rsid w:val="00874F1B"/>
    <w:rsid w:val="008755FB"/>
    <w:rsid w:val="0087781E"/>
    <w:rsid w:val="008805F7"/>
    <w:rsid w:val="0088091D"/>
    <w:rsid w:val="00881660"/>
    <w:rsid w:val="008825EF"/>
    <w:rsid w:val="00886896"/>
    <w:rsid w:val="0089011A"/>
    <w:rsid w:val="00894203"/>
    <w:rsid w:val="008A6252"/>
    <w:rsid w:val="008A7CB2"/>
    <w:rsid w:val="008B11D2"/>
    <w:rsid w:val="008B2F7C"/>
    <w:rsid w:val="008C1218"/>
    <w:rsid w:val="008C1731"/>
    <w:rsid w:val="008C6E65"/>
    <w:rsid w:val="008D2B92"/>
    <w:rsid w:val="008D7CE4"/>
    <w:rsid w:val="008E10E1"/>
    <w:rsid w:val="008E21CD"/>
    <w:rsid w:val="008E354C"/>
    <w:rsid w:val="008E5F84"/>
    <w:rsid w:val="008E7167"/>
    <w:rsid w:val="008F1A2E"/>
    <w:rsid w:val="008F1B1A"/>
    <w:rsid w:val="008F21A1"/>
    <w:rsid w:val="008F2A1F"/>
    <w:rsid w:val="008F50FB"/>
    <w:rsid w:val="0090643C"/>
    <w:rsid w:val="00907B2F"/>
    <w:rsid w:val="00921E97"/>
    <w:rsid w:val="00922053"/>
    <w:rsid w:val="00925711"/>
    <w:rsid w:val="00927B74"/>
    <w:rsid w:val="0094046E"/>
    <w:rsid w:val="0094607F"/>
    <w:rsid w:val="00954033"/>
    <w:rsid w:val="00954E4C"/>
    <w:rsid w:val="009647B6"/>
    <w:rsid w:val="00967662"/>
    <w:rsid w:val="009703EC"/>
    <w:rsid w:val="00971A86"/>
    <w:rsid w:val="00972ED1"/>
    <w:rsid w:val="00973B9B"/>
    <w:rsid w:val="00974BF2"/>
    <w:rsid w:val="009757FD"/>
    <w:rsid w:val="00981015"/>
    <w:rsid w:val="009838A5"/>
    <w:rsid w:val="009855FD"/>
    <w:rsid w:val="00990244"/>
    <w:rsid w:val="0099150F"/>
    <w:rsid w:val="00996093"/>
    <w:rsid w:val="00996BEB"/>
    <w:rsid w:val="009A07E2"/>
    <w:rsid w:val="009A55F2"/>
    <w:rsid w:val="009B31C4"/>
    <w:rsid w:val="009B3595"/>
    <w:rsid w:val="009B579D"/>
    <w:rsid w:val="009B6BDE"/>
    <w:rsid w:val="009B7266"/>
    <w:rsid w:val="009C17FA"/>
    <w:rsid w:val="009C26D4"/>
    <w:rsid w:val="009C376B"/>
    <w:rsid w:val="009C3F67"/>
    <w:rsid w:val="009C4F1A"/>
    <w:rsid w:val="009C7603"/>
    <w:rsid w:val="009E4F4E"/>
    <w:rsid w:val="009E6C10"/>
    <w:rsid w:val="009E76C8"/>
    <w:rsid w:val="009F037C"/>
    <w:rsid w:val="009F3BC2"/>
    <w:rsid w:val="009F482F"/>
    <w:rsid w:val="009F58C2"/>
    <w:rsid w:val="00A00102"/>
    <w:rsid w:val="00A003AB"/>
    <w:rsid w:val="00A01D75"/>
    <w:rsid w:val="00A02F81"/>
    <w:rsid w:val="00A115D0"/>
    <w:rsid w:val="00A11BBB"/>
    <w:rsid w:val="00A11FF2"/>
    <w:rsid w:val="00A137D9"/>
    <w:rsid w:val="00A14C84"/>
    <w:rsid w:val="00A17CCE"/>
    <w:rsid w:val="00A20C3A"/>
    <w:rsid w:val="00A24C13"/>
    <w:rsid w:val="00A31065"/>
    <w:rsid w:val="00A31421"/>
    <w:rsid w:val="00A357D8"/>
    <w:rsid w:val="00A40190"/>
    <w:rsid w:val="00A45D4E"/>
    <w:rsid w:val="00A46F53"/>
    <w:rsid w:val="00A56731"/>
    <w:rsid w:val="00A57E1F"/>
    <w:rsid w:val="00A604F7"/>
    <w:rsid w:val="00A643DD"/>
    <w:rsid w:val="00A64883"/>
    <w:rsid w:val="00A679C1"/>
    <w:rsid w:val="00A67A9C"/>
    <w:rsid w:val="00A75B89"/>
    <w:rsid w:val="00A75EA3"/>
    <w:rsid w:val="00A81818"/>
    <w:rsid w:val="00A846ED"/>
    <w:rsid w:val="00A865A6"/>
    <w:rsid w:val="00A86E9F"/>
    <w:rsid w:val="00A90A3D"/>
    <w:rsid w:val="00A9584D"/>
    <w:rsid w:val="00A96CC4"/>
    <w:rsid w:val="00A97761"/>
    <w:rsid w:val="00AA0756"/>
    <w:rsid w:val="00AA0E75"/>
    <w:rsid w:val="00AA1D05"/>
    <w:rsid w:val="00AA2808"/>
    <w:rsid w:val="00AA2929"/>
    <w:rsid w:val="00AA6225"/>
    <w:rsid w:val="00AA6D03"/>
    <w:rsid w:val="00AA7946"/>
    <w:rsid w:val="00AB05DB"/>
    <w:rsid w:val="00AB17E8"/>
    <w:rsid w:val="00AB1F0E"/>
    <w:rsid w:val="00AB4A34"/>
    <w:rsid w:val="00AC139C"/>
    <w:rsid w:val="00AC5B08"/>
    <w:rsid w:val="00AC6493"/>
    <w:rsid w:val="00AC66E6"/>
    <w:rsid w:val="00AC7691"/>
    <w:rsid w:val="00AD609A"/>
    <w:rsid w:val="00AE3247"/>
    <w:rsid w:val="00AE5AC2"/>
    <w:rsid w:val="00AE7FCC"/>
    <w:rsid w:val="00AF0F2E"/>
    <w:rsid w:val="00AF2336"/>
    <w:rsid w:val="00AF3E44"/>
    <w:rsid w:val="00AF4B69"/>
    <w:rsid w:val="00B01B2F"/>
    <w:rsid w:val="00B02E98"/>
    <w:rsid w:val="00B03A51"/>
    <w:rsid w:val="00B0569F"/>
    <w:rsid w:val="00B0748D"/>
    <w:rsid w:val="00B2116A"/>
    <w:rsid w:val="00B23DCE"/>
    <w:rsid w:val="00B240BF"/>
    <w:rsid w:val="00B34013"/>
    <w:rsid w:val="00B3451D"/>
    <w:rsid w:val="00B35780"/>
    <w:rsid w:val="00B35AD4"/>
    <w:rsid w:val="00B35FFD"/>
    <w:rsid w:val="00B426D0"/>
    <w:rsid w:val="00B50BB0"/>
    <w:rsid w:val="00B56B77"/>
    <w:rsid w:val="00B57ABE"/>
    <w:rsid w:val="00B6053B"/>
    <w:rsid w:val="00B635A6"/>
    <w:rsid w:val="00B66FC9"/>
    <w:rsid w:val="00B718C5"/>
    <w:rsid w:val="00B851F0"/>
    <w:rsid w:val="00B85731"/>
    <w:rsid w:val="00B86EAB"/>
    <w:rsid w:val="00B9022C"/>
    <w:rsid w:val="00B90F7E"/>
    <w:rsid w:val="00BA1770"/>
    <w:rsid w:val="00BA41F4"/>
    <w:rsid w:val="00BA4A18"/>
    <w:rsid w:val="00BB3269"/>
    <w:rsid w:val="00BB3E65"/>
    <w:rsid w:val="00BB6994"/>
    <w:rsid w:val="00BB6B1E"/>
    <w:rsid w:val="00BC21D9"/>
    <w:rsid w:val="00BC3D87"/>
    <w:rsid w:val="00BD2888"/>
    <w:rsid w:val="00BD3D0B"/>
    <w:rsid w:val="00BD4806"/>
    <w:rsid w:val="00BD4D77"/>
    <w:rsid w:val="00BD680E"/>
    <w:rsid w:val="00BE7B45"/>
    <w:rsid w:val="00BF1B83"/>
    <w:rsid w:val="00BF5242"/>
    <w:rsid w:val="00C00362"/>
    <w:rsid w:val="00C00407"/>
    <w:rsid w:val="00C03DBD"/>
    <w:rsid w:val="00C0407E"/>
    <w:rsid w:val="00C06C0E"/>
    <w:rsid w:val="00C07E98"/>
    <w:rsid w:val="00C12AFD"/>
    <w:rsid w:val="00C142CA"/>
    <w:rsid w:val="00C144B7"/>
    <w:rsid w:val="00C15288"/>
    <w:rsid w:val="00C23B5C"/>
    <w:rsid w:val="00C265DF"/>
    <w:rsid w:val="00C336DC"/>
    <w:rsid w:val="00C35E3C"/>
    <w:rsid w:val="00C40000"/>
    <w:rsid w:val="00C427DC"/>
    <w:rsid w:val="00C4434F"/>
    <w:rsid w:val="00C4604D"/>
    <w:rsid w:val="00C51B22"/>
    <w:rsid w:val="00C52D64"/>
    <w:rsid w:val="00C54845"/>
    <w:rsid w:val="00C56BFE"/>
    <w:rsid w:val="00C5738B"/>
    <w:rsid w:val="00C617CB"/>
    <w:rsid w:val="00C62888"/>
    <w:rsid w:val="00C71DAB"/>
    <w:rsid w:val="00C76E8B"/>
    <w:rsid w:val="00C8523F"/>
    <w:rsid w:val="00C86437"/>
    <w:rsid w:val="00C901BD"/>
    <w:rsid w:val="00C91D0F"/>
    <w:rsid w:val="00C9464B"/>
    <w:rsid w:val="00C95850"/>
    <w:rsid w:val="00CA6AA3"/>
    <w:rsid w:val="00CB10A0"/>
    <w:rsid w:val="00CB745F"/>
    <w:rsid w:val="00CC619D"/>
    <w:rsid w:val="00CE0472"/>
    <w:rsid w:val="00CE696E"/>
    <w:rsid w:val="00CE6C52"/>
    <w:rsid w:val="00CF0FE7"/>
    <w:rsid w:val="00CF2505"/>
    <w:rsid w:val="00CF26E6"/>
    <w:rsid w:val="00CF7DE0"/>
    <w:rsid w:val="00D008E5"/>
    <w:rsid w:val="00D01F6C"/>
    <w:rsid w:val="00D025FF"/>
    <w:rsid w:val="00D03727"/>
    <w:rsid w:val="00D0380F"/>
    <w:rsid w:val="00D042A3"/>
    <w:rsid w:val="00D05BA4"/>
    <w:rsid w:val="00D06488"/>
    <w:rsid w:val="00D06F10"/>
    <w:rsid w:val="00D1069D"/>
    <w:rsid w:val="00D13BA3"/>
    <w:rsid w:val="00D16997"/>
    <w:rsid w:val="00D21378"/>
    <w:rsid w:val="00D23F92"/>
    <w:rsid w:val="00D316F3"/>
    <w:rsid w:val="00D34AFB"/>
    <w:rsid w:val="00D359D2"/>
    <w:rsid w:val="00D36A54"/>
    <w:rsid w:val="00D404C3"/>
    <w:rsid w:val="00D41E9E"/>
    <w:rsid w:val="00D42C05"/>
    <w:rsid w:val="00D431D9"/>
    <w:rsid w:val="00D47C7B"/>
    <w:rsid w:val="00D51D08"/>
    <w:rsid w:val="00D52AA3"/>
    <w:rsid w:val="00D53618"/>
    <w:rsid w:val="00D541C4"/>
    <w:rsid w:val="00D5636A"/>
    <w:rsid w:val="00D6087A"/>
    <w:rsid w:val="00D63B5D"/>
    <w:rsid w:val="00D6497D"/>
    <w:rsid w:val="00D65EBC"/>
    <w:rsid w:val="00D6780C"/>
    <w:rsid w:val="00D70A3A"/>
    <w:rsid w:val="00D70E3E"/>
    <w:rsid w:val="00D811B6"/>
    <w:rsid w:val="00D8460C"/>
    <w:rsid w:val="00D87CFE"/>
    <w:rsid w:val="00D93AB1"/>
    <w:rsid w:val="00D93D1C"/>
    <w:rsid w:val="00D96472"/>
    <w:rsid w:val="00DA0802"/>
    <w:rsid w:val="00DA11BD"/>
    <w:rsid w:val="00DA5A6C"/>
    <w:rsid w:val="00DA5CAC"/>
    <w:rsid w:val="00DB0CB1"/>
    <w:rsid w:val="00DB192F"/>
    <w:rsid w:val="00DB260C"/>
    <w:rsid w:val="00DB471B"/>
    <w:rsid w:val="00DB502F"/>
    <w:rsid w:val="00DB5B89"/>
    <w:rsid w:val="00DB63F9"/>
    <w:rsid w:val="00DC2290"/>
    <w:rsid w:val="00DC2E12"/>
    <w:rsid w:val="00DC67E5"/>
    <w:rsid w:val="00DC6A13"/>
    <w:rsid w:val="00DD00D7"/>
    <w:rsid w:val="00DD15BD"/>
    <w:rsid w:val="00DD425F"/>
    <w:rsid w:val="00DD6000"/>
    <w:rsid w:val="00DD677C"/>
    <w:rsid w:val="00DE4BA2"/>
    <w:rsid w:val="00DE773E"/>
    <w:rsid w:val="00DF26E5"/>
    <w:rsid w:val="00DF2E16"/>
    <w:rsid w:val="00DF3B92"/>
    <w:rsid w:val="00DF3C31"/>
    <w:rsid w:val="00E0064D"/>
    <w:rsid w:val="00E03936"/>
    <w:rsid w:val="00E03B5B"/>
    <w:rsid w:val="00E046BE"/>
    <w:rsid w:val="00E11D3C"/>
    <w:rsid w:val="00E12CB4"/>
    <w:rsid w:val="00E1581D"/>
    <w:rsid w:val="00E2021C"/>
    <w:rsid w:val="00E21570"/>
    <w:rsid w:val="00E21590"/>
    <w:rsid w:val="00E274AD"/>
    <w:rsid w:val="00E36226"/>
    <w:rsid w:val="00E50F67"/>
    <w:rsid w:val="00E512A3"/>
    <w:rsid w:val="00E5134A"/>
    <w:rsid w:val="00E51955"/>
    <w:rsid w:val="00E529AF"/>
    <w:rsid w:val="00E620C7"/>
    <w:rsid w:val="00E63BFC"/>
    <w:rsid w:val="00E719D4"/>
    <w:rsid w:val="00E7231E"/>
    <w:rsid w:val="00E7296D"/>
    <w:rsid w:val="00E80568"/>
    <w:rsid w:val="00E8341A"/>
    <w:rsid w:val="00E87D60"/>
    <w:rsid w:val="00E9147A"/>
    <w:rsid w:val="00E939D7"/>
    <w:rsid w:val="00E93D77"/>
    <w:rsid w:val="00EA30F5"/>
    <w:rsid w:val="00EA40E3"/>
    <w:rsid w:val="00EA4833"/>
    <w:rsid w:val="00EA7BCC"/>
    <w:rsid w:val="00EB4C8B"/>
    <w:rsid w:val="00EB5DA9"/>
    <w:rsid w:val="00EC1042"/>
    <w:rsid w:val="00EC1B9D"/>
    <w:rsid w:val="00EC5029"/>
    <w:rsid w:val="00EC673C"/>
    <w:rsid w:val="00EC77AD"/>
    <w:rsid w:val="00ED349E"/>
    <w:rsid w:val="00ED3598"/>
    <w:rsid w:val="00ED4969"/>
    <w:rsid w:val="00EE1CDB"/>
    <w:rsid w:val="00EE479B"/>
    <w:rsid w:val="00EF009D"/>
    <w:rsid w:val="00EF22BA"/>
    <w:rsid w:val="00EF4437"/>
    <w:rsid w:val="00EF468E"/>
    <w:rsid w:val="00EF5335"/>
    <w:rsid w:val="00EF5CF6"/>
    <w:rsid w:val="00EF6C39"/>
    <w:rsid w:val="00F01AAE"/>
    <w:rsid w:val="00F04EA2"/>
    <w:rsid w:val="00F14489"/>
    <w:rsid w:val="00F15074"/>
    <w:rsid w:val="00F1665F"/>
    <w:rsid w:val="00F16959"/>
    <w:rsid w:val="00F17ECE"/>
    <w:rsid w:val="00F24ED6"/>
    <w:rsid w:val="00F3117A"/>
    <w:rsid w:val="00F331FC"/>
    <w:rsid w:val="00F34054"/>
    <w:rsid w:val="00F47711"/>
    <w:rsid w:val="00F53B2F"/>
    <w:rsid w:val="00F62424"/>
    <w:rsid w:val="00F70DA2"/>
    <w:rsid w:val="00F71150"/>
    <w:rsid w:val="00F71875"/>
    <w:rsid w:val="00F74C94"/>
    <w:rsid w:val="00F75BA4"/>
    <w:rsid w:val="00F76ABD"/>
    <w:rsid w:val="00F83921"/>
    <w:rsid w:val="00F86B4D"/>
    <w:rsid w:val="00F97365"/>
    <w:rsid w:val="00FA18D0"/>
    <w:rsid w:val="00FA4084"/>
    <w:rsid w:val="00FA59BF"/>
    <w:rsid w:val="00FB09C8"/>
    <w:rsid w:val="00FB125C"/>
    <w:rsid w:val="00FB30F1"/>
    <w:rsid w:val="00FB47E9"/>
    <w:rsid w:val="00FB7B83"/>
    <w:rsid w:val="00FB7BA0"/>
    <w:rsid w:val="00FC0BF9"/>
    <w:rsid w:val="00FC24B8"/>
    <w:rsid w:val="00FC38BC"/>
    <w:rsid w:val="00FD24F7"/>
    <w:rsid w:val="00FD3FEB"/>
    <w:rsid w:val="00FD7FD7"/>
    <w:rsid w:val="00FE1568"/>
    <w:rsid w:val="00FE1620"/>
    <w:rsid w:val="00FE1E6B"/>
    <w:rsid w:val="00FE63A1"/>
    <w:rsid w:val="00FE6706"/>
    <w:rsid w:val="00FE7B08"/>
    <w:rsid w:val="00FE7CF4"/>
    <w:rsid w:val="00FF0DBD"/>
    <w:rsid w:val="00FF1D2A"/>
    <w:rsid w:val="00FF551C"/>
    <w:rsid w:val="00FF583E"/>
    <w:rsid w:val="00FF74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334B1"/>
  <w15:chartTrackingRefBased/>
  <w15:docId w15:val="{70353E9E-5E7B-4AA2-8CDC-E1592890C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183E52"/>
    <w:pPr>
      <w:widowControl w:val="0"/>
    </w:pPr>
    <w:rPr>
      <w:rFonts w:ascii="Times New Roman" w:eastAsia="新細明體" w:hAnsi="Times New Roman" w:cs="Times New Roman"/>
      <w:szCs w:val="24"/>
    </w:rPr>
  </w:style>
  <w:style w:type="paragraph" w:styleId="10">
    <w:name w:val="heading 1"/>
    <w:basedOn w:val="a0"/>
    <w:next w:val="a0"/>
    <w:link w:val="11"/>
    <w:uiPriority w:val="9"/>
    <w:qFormat/>
    <w:rsid w:val="00195D2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DD00D7"/>
    <w:pPr>
      <w:keepNext/>
      <w:spacing w:line="720" w:lineRule="auto"/>
      <w:outlineLvl w:val="1"/>
    </w:pPr>
    <w:rPr>
      <w:rFonts w:asciiTheme="majorHAnsi" w:eastAsiaTheme="majorEastAsia" w:hAnsiTheme="majorHAnsi" w:cstheme="majorBidi"/>
      <w:b/>
      <w:bCs/>
      <w:sz w:val="4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rsid w:val="00063C11"/>
    <w:pPr>
      <w:tabs>
        <w:tab w:val="center" w:pos="4153"/>
        <w:tab w:val="right" w:pos="8306"/>
      </w:tabs>
      <w:snapToGrid w:val="0"/>
    </w:pPr>
    <w:rPr>
      <w:sz w:val="20"/>
      <w:szCs w:val="20"/>
    </w:rPr>
  </w:style>
  <w:style w:type="character" w:customStyle="1" w:styleId="a5">
    <w:name w:val="頁首 字元"/>
    <w:basedOn w:val="a1"/>
    <w:link w:val="a4"/>
    <w:uiPriority w:val="99"/>
    <w:rsid w:val="00063C11"/>
    <w:rPr>
      <w:rFonts w:ascii="Times New Roman" w:eastAsia="新細明體" w:hAnsi="Times New Roman" w:cs="Times New Roman"/>
      <w:sz w:val="20"/>
      <w:szCs w:val="20"/>
    </w:rPr>
  </w:style>
  <w:style w:type="paragraph" w:styleId="a6">
    <w:name w:val="Body Text Indent"/>
    <w:basedOn w:val="a0"/>
    <w:link w:val="a7"/>
    <w:uiPriority w:val="99"/>
    <w:rsid w:val="00063C11"/>
    <w:pPr>
      <w:widowControl/>
      <w:spacing w:after="120"/>
      <w:ind w:leftChars="200" w:left="480"/>
    </w:pPr>
    <w:rPr>
      <w:rFonts w:ascii="Tahoma" w:hAnsi="Tahoma" w:cs="Tahoma"/>
      <w:kern w:val="0"/>
      <w:sz w:val="20"/>
      <w:szCs w:val="20"/>
      <w:lang w:eastAsia="en-US"/>
    </w:rPr>
  </w:style>
  <w:style w:type="character" w:customStyle="1" w:styleId="a7">
    <w:name w:val="本文縮排 字元"/>
    <w:basedOn w:val="a1"/>
    <w:link w:val="a6"/>
    <w:uiPriority w:val="99"/>
    <w:rsid w:val="00063C11"/>
    <w:rPr>
      <w:rFonts w:ascii="Tahoma" w:eastAsia="新細明體" w:hAnsi="Tahoma" w:cs="Tahoma"/>
      <w:kern w:val="0"/>
      <w:sz w:val="20"/>
      <w:szCs w:val="20"/>
      <w:lang w:eastAsia="en-US"/>
    </w:rPr>
  </w:style>
  <w:style w:type="character" w:customStyle="1" w:styleId="st1">
    <w:name w:val="st1"/>
    <w:basedOn w:val="a1"/>
    <w:uiPriority w:val="99"/>
    <w:rsid w:val="00063C11"/>
  </w:style>
  <w:style w:type="paragraph" w:styleId="a8">
    <w:name w:val="footer"/>
    <w:basedOn w:val="a0"/>
    <w:link w:val="a9"/>
    <w:uiPriority w:val="99"/>
    <w:unhideWhenUsed/>
    <w:rsid w:val="00063C11"/>
    <w:pPr>
      <w:tabs>
        <w:tab w:val="center" w:pos="4153"/>
        <w:tab w:val="right" w:pos="8306"/>
      </w:tabs>
      <w:snapToGrid w:val="0"/>
    </w:pPr>
    <w:rPr>
      <w:sz w:val="20"/>
      <w:szCs w:val="20"/>
    </w:rPr>
  </w:style>
  <w:style w:type="character" w:customStyle="1" w:styleId="a9">
    <w:name w:val="頁尾 字元"/>
    <w:basedOn w:val="a1"/>
    <w:link w:val="a8"/>
    <w:uiPriority w:val="99"/>
    <w:rsid w:val="00063C11"/>
    <w:rPr>
      <w:rFonts w:ascii="Times New Roman" w:eastAsia="新細明體" w:hAnsi="Times New Roman" w:cs="Times New Roman"/>
      <w:sz w:val="20"/>
      <w:szCs w:val="20"/>
    </w:rPr>
  </w:style>
  <w:style w:type="character" w:customStyle="1" w:styleId="11">
    <w:name w:val="標題 1 字元"/>
    <w:basedOn w:val="a1"/>
    <w:link w:val="10"/>
    <w:uiPriority w:val="9"/>
    <w:rsid w:val="00195D2C"/>
    <w:rPr>
      <w:rFonts w:asciiTheme="majorHAnsi" w:eastAsiaTheme="majorEastAsia" w:hAnsiTheme="majorHAnsi" w:cstheme="majorBidi"/>
      <w:b/>
      <w:bCs/>
      <w:kern w:val="52"/>
      <w:sz w:val="52"/>
      <w:szCs w:val="52"/>
    </w:rPr>
  </w:style>
  <w:style w:type="table" w:styleId="aa">
    <w:name w:val="Table Grid"/>
    <w:basedOn w:val="a2"/>
    <w:uiPriority w:val="39"/>
    <w:qFormat/>
    <w:rsid w:val="006133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1"/>
    <w:link w:val="2"/>
    <w:uiPriority w:val="9"/>
    <w:rsid w:val="00DD00D7"/>
    <w:rPr>
      <w:rFonts w:asciiTheme="majorHAnsi" w:eastAsiaTheme="majorEastAsia" w:hAnsiTheme="majorHAnsi" w:cstheme="majorBidi"/>
      <w:b/>
      <w:bCs/>
      <w:sz w:val="48"/>
      <w:szCs w:val="48"/>
    </w:rPr>
  </w:style>
  <w:style w:type="paragraph" w:styleId="ab">
    <w:name w:val="TOC Heading"/>
    <w:basedOn w:val="10"/>
    <w:next w:val="a0"/>
    <w:uiPriority w:val="39"/>
    <w:unhideWhenUsed/>
    <w:qFormat/>
    <w:rsid w:val="001E3C00"/>
    <w:pPr>
      <w:keepLines/>
      <w:widowControl/>
      <w:spacing w:before="240" w:after="0" w:line="259" w:lineRule="auto"/>
      <w:outlineLvl w:val="9"/>
    </w:pPr>
    <w:rPr>
      <w:b w:val="0"/>
      <w:bCs w:val="0"/>
      <w:color w:val="2F5496" w:themeColor="accent1" w:themeShade="BF"/>
      <w:kern w:val="0"/>
      <w:sz w:val="32"/>
      <w:szCs w:val="32"/>
    </w:rPr>
  </w:style>
  <w:style w:type="paragraph" w:styleId="1">
    <w:name w:val="toc 1"/>
    <w:basedOn w:val="a0"/>
    <w:next w:val="a0"/>
    <w:autoRedefine/>
    <w:uiPriority w:val="39"/>
    <w:unhideWhenUsed/>
    <w:rsid w:val="00C00407"/>
    <w:pPr>
      <w:numPr>
        <w:numId w:val="1"/>
      </w:numPr>
      <w:tabs>
        <w:tab w:val="right" w:leader="dot" w:pos="10196"/>
      </w:tabs>
      <w:spacing w:line="0" w:lineRule="atLeast"/>
    </w:pPr>
  </w:style>
  <w:style w:type="paragraph" w:styleId="21">
    <w:name w:val="toc 2"/>
    <w:basedOn w:val="a0"/>
    <w:next w:val="a0"/>
    <w:autoRedefine/>
    <w:uiPriority w:val="39"/>
    <w:unhideWhenUsed/>
    <w:rsid w:val="00503443"/>
    <w:pPr>
      <w:tabs>
        <w:tab w:val="right" w:leader="dot" w:pos="10196"/>
      </w:tabs>
      <w:spacing w:beforeLines="25" w:before="90" w:line="0" w:lineRule="atLeast"/>
      <w:ind w:leftChars="200" w:left="480"/>
    </w:pPr>
    <w:rPr>
      <w:rFonts w:ascii="Century Gothic" w:eastAsia="微軟正黑體" w:hAnsi="Century Gothic"/>
      <w:noProof/>
      <w:sz w:val="20"/>
      <w:szCs w:val="22"/>
    </w:rPr>
  </w:style>
  <w:style w:type="character" w:styleId="ac">
    <w:name w:val="Hyperlink"/>
    <w:basedOn w:val="a1"/>
    <w:uiPriority w:val="99"/>
    <w:unhideWhenUsed/>
    <w:rsid w:val="001E3C00"/>
    <w:rPr>
      <w:color w:val="0563C1" w:themeColor="hyperlink"/>
      <w:u w:val="single"/>
    </w:rPr>
  </w:style>
  <w:style w:type="character" w:styleId="ad">
    <w:name w:val="annotation reference"/>
    <w:basedOn w:val="a1"/>
    <w:uiPriority w:val="99"/>
    <w:semiHidden/>
    <w:unhideWhenUsed/>
    <w:rsid w:val="00971A86"/>
    <w:rPr>
      <w:sz w:val="18"/>
      <w:szCs w:val="18"/>
    </w:rPr>
  </w:style>
  <w:style w:type="paragraph" w:styleId="ae">
    <w:name w:val="annotation text"/>
    <w:basedOn w:val="a0"/>
    <w:link w:val="af"/>
    <w:uiPriority w:val="99"/>
    <w:unhideWhenUsed/>
    <w:rsid w:val="00971A86"/>
  </w:style>
  <w:style w:type="character" w:customStyle="1" w:styleId="af">
    <w:name w:val="註解文字 字元"/>
    <w:basedOn w:val="a1"/>
    <w:link w:val="ae"/>
    <w:uiPriority w:val="99"/>
    <w:rsid w:val="00971A86"/>
    <w:rPr>
      <w:rFonts w:ascii="Times New Roman" w:eastAsia="新細明體" w:hAnsi="Times New Roman" w:cs="Times New Roman"/>
      <w:szCs w:val="24"/>
    </w:rPr>
  </w:style>
  <w:style w:type="paragraph" w:styleId="af0">
    <w:name w:val="annotation subject"/>
    <w:basedOn w:val="ae"/>
    <w:next w:val="ae"/>
    <w:link w:val="af1"/>
    <w:uiPriority w:val="99"/>
    <w:semiHidden/>
    <w:unhideWhenUsed/>
    <w:rsid w:val="00971A86"/>
    <w:rPr>
      <w:b/>
      <w:bCs/>
    </w:rPr>
  </w:style>
  <w:style w:type="character" w:customStyle="1" w:styleId="af1">
    <w:name w:val="註解主旨 字元"/>
    <w:basedOn w:val="af"/>
    <w:link w:val="af0"/>
    <w:uiPriority w:val="99"/>
    <w:semiHidden/>
    <w:rsid w:val="00971A86"/>
    <w:rPr>
      <w:rFonts w:ascii="Times New Roman" w:eastAsia="新細明體" w:hAnsi="Times New Roman" w:cs="Times New Roman"/>
      <w:b/>
      <w:bCs/>
      <w:szCs w:val="24"/>
    </w:rPr>
  </w:style>
  <w:style w:type="paragraph" w:styleId="af2">
    <w:name w:val="Balloon Text"/>
    <w:basedOn w:val="a0"/>
    <w:link w:val="af3"/>
    <w:uiPriority w:val="99"/>
    <w:semiHidden/>
    <w:unhideWhenUsed/>
    <w:rsid w:val="00971A86"/>
    <w:rPr>
      <w:rFonts w:asciiTheme="majorHAnsi" w:eastAsiaTheme="majorEastAsia" w:hAnsiTheme="majorHAnsi" w:cstheme="majorBidi"/>
      <w:sz w:val="18"/>
      <w:szCs w:val="18"/>
    </w:rPr>
  </w:style>
  <w:style w:type="character" w:customStyle="1" w:styleId="af3">
    <w:name w:val="註解方塊文字 字元"/>
    <w:basedOn w:val="a1"/>
    <w:link w:val="af2"/>
    <w:uiPriority w:val="99"/>
    <w:semiHidden/>
    <w:rsid w:val="00971A86"/>
    <w:rPr>
      <w:rFonts w:asciiTheme="majorHAnsi" w:eastAsiaTheme="majorEastAsia" w:hAnsiTheme="majorHAnsi" w:cstheme="majorBidi"/>
      <w:sz w:val="18"/>
      <w:szCs w:val="18"/>
    </w:rPr>
  </w:style>
  <w:style w:type="table" w:styleId="-1">
    <w:name w:val="Light List Accent 1"/>
    <w:basedOn w:val="a2"/>
    <w:uiPriority w:val="61"/>
    <w:rsid w:val="00343807"/>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af4">
    <w:name w:val="Unresolved Mention"/>
    <w:basedOn w:val="a1"/>
    <w:uiPriority w:val="99"/>
    <w:semiHidden/>
    <w:unhideWhenUsed/>
    <w:rsid w:val="00A45D4E"/>
    <w:rPr>
      <w:color w:val="808080"/>
      <w:shd w:val="clear" w:color="auto" w:fill="E6E6E6"/>
    </w:rPr>
  </w:style>
  <w:style w:type="paragraph" w:styleId="af5">
    <w:name w:val="List Paragraph"/>
    <w:basedOn w:val="a0"/>
    <w:link w:val="af6"/>
    <w:uiPriority w:val="34"/>
    <w:qFormat/>
    <w:rsid w:val="00854296"/>
    <w:pPr>
      <w:ind w:leftChars="200" w:left="480"/>
    </w:pPr>
  </w:style>
  <w:style w:type="table" w:styleId="af7">
    <w:name w:val="Grid Table Light"/>
    <w:basedOn w:val="a2"/>
    <w:uiPriority w:val="40"/>
    <w:rsid w:val="00124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8">
    <w:name w:val="Subtitle"/>
    <w:basedOn w:val="a0"/>
    <w:next w:val="a0"/>
    <w:link w:val="af9"/>
    <w:uiPriority w:val="11"/>
    <w:qFormat/>
    <w:rsid w:val="00A02F81"/>
    <w:pPr>
      <w:spacing w:after="60"/>
      <w:jc w:val="center"/>
      <w:outlineLvl w:val="1"/>
    </w:pPr>
    <w:rPr>
      <w:rFonts w:asciiTheme="minorHAnsi" w:eastAsiaTheme="minorEastAsia" w:hAnsiTheme="minorHAnsi" w:cstheme="minorBidi"/>
    </w:rPr>
  </w:style>
  <w:style w:type="character" w:customStyle="1" w:styleId="af9">
    <w:name w:val="副標題 字元"/>
    <w:basedOn w:val="a1"/>
    <w:link w:val="af8"/>
    <w:uiPriority w:val="11"/>
    <w:rsid w:val="00A02F81"/>
    <w:rPr>
      <w:szCs w:val="24"/>
    </w:rPr>
  </w:style>
  <w:style w:type="paragraph" w:styleId="afa">
    <w:name w:val="Revision"/>
    <w:hidden/>
    <w:uiPriority w:val="99"/>
    <w:semiHidden/>
    <w:rsid w:val="00D042A3"/>
    <w:rPr>
      <w:rFonts w:ascii="Times New Roman" w:eastAsia="新細明體" w:hAnsi="Times New Roman" w:cs="Times New Roman"/>
      <w:szCs w:val="24"/>
    </w:rPr>
  </w:style>
  <w:style w:type="paragraph" w:styleId="Web">
    <w:name w:val="Normal (Web)"/>
    <w:basedOn w:val="a0"/>
    <w:uiPriority w:val="99"/>
    <w:semiHidden/>
    <w:unhideWhenUsed/>
    <w:rsid w:val="00894203"/>
    <w:pPr>
      <w:widowControl/>
      <w:spacing w:before="100" w:beforeAutospacing="1" w:after="100" w:afterAutospacing="1"/>
    </w:pPr>
    <w:rPr>
      <w:rFonts w:ascii="新細明體" w:hAnsi="新細明體" w:cs="新細明體"/>
      <w:kern w:val="0"/>
    </w:rPr>
  </w:style>
  <w:style w:type="paragraph" w:styleId="a">
    <w:name w:val="List Bullet"/>
    <w:basedOn w:val="a0"/>
    <w:uiPriority w:val="99"/>
    <w:unhideWhenUsed/>
    <w:rsid w:val="00B85731"/>
    <w:pPr>
      <w:numPr>
        <w:numId w:val="5"/>
      </w:numPr>
      <w:contextualSpacing/>
    </w:pPr>
  </w:style>
  <w:style w:type="paragraph" w:styleId="3">
    <w:name w:val="toc 3"/>
    <w:basedOn w:val="a0"/>
    <w:next w:val="a0"/>
    <w:autoRedefine/>
    <w:uiPriority w:val="39"/>
    <w:unhideWhenUsed/>
    <w:rsid w:val="003E793D"/>
    <w:pPr>
      <w:tabs>
        <w:tab w:val="left" w:pos="1440"/>
        <w:tab w:val="right" w:leader="dot" w:pos="10196"/>
      </w:tabs>
      <w:ind w:leftChars="400" w:left="960"/>
    </w:pPr>
  </w:style>
  <w:style w:type="character" w:customStyle="1" w:styleId="af6">
    <w:name w:val="清單段落 字元"/>
    <w:link w:val="af5"/>
    <w:uiPriority w:val="34"/>
    <w:qFormat/>
    <w:rsid w:val="00FB7B83"/>
    <w:rPr>
      <w:rFonts w:ascii="Times New Roman" w:eastAsia="新細明體"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950850">
      <w:bodyDiv w:val="1"/>
      <w:marLeft w:val="0"/>
      <w:marRight w:val="0"/>
      <w:marTop w:val="0"/>
      <w:marBottom w:val="0"/>
      <w:divBdr>
        <w:top w:val="none" w:sz="0" w:space="0" w:color="auto"/>
        <w:left w:val="none" w:sz="0" w:space="0" w:color="auto"/>
        <w:bottom w:val="none" w:sz="0" w:space="0" w:color="auto"/>
        <w:right w:val="none" w:sz="0" w:space="0" w:color="auto"/>
      </w:divBdr>
    </w:div>
    <w:div w:id="370082291">
      <w:bodyDiv w:val="1"/>
      <w:marLeft w:val="0"/>
      <w:marRight w:val="0"/>
      <w:marTop w:val="0"/>
      <w:marBottom w:val="0"/>
      <w:divBdr>
        <w:top w:val="none" w:sz="0" w:space="0" w:color="auto"/>
        <w:left w:val="none" w:sz="0" w:space="0" w:color="auto"/>
        <w:bottom w:val="none" w:sz="0" w:space="0" w:color="auto"/>
        <w:right w:val="none" w:sz="0" w:space="0" w:color="auto"/>
      </w:divBdr>
    </w:div>
    <w:div w:id="545071944">
      <w:bodyDiv w:val="1"/>
      <w:marLeft w:val="0"/>
      <w:marRight w:val="0"/>
      <w:marTop w:val="0"/>
      <w:marBottom w:val="0"/>
      <w:divBdr>
        <w:top w:val="none" w:sz="0" w:space="0" w:color="auto"/>
        <w:left w:val="none" w:sz="0" w:space="0" w:color="auto"/>
        <w:bottom w:val="none" w:sz="0" w:space="0" w:color="auto"/>
        <w:right w:val="none" w:sz="0" w:space="0" w:color="auto"/>
      </w:divBdr>
    </w:div>
    <w:div w:id="823400795">
      <w:bodyDiv w:val="1"/>
      <w:marLeft w:val="0"/>
      <w:marRight w:val="0"/>
      <w:marTop w:val="0"/>
      <w:marBottom w:val="0"/>
      <w:divBdr>
        <w:top w:val="none" w:sz="0" w:space="0" w:color="auto"/>
        <w:left w:val="none" w:sz="0" w:space="0" w:color="auto"/>
        <w:bottom w:val="none" w:sz="0" w:space="0" w:color="auto"/>
        <w:right w:val="none" w:sz="0" w:space="0" w:color="auto"/>
      </w:divBdr>
    </w:div>
    <w:div w:id="834347354">
      <w:bodyDiv w:val="1"/>
      <w:marLeft w:val="0"/>
      <w:marRight w:val="0"/>
      <w:marTop w:val="0"/>
      <w:marBottom w:val="0"/>
      <w:divBdr>
        <w:top w:val="none" w:sz="0" w:space="0" w:color="auto"/>
        <w:left w:val="none" w:sz="0" w:space="0" w:color="auto"/>
        <w:bottom w:val="none" w:sz="0" w:space="0" w:color="auto"/>
        <w:right w:val="none" w:sz="0" w:space="0" w:color="auto"/>
      </w:divBdr>
    </w:div>
    <w:div w:id="924609263">
      <w:bodyDiv w:val="1"/>
      <w:marLeft w:val="0"/>
      <w:marRight w:val="0"/>
      <w:marTop w:val="0"/>
      <w:marBottom w:val="0"/>
      <w:divBdr>
        <w:top w:val="none" w:sz="0" w:space="0" w:color="auto"/>
        <w:left w:val="none" w:sz="0" w:space="0" w:color="auto"/>
        <w:bottom w:val="none" w:sz="0" w:space="0" w:color="auto"/>
        <w:right w:val="none" w:sz="0" w:space="0" w:color="auto"/>
      </w:divBdr>
      <w:divsChild>
        <w:div w:id="1350336092">
          <w:marLeft w:val="0"/>
          <w:marRight w:val="0"/>
          <w:marTop w:val="0"/>
          <w:marBottom w:val="0"/>
          <w:divBdr>
            <w:top w:val="none" w:sz="0" w:space="0" w:color="auto"/>
            <w:left w:val="none" w:sz="0" w:space="0" w:color="auto"/>
            <w:bottom w:val="none" w:sz="0" w:space="0" w:color="auto"/>
            <w:right w:val="none" w:sz="0" w:space="0" w:color="auto"/>
          </w:divBdr>
        </w:div>
      </w:divsChild>
    </w:div>
    <w:div w:id="982583450">
      <w:bodyDiv w:val="1"/>
      <w:marLeft w:val="0"/>
      <w:marRight w:val="0"/>
      <w:marTop w:val="0"/>
      <w:marBottom w:val="0"/>
      <w:divBdr>
        <w:top w:val="none" w:sz="0" w:space="0" w:color="auto"/>
        <w:left w:val="none" w:sz="0" w:space="0" w:color="auto"/>
        <w:bottom w:val="none" w:sz="0" w:space="0" w:color="auto"/>
        <w:right w:val="none" w:sz="0" w:space="0" w:color="auto"/>
      </w:divBdr>
      <w:divsChild>
        <w:div w:id="37319056">
          <w:marLeft w:val="0"/>
          <w:marRight w:val="0"/>
          <w:marTop w:val="0"/>
          <w:marBottom w:val="0"/>
          <w:divBdr>
            <w:top w:val="none" w:sz="0" w:space="0" w:color="auto"/>
            <w:left w:val="none" w:sz="0" w:space="0" w:color="auto"/>
            <w:bottom w:val="none" w:sz="0" w:space="0" w:color="auto"/>
            <w:right w:val="none" w:sz="0" w:space="0" w:color="auto"/>
          </w:divBdr>
        </w:div>
      </w:divsChild>
    </w:div>
    <w:div w:id="1073159197">
      <w:bodyDiv w:val="1"/>
      <w:marLeft w:val="0"/>
      <w:marRight w:val="0"/>
      <w:marTop w:val="0"/>
      <w:marBottom w:val="0"/>
      <w:divBdr>
        <w:top w:val="none" w:sz="0" w:space="0" w:color="auto"/>
        <w:left w:val="none" w:sz="0" w:space="0" w:color="auto"/>
        <w:bottom w:val="none" w:sz="0" w:space="0" w:color="auto"/>
        <w:right w:val="none" w:sz="0" w:space="0" w:color="auto"/>
      </w:divBdr>
    </w:div>
    <w:div w:id="1367025965">
      <w:bodyDiv w:val="1"/>
      <w:marLeft w:val="0"/>
      <w:marRight w:val="0"/>
      <w:marTop w:val="0"/>
      <w:marBottom w:val="0"/>
      <w:divBdr>
        <w:top w:val="none" w:sz="0" w:space="0" w:color="auto"/>
        <w:left w:val="none" w:sz="0" w:space="0" w:color="auto"/>
        <w:bottom w:val="none" w:sz="0" w:space="0" w:color="auto"/>
        <w:right w:val="none" w:sz="0" w:space="0" w:color="auto"/>
      </w:divBdr>
    </w:div>
    <w:div w:id="1453592353">
      <w:bodyDiv w:val="1"/>
      <w:marLeft w:val="0"/>
      <w:marRight w:val="0"/>
      <w:marTop w:val="0"/>
      <w:marBottom w:val="0"/>
      <w:divBdr>
        <w:top w:val="none" w:sz="0" w:space="0" w:color="auto"/>
        <w:left w:val="none" w:sz="0" w:space="0" w:color="auto"/>
        <w:bottom w:val="none" w:sz="0" w:space="0" w:color="auto"/>
        <w:right w:val="none" w:sz="0" w:space="0" w:color="auto"/>
      </w:divBdr>
    </w:div>
    <w:div w:id="1586189631">
      <w:bodyDiv w:val="1"/>
      <w:marLeft w:val="0"/>
      <w:marRight w:val="0"/>
      <w:marTop w:val="0"/>
      <w:marBottom w:val="0"/>
      <w:divBdr>
        <w:top w:val="none" w:sz="0" w:space="0" w:color="auto"/>
        <w:left w:val="none" w:sz="0" w:space="0" w:color="auto"/>
        <w:bottom w:val="none" w:sz="0" w:space="0" w:color="auto"/>
        <w:right w:val="none" w:sz="0" w:space="0" w:color="auto"/>
      </w:divBdr>
      <w:divsChild>
        <w:div w:id="664819557">
          <w:marLeft w:val="0"/>
          <w:marRight w:val="0"/>
          <w:marTop w:val="0"/>
          <w:marBottom w:val="0"/>
          <w:divBdr>
            <w:top w:val="none" w:sz="0" w:space="0" w:color="auto"/>
            <w:left w:val="none" w:sz="0" w:space="0" w:color="auto"/>
            <w:bottom w:val="none" w:sz="0" w:space="0" w:color="auto"/>
            <w:right w:val="none" w:sz="0" w:space="0" w:color="auto"/>
          </w:divBdr>
        </w:div>
      </w:divsChild>
    </w:div>
    <w:div w:id="2038967188">
      <w:bodyDiv w:val="1"/>
      <w:marLeft w:val="0"/>
      <w:marRight w:val="0"/>
      <w:marTop w:val="0"/>
      <w:marBottom w:val="0"/>
      <w:divBdr>
        <w:top w:val="none" w:sz="0" w:space="0" w:color="auto"/>
        <w:left w:val="none" w:sz="0" w:space="0" w:color="auto"/>
        <w:bottom w:val="none" w:sz="0" w:space="0" w:color="auto"/>
        <w:right w:val="none" w:sz="0" w:space="0" w:color="auto"/>
      </w:divBdr>
      <w:divsChild>
        <w:div w:id="636765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ank.sinopac.com/sinopacBT/webevents/2010_FS/also.html?focus=tab"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mydata.nat.gov.tw/sp/about"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9AE16-D0B8-45EE-8A3D-6FCEDD137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1976</Words>
  <Characters>11269</Characters>
  <Application>Microsoft Office Word</Application>
  <DocSecurity>0</DocSecurity>
  <Lines>93</Lines>
  <Paragraphs>26</Paragraphs>
  <ScaleCrop>false</ScaleCrop>
  <Company/>
  <LinksUpToDate>false</LinksUpToDate>
  <CharactersWithSpaces>13219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謝昀蓁-數位支付部-永豐銀行</dc:creator>
  <cp:keywords/>
  <dc:description/>
  <cp:lastModifiedBy>謝昀蓁-數位支付部-永豐銀行</cp:lastModifiedBy>
  <cp:revision>4</cp:revision>
  <cp:lastPrinted>2021-07-07T05:50:00Z</cp:lastPrinted>
  <dcterms:created xsi:type="dcterms:W3CDTF">2021-09-01T06:31:00Z</dcterms:created>
  <dcterms:modified xsi:type="dcterms:W3CDTF">2021-09-01T06:39:00Z</dcterms:modified>
</cp:coreProperties>
</file>